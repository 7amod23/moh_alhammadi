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56ACF" w14:textId="77777777" w:rsidR="0054391F" w:rsidRDefault="00C826BD">
      <w:pPr>
        <w:bidi w:val="0"/>
        <w:spacing w:after="0"/>
        <w:jc w:val="left"/>
      </w:pPr>
      <w:r>
        <w:rPr>
          <w:rFonts w:ascii="Times New Roman" w:eastAsia="Times New Roman" w:hAnsi="Times New Roman" w:cs="Times New Roman"/>
          <w:sz w:val="72"/>
        </w:rPr>
        <w:t xml:space="preserve"> </w:t>
      </w:r>
    </w:p>
    <w:p w14:paraId="7ACF8992" w14:textId="77777777" w:rsidR="0054391F" w:rsidRDefault="00C826BD">
      <w:pPr>
        <w:bidi w:val="0"/>
        <w:spacing w:after="0"/>
        <w:jc w:val="left"/>
      </w:pPr>
      <w:r>
        <w:rPr>
          <w:rFonts w:ascii="Times New Roman" w:eastAsia="Times New Roman" w:hAnsi="Times New Roman" w:cs="Times New Roman"/>
          <w:sz w:val="72"/>
        </w:rPr>
        <w:t xml:space="preserve"> </w:t>
      </w:r>
    </w:p>
    <w:p w14:paraId="06DDA858" w14:textId="77777777" w:rsidR="0054391F" w:rsidRDefault="00C826BD">
      <w:pPr>
        <w:bidi w:val="0"/>
        <w:spacing w:after="0"/>
        <w:jc w:val="left"/>
      </w:pPr>
      <w:r>
        <w:rPr>
          <w:rFonts w:ascii="Times New Roman" w:eastAsia="Times New Roman" w:hAnsi="Times New Roman" w:cs="Times New Roman"/>
          <w:sz w:val="72"/>
        </w:rPr>
        <w:t xml:space="preserve"> </w:t>
      </w:r>
    </w:p>
    <w:p w14:paraId="008FE6A7" w14:textId="77777777" w:rsidR="0054391F" w:rsidRDefault="00C826BD">
      <w:pPr>
        <w:bidi w:val="0"/>
        <w:spacing w:after="0"/>
        <w:jc w:val="left"/>
      </w:pPr>
      <w:r>
        <w:rPr>
          <w:rFonts w:ascii="Times New Roman" w:eastAsia="Times New Roman" w:hAnsi="Times New Roman" w:cs="Times New Roman"/>
          <w:sz w:val="72"/>
        </w:rPr>
        <w:t xml:space="preserve"> </w:t>
      </w:r>
    </w:p>
    <w:p w14:paraId="2B904E5D" w14:textId="77777777" w:rsidR="0054391F" w:rsidRDefault="00C826BD">
      <w:pPr>
        <w:bidi w:val="0"/>
        <w:spacing w:after="0"/>
        <w:jc w:val="left"/>
      </w:pPr>
      <w:r>
        <w:rPr>
          <w:rFonts w:ascii="Times New Roman" w:eastAsia="Times New Roman" w:hAnsi="Times New Roman" w:cs="Times New Roman"/>
          <w:sz w:val="72"/>
        </w:rPr>
        <w:t xml:space="preserve"> </w:t>
      </w:r>
    </w:p>
    <w:p w14:paraId="5A1B1A61" w14:textId="77777777" w:rsidR="0054391F" w:rsidRDefault="00C826BD">
      <w:pPr>
        <w:bidi w:val="0"/>
        <w:spacing w:after="0"/>
        <w:jc w:val="left"/>
      </w:pPr>
      <w:r>
        <w:rPr>
          <w:rFonts w:ascii="Times New Roman" w:eastAsia="Times New Roman" w:hAnsi="Times New Roman" w:cs="Times New Roman"/>
          <w:sz w:val="72"/>
        </w:rPr>
        <w:t xml:space="preserve"> </w:t>
      </w:r>
    </w:p>
    <w:p w14:paraId="5CCFE35A" w14:textId="77777777" w:rsidR="0054391F" w:rsidRDefault="00C826BD">
      <w:pPr>
        <w:bidi w:val="0"/>
        <w:spacing w:after="0"/>
        <w:jc w:val="left"/>
      </w:pPr>
      <w:r>
        <w:rPr>
          <w:noProof/>
        </w:rPr>
        <w:drawing>
          <wp:anchor distT="0" distB="0" distL="114300" distR="114300" simplePos="0" relativeHeight="251658240" behindDoc="0" locked="0" layoutInCell="1" allowOverlap="0" wp14:anchorId="5567B011" wp14:editId="05DA5FFC">
            <wp:simplePos x="0" y="0"/>
            <wp:positionH relativeFrom="page">
              <wp:posOffset>0</wp:posOffset>
            </wp:positionH>
            <wp:positionV relativeFrom="page">
              <wp:posOffset>844677</wp:posOffset>
            </wp:positionV>
            <wp:extent cx="7772400" cy="4987925"/>
            <wp:effectExtent l="0" t="0" r="0" b="0"/>
            <wp:wrapTopAndBottom/>
            <wp:docPr id="74" name="Picture 74"/>
            <wp:cNvGraphicFramePr/>
            <a:graphic xmlns:a="http://schemas.openxmlformats.org/drawingml/2006/main">
              <a:graphicData uri="http://schemas.openxmlformats.org/drawingml/2006/picture">
                <pic:pic xmlns:pic="http://schemas.openxmlformats.org/drawingml/2006/picture">
                  <pic:nvPicPr>
                    <pic:cNvPr id="74" name="Picture 74"/>
                    <pic:cNvPicPr/>
                  </pic:nvPicPr>
                  <pic:blipFill>
                    <a:blip r:embed="rId7"/>
                    <a:stretch>
                      <a:fillRect/>
                    </a:stretch>
                  </pic:blipFill>
                  <pic:spPr>
                    <a:xfrm>
                      <a:off x="0" y="0"/>
                      <a:ext cx="7772400" cy="4987925"/>
                    </a:xfrm>
                    <a:prstGeom prst="rect">
                      <a:avLst/>
                    </a:prstGeom>
                  </pic:spPr>
                </pic:pic>
              </a:graphicData>
            </a:graphic>
          </wp:anchor>
        </w:drawing>
      </w:r>
      <w:r>
        <w:rPr>
          <w:rFonts w:ascii="Times New Roman" w:eastAsia="Times New Roman" w:hAnsi="Times New Roman" w:cs="Times New Roman"/>
          <w:sz w:val="72"/>
        </w:rPr>
        <w:t xml:space="preserve"> </w:t>
      </w:r>
    </w:p>
    <w:p w14:paraId="2E51C944" w14:textId="77777777" w:rsidR="0054391F" w:rsidRDefault="00C826BD">
      <w:pPr>
        <w:bidi w:val="0"/>
        <w:spacing w:after="0"/>
        <w:jc w:val="left"/>
      </w:pPr>
      <w:r>
        <w:rPr>
          <w:rFonts w:ascii="Times New Roman" w:eastAsia="Times New Roman" w:hAnsi="Times New Roman" w:cs="Times New Roman"/>
          <w:sz w:val="72"/>
        </w:rPr>
        <w:t xml:space="preserve"> </w:t>
      </w:r>
    </w:p>
    <w:p w14:paraId="12A2F9D1" w14:textId="77777777" w:rsidR="0054391F" w:rsidRDefault="00C826BD">
      <w:pPr>
        <w:bidi w:val="0"/>
        <w:spacing w:after="395"/>
        <w:jc w:val="left"/>
      </w:pPr>
      <w:r>
        <w:rPr>
          <w:rFonts w:ascii="Times New Roman" w:eastAsia="Times New Roman" w:hAnsi="Times New Roman" w:cs="Times New Roman"/>
          <w:sz w:val="72"/>
        </w:rPr>
        <w:t xml:space="preserve"> </w:t>
      </w:r>
    </w:p>
    <w:p w14:paraId="11567EAD" w14:textId="77777777" w:rsidR="0054391F" w:rsidRDefault="00C826BD">
      <w:pPr>
        <w:bidi w:val="0"/>
        <w:spacing w:after="0"/>
        <w:jc w:val="left"/>
      </w:pPr>
      <w:r>
        <w:rPr>
          <w:rFonts w:ascii="Times New Roman" w:eastAsia="Times New Roman" w:hAnsi="Times New Roman" w:cs="Times New Roman"/>
          <w:sz w:val="72"/>
        </w:rPr>
        <w:t xml:space="preserve"> </w:t>
      </w:r>
    </w:p>
    <w:p w14:paraId="3E466BB8" w14:textId="77777777" w:rsidR="0054391F" w:rsidRDefault="00C826BD">
      <w:pPr>
        <w:bidi w:val="0"/>
        <w:spacing w:after="0"/>
        <w:ind w:left="2710"/>
        <w:jc w:val="left"/>
      </w:pPr>
      <w:r>
        <w:rPr>
          <w:color w:val="385522"/>
          <w:sz w:val="72"/>
        </w:rPr>
        <w:t>GCC- INBOUND Travel</w:t>
      </w:r>
      <w:r>
        <w:rPr>
          <w:sz w:val="72"/>
        </w:rPr>
        <w:t xml:space="preserve"> </w:t>
      </w:r>
    </w:p>
    <w:p w14:paraId="2E9F4684" w14:textId="77777777" w:rsidR="0054391F" w:rsidRDefault="00C826BD">
      <w:pPr>
        <w:bidi w:val="0"/>
        <w:spacing w:after="447"/>
        <w:jc w:val="left"/>
      </w:pPr>
      <w:r>
        <w:rPr>
          <w:sz w:val="20"/>
        </w:rPr>
        <w:t xml:space="preserve"> </w:t>
      </w:r>
    </w:p>
    <w:p w14:paraId="2F60F32C" w14:textId="77777777" w:rsidR="0054391F" w:rsidRDefault="00C826BD">
      <w:pPr>
        <w:pStyle w:val="Heading1"/>
        <w:tabs>
          <w:tab w:val="center" w:pos="4219"/>
          <w:tab w:val="center" w:pos="8820"/>
        </w:tabs>
        <w:ind w:left="0"/>
      </w:pPr>
      <w:r>
        <w:rPr>
          <w:rFonts w:ascii="Calibri" w:eastAsia="Calibri" w:hAnsi="Calibri" w:cs="Calibri"/>
          <w:color w:val="000000"/>
          <w:sz w:val="22"/>
          <w:szCs w:val="22"/>
          <w:rtl/>
        </w:rPr>
        <w:tab/>
        <w:tab/>
        <w:tab/>
        <w:t xml:space="preserve">دول مجلس التعاون الخليجي – </w:t>
        <w:tab/>
        <w:t xml:space="preserve">الرحلات الوافدة</w:t>
      </w:r>
    </w:p>
    <w:p w14:paraId="355DA1D2" w14:textId="77777777" w:rsidR="0054391F" w:rsidRDefault="00C826BD">
      <w:pPr>
        <w:bidi w:val="0"/>
        <w:spacing w:after="84"/>
        <w:jc w:val="left"/>
      </w:pPr>
      <w:r>
        <w:rPr>
          <w:rFonts w:ascii="Arial" w:eastAsia="Arial" w:hAnsi="Arial" w:cs="Arial"/>
          <w:sz w:val="20"/>
        </w:rPr>
        <w:t xml:space="preserve"> </w:t>
      </w:r>
    </w:p>
    <w:p w14:paraId="6415D006" w14:textId="77777777" w:rsidR="0054391F" w:rsidRDefault="00C826BD">
      <w:pPr>
        <w:bidi w:val="0"/>
        <w:spacing w:after="0"/>
        <w:jc w:val="left"/>
      </w:pPr>
      <w:r>
        <w:rPr>
          <w:rFonts w:ascii="Arial" w:eastAsia="Arial" w:hAnsi="Arial" w:cs="Arial"/>
          <w:sz w:val="20"/>
        </w:rPr>
        <w:t xml:space="preserve"> </w:t>
      </w:r>
    </w:p>
    <w:tbl>
      <w:tblPr>
        <w:tblStyle w:val="TableGrid"/>
        <w:tblW w:w="11626" w:type="dxa"/>
        <w:tblInd w:w="278" w:type="dxa"/>
        <w:tblCellMar>
          <w:top w:w="38" w:type="dxa"/>
          <w:left w:w="0" w:type="dxa"/>
          <w:bottom w:w="0" w:type="dxa"/>
          <w:right w:w="13" w:type="dxa"/>
        </w:tblCellMar>
        <w:tblLook w:val="04A0" w:firstRow="1" w:lastRow="0" w:firstColumn="1" w:lastColumn="0" w:noHBand="0" w:noVBand="1"/>
      </w:tblPr>
      <w:tblGrid>
        <w:gridCol w:w="5747"/>
        <w:gridCol w:w="5879"/>
      </w:tblGrid>
      <w:tr w:rsidR="0054391F" w14:paraId="4032D1AE" w14:textId="77777777">
        <w:trPr>
          <w:trHeight w:val="734"/>
        </w:trPr>
        <w:tc>
          <w:tcPr>
            <w:tcW w:w="5747" w:type="dxa"/>
            <w:tcBorders>
              <w:top w:val="single" w:sz="4" w:space="0" w:color="000000"/>
              <w:left w:val="single" w:sz="4" w:space="0" w:color="000000"/>
              <w:bottom w:val="single" w:sz="4" w:space="0" w:color="000000"/>
              <w:right w:val="single" w:sz="4" w:space="0" w:color="000000"/>
            </w:tcBorders>
          </w:tcPr>
          <w:p w14:paraId="33DA751C" w14:textId="77777777" w:rsidR="0054391F" w:rsidRDefault="00C826BD">
            <w:pPr>
              <w:bidi w:val="0"/>
              <w:spacing w:after="0"/>
              <w:ind w:left="113" w:right="231"/>
              <w:jc w:val="left"/>
            </w:pPr>
            <w:r>
              <w:rPr>
                <w:sz w:val="20"/>
              </w:rPr>
              <w:t xml:space="preserve">This policy document will outline everything you need to know about your cover.  Please read the document and make sure that you’re completely happy. </w:t>
            </w:r>
          </w:p>
        </w:tc>
        <w:tc>
          <w:tcPr>
            <w:tcW w:w="5879" w:type="dxa"/>
            <w:tcBorders>
              <w:top w:val="single" w:sz="4" w:space="0" w:color="000000"/>
              <w:left w:val="single" w:sz="4" w:space="0" w:color="000000"/>
              <w:bottom w:val="single" w:sz="4" w:space="0" w:color="000000"/>
              <w:right w:val="single" w:sz="4" w:space="0" w:color="000000"/>
            </w:tcBorders>
          </w:tcPr>
          <w:p w14:paraId="5ECB8178" w14:textId="77777777" w:rsidR="0054391F" w:rsidRDefault="00C826BD">
            <w:pPr>
              <w:spacing w:after="0"/>
              <w:ind w:right="7"/>
            </w:pPr>
            <w:r>
              <w:rPr>
                <w:sz w:val="20"/>
                <w:szCs w:val="20"/>
                <w:rtl/>
              </w:rPr>
              <w:t xml:space="preserve">توضح وثيقة هذه البوليصة كل شيء قد تحتاج إلى معرفته بخصوص غطائك التأميني. يُرجى الاطلاع على هذه الوثيقة والتأكد من رضاك الكامل.</w:t>
            </w:r>
          </w:p>
        </w:tc>
      </w:tr>
      <w:tr w:rsidR="0054391F" w14:paraId="575D1478" w14:textId="77777777">
        <w:trPr>
          <w:trHeight w:val="288"/>
        </w:trPr>
        <w:tc>
          <w:tcPr>
            <w:tcW w:w="5747" w:type="dxa"/>
            <w:tcBorders>
              <w:top w:val="single" w:sz="4" w:space="0" w:color="000000"/>
              <w:left w:val="single" w:sz="4" w:space="0" w:color="000000"/>
              <w:bottom w:val="single" w:sz="4" w:space="0" w:color="000000"/>
              <w:right w:val="single" w:sz="4" w:space="0" w:color="000000"/>
            </w:tcBorders>
          </w:tcPr>
          <w:p w14:paraId="78A2C810" w14:textId="77777777" w:rsidR="0054391F" w:rsidRDefault="00C826BD">
            <w:pPr>
              <w:bidi w:val="0"/>
              <w:spacing w:after="0"/>
              <w:ind w:left="113"/>
              <w:jc w:val="left"/>
            </w:pPr>
            <w:r>
              <w:rPr>
                <w:b/>
                <w:color w:val="auto"/>
                <w:sz w:val="20"/>
                <w:rPrChange w:id="0" w:author="Roshny Ravindran" w:date="2026-08-04T07:33:00Z" w16du:dateUtc="2026-08-04T03:33:00Z">
                  <w:rPr>
                    <w:b/>
                    <w:color w:val="FF0000"/>
                    <w:sz w:val="20"/>
                  </w:rPr>
                </w:rPrChange>
              </w:rPr>
              <w:t>For Emergency Medical Assistance</w:t>
            </w:r>
            <w:r>
              <w:rPr>
                <w:b/>
                <w:color w:val="auto"/>
                <w:sz w:val="20"/>
                <w:rPrChange w:id="1" w:author="Roshny Ravindran" w:date="2026-08-04T07:33:00Z" w16du:dateUtc="2026-08-04T03:33:00Z">
                  <w:rPr>
                    <w:b/>
                    <w:sz w:val="20"/>
                  </w:rPr>
                </w:rPrChange>
              </w:rPr>
              <w:t xml:space="preserve"> </w:t>
            </w:r>
          </w:p>
        </w:tc>
        <w:tc>
          <w:tcPr>
            <w:tcW w:w="5879" w:type="dxa"/>
            <w:tcBorders>
              <w:top w:val="single" w:sz="4" w:space="0" w:color="000000"/>
              <w:left w:val="single" w:sz="4" w:space="0" w:color="000000"/>
              <w:bottom w:val="single" w:sz="4" w:space="0" w:color="000000"/>
              <w:right w:val="single" w:sz="4" w:space="0" w:color="000000"/>
            </w:tcBorders>
          </w:tcPr>
          <w:p w14:paraId="17E2156F" w14:textId="77777777" w:rsidR="0054391F" w:rsidRPr="00CF19EE" w:rsidRDefault="00C826BD">
            <w:pPr>
              <w:spacing w:after="0"/>
              <w:ind w:left="86"/>
              <w:jc w:val="left"/>
              <w:rPr>
                <w:color w:val="auto"/>
                <w:rPrChange w:id="2" w:author="Roshny Ravindran" w:date="2026-08-04T07:34:00Z" w16du:dateUtc="2026-08-04T03:34:00Z">
                  <w:rPr/>
                </w:rPrChange>
              </w:rPr>
            </w:pPr>
            <w:r>
              <w:rPr>
                <w:b/>
                <w:bCs/>
                <w:color w:val="auto"/>
                <w:sz w:val="20"/>
                <w:szCs w:val="20"/>
                <w:rtl/>
                <w:rPrChange w:id="3" w:author="Roshny Ravindran" w:date="2026-08-04T07:34:00Z" w16du:dateUtc="2026-08-04T03:34:00Z">
                  <w:rPr>
                    <w:b/>
                    <w:bCs/>
                    <w:color w:val="FF0000"/>
                    <w:sz w:val="20"/>
                    <w:szCs w:val="20"/>
                    <w:rtl/>
                  </w:rPr>
                </w:rPrChange>
              </w:rPr>
              <w:t xml:space="preserve">للمساعدة الطبية العاجلة</w:t>
            </w:r>
          </w:p>
        </w:tc>
      </w:tr>
      <w:tr w:rsidR="0054391F" w14:paraId="4CD145E6" w14:textId="77777777">
        <w:trPr>
          <w:trHeight w:val="283"/>
        </w:trPr>
        <w:tc>
          <w:tcPr>
            <w:tcW w:w="5747" w:type="dxa"/>
            <w:tcBorders>
              <w:top w:val="single" w:sz="4" w:space="0" w:color="000000"/>
              <w:left w:val="single" w:sz="4" w:space="0" w:color="000000"/>
              <w:bottom w:val="single" w:sz="4" w:space="0" w:color="000000"/>
              <w:right w:val="single" w:sz="4" w:space="0" w:color="000000"/>
            </w:tcBorders>
          </w:tcPr>
          <w:p w14:paraId="28E734EF" w14:textId="77777777" w:rsidR="0054391F" w:rsidRDefault="00C826BD">
            <w:pPr>
              <w:bidi w:val="0"/>
              <w:spacing w:after="0"/>
              <w:ind w:left="113"/>
              <w:jc w:val="left"/>
            </w:pPr>
            <w:r>
              <w:rPr>
                <w:sz w:val="20"/>
              </w:rPr>
              <w:t xml:space="preserve">Emergency telephone number: </w:t>
            </w:r>
            <w:r>
              <w:rPr>
                <w:b/>
                <w:color w:val="auto"/>
                <w:sz w:val="20"/>
                <w:rPrChange w:id="5" w:author="Roshny Ravindran" w:date="2026-08-04T07:34:00Z" w16du:dateUtc="2026-08-04T03:34:00Z">
                  <w:rPr>
                    <w:b/>
                    <w:color w:val="FF0000"/>
                    <w:sz w:val="20"/>
                  </w:rPr>
                </w:rPrChange>
              </w:rPr>
              <w:t>+44 2031264179</w:t>
            </w:r>
            <w:r>
              <w:rPr>
                <w:b/>
                <w:color w:val="auto"/>
                <w:sz w:val="20"/>
                <w:rPrChange w:id="6" w:author="Roshny Ravindran" w:date="2026-08-04T07:34:00Z" w16du:dateUtc="2026-08-04T03:34:00Z">
                  <w:rPr>
                    <w:b/>
                    <w:sz w:val="20"/>
                  </w:rPr>
                </w:rPrChange>
              </w:rPr>
              <w:t xml:space="preserve"> </w:t>
            </w:r>
          </w:p>
        </w:tc>
        <w:tc>
          <w:tcPr>
            <w:tcW w:w="5879" w:type="dxa"/>
            <w:tcBorders>
              <w:top w:val="single" w:sz="4" w:space="0" w:color="000000"/>
              <w:left w:val="single" w:sz="4" w:space="0" w:color="000000"/>
              <w:bottom w:val="double" w:sz="2" w:space="0" w:color="000000"/>
              <w:right w:val="single" w:sz="4" w:space="0" w:color="000000"/>
            </w:tcBorders>
          </w:tcPr>
          <w:p w14:paraId="48E67989" w14:textId="77777777" w:rsidR="0054391F" w:rsidRPr="00CF19EE" w:rsidRDefault="00C826BD">
            <w:pPr>
              <w:spacing w:after="0"/>
              <w:ind w:left="223"/>
              <w:jc w:val="left"/>
              <w:rPr>
                <w:color w:val="auto"/>
                <w:rPrChange w:id="7" w:author="Roshny Ravindran" w:date="2026-08-04T07:34:00Z" w16du:dateUtc="2026-08-04T03:34:00Z">
                  <w:rPr/>
                </w:rPrChange>
              </w:rPr>
            </w:pPr>
            <w:r>
              <w:rPr>
                <w:color w:val="auto"/>
                <w:sz w:val="20"/>
                <w:szCs w:val="20"/>
                <w:rtl/>
                <w:rPrChange w:id="8" w:author="Roshny Ravindran" w:date="2026-08-04T07:34:00Z" w16du:dateUtc="2026-08-04T03:34:00Z">
                  <w:rPr>
                    <w:sz w:val="20"/>
                    <w:szCs w:val="20"/>
                    <w:rtl/>
                  </w:rPr>
                </w:rPrChange>
              </w:rPr>
              <w:t xml:space="preserve">رقم هاتف الطوارئ: +44 2031264179</w:t>
            </w:r>
          </w:p>
        </w:tc>
      </w:tr>
      <w:tr w:rsidR="0054391F" w14:paraId="3507EF6E" w14:textId="77777777">
        <w:trPr>
          <w:trHeight w:val="286"/>
        </w:trPr>
        <w:tc>
          <w:tcPr>
            <w:tcW w:w="5747" w:type="dxa"/>
            <w:tcBorders>
              <w:top w:val="single" w:sz="4" w:space="0" w:color="000000"/>
              <w:left w:val="single" w:sz="4" w:space="0" w:color="000000"/>
              <w:bottom w:val="single" w:sz="4" w:space="0" w:color="000000"/>
              <w:right w:val="single" w:sz="4" w:space="0" w:color="000000"/>
            </w:tcBorders>
          </w:tcPr>
          <w:p w14:paraId="13736D30" w14:textId="77777777" w:rsidR="0054391F" w:rsidRDefault="00C826BD">
            <w:pPr>
              <w:bidi w:val="0"/>
              <w:spacing w:after="0"/>
              <w:ind w:left="5"/>
              <w:jc w:val="left"/>
            </w:pPr>
            <w:r>
              <w:rPr>
                <w:rFonts w:ascii="Times New Roman" w:eastAsia="Times New Roman" w:hAnsi="Times New Roman" w:cs="Times New Roman"/>
                <w:sz w:val="16"/>
              </w:rPr>
              <w:t xml:space="preserve"> </w:t>
            </w:r>
          </w:p>
        </w:tc>
        <w:tc>
          <w:tcPr>
            <w:tcW w:w="5879" w:type="dxa"/>
            <w:tcBorders>
              <w:top w:val="double" w:sz="2" w:space="0" w:color="000000"/>
              <w:left w:val="single" w:sz="4" w:space="0" w:color="000000"/>
              <w:bottom w:val="single" w:sz="4" w:space="0" w:color="000000"/>
              <w:right w:val="single" w:sz="4" w:space="0" w:color="000000"/>
            </w:tcBorders>
          </w:tcPr>
          <w:p w14:paraId="4E307BBD" w14:textId="77777777" w:rsidR="0054391F" w:rsidRDefault="00C826BD">
            <w:pPr>
              <w:bidi w:val="0"/>
              <w:spacing w:after="0"/>
              <w:ind w:left="7"/>
              <w:jc w:val="left"/>
            </w:pPr>
            <w:r>
              <w:rPr>
                <w:rFonts w:ascii="Times New Roman" w:eastAsia="Times New Roman" w:hAnsi="Times New Roman" w:cs="Times New Roman"/>
                <w:sz w:val="16"/>
              </w:rPr>
              <w:t xml:space="preserve"> </w:t>
            </w:r>
          </w:p>
        </w:tc>
      </w:tr>
      <w:tr w:rsidR="0054391F" w14:paraId="5A9BDB09" w14:textId="77777777">
        <w:trPr>
          <w:trHeight w:val="336"/>
        </w:trPr>
        <w:tc>
          <w:tcPr>
            <w:tcW w:w="5747" w:type="dxa"/>
            <w:tcBorders>
              <w:top w:val="single" w:sz="4" w:space="0" w:color="000000"/>
              <w:left w:val="single" w:sz="4" w:space="0" w:color="000000"/>
              <w:bottom w:val="single" w:sz="4" w:space="0" w:color="000000"/>
              <w:right w:val="single" w:sz="4" w:space="0" w:color="000000"/>
            </w:tcBorders>
          </w:tcPr>
          <w:p w14:paraId="0C792CC6" w14:textId="77777777" w:rsidR="0054391F" w:rsidRPr="00CF19EE" w:rsidRDefault="00C826BD">
            <w:pPr>
              <w:bidi w:val="0"/>
              <w:spacing w:after="0"/>
              <w:ind w:left="113"/>
              <w:jc w:val="left"/>
              <w:rPr>
                <w:color w:val="auto"/>
                <w:rPrChange w:id="16" w:author="Roshny Ravindran" w:date="2026-08-04T07:34:00Z" w16du:dateUtc="2026-08-04T03:34:00Z">
                  <w:rPr/>
                </w:rPrChange>
              </w:rPr>
            </w:pPr>
            <w:r>
              <w:rPr>
                <w:b/>
                <w:color w:val="auto"/>
                <w:sz w:val="20"/>
                <w:rPrChange w:id="17" w:author="Roshny Ravindran" w:date="2026-08-04T07:34:00Z" w16du:dateUtc="2026-08-04T03:34:00Z">
                  <w:rPr>
                    <w:b/>
                    <w:color w:val="FF0000"/>
                    <w:sz w:val="20"/>
                  </w:rPr>
                </w:rPrChange>
              </w:rPr>
              <w:t>To Make a Claim</w:t>
            </w:r>
            <w:r>
              <w:rPr>
                <w:b/>
                <w:color w:val="auto"/>
                <w:sz w:val="20"/>
                <w:rPrChange w:id="18" w:author="Roshny Ravindran" w:date="2026-08-04T07:34:00Z" w16du:dateUtc="2026-08-04T03:34:00Z">
                  <w:rPr>
                    <w:b/>
                    <w:sz w:val="20"/>
                  </w:rPr>
                </w:rPrChange>
              </w:rPr>
              <w:t xml:space="preserve"> </w:t>
            </w:r>
          </w:p>
        </w:tc>
        <w:tc>
          <w:tcPr>
            <w:tcW w:w="5879" w:type="dxa"/>
            <w:tcBorders>
              <w:top w:val="single" w:sz="4" w:space="0" w:color="000000"/>
              <w:left w:val="single" w:sz="4" w:space="0" w:color="000000"/>
              <w:bottom w:val="single" w:sz="4" w:space="0" w:color="000000"/>
              <w:right w:val="single" w:sz="4" w:space="0" w:color="000000"/>
            </w:tcBorders>
          </w:tcPr>
          <w:p w14:paraId="1FB76B4B" w14:textId="77777777" w:rsidR="0054391F" w:rsidRPr="00CF19EE" w:rsidRDefault="00C826BD">
            <w:pPr>
              <w:spacing w:after="0"/>
              <w:ind w:left="86"/>
              <w:jc w:val="left"/>
              <w:rPr>
                <w:color w:val="auto"/>
                <w:rPrChange w:id="19" w:author="Roshny Ravindran" w:date="2026-08-04T07:34:00Z" w16du:dateUtc="2026-08-04T03:34:00Z">
                  <w:rPr/>
                </w:rPrChange>
              </w:rPr>
            </w:pPr>
            <w:r>
              <w:rPr>
                <w:b/>
                <w:bCs/>
                <w:color w:val="auto"/>
                <w:sz w:val="20"/>
                <w:szCs w:val="20"/>
                <w:rtl/>
                <w:rPrChange w:id="20" w:author="Roshny Ravindran" w:date="2026-08-04T07:34:00Z" w16du:dateUtc="2026-08-04T03:34:00Z">
                  <w:rPr>
                    <w:b/>
                    <w:bCs/>
                    <w:color w:val="FF0000"/>
                    <w:sz w:val="20"/>
                    <w:szCs w:val="20"/>
                    <w:rtl/>
                  </w:rPr>
                </w:rPrChange>
              </w:rPr>
              <w:t xml:space="preserve">كيفية التقدم بمطالبة</w:t>
            </w:r>
          </w:p>
        </w:tc>
      </w:tr>
      <w:tr w:rsidR="0054391F" w14:paraId="28FF20D5" w14:textId="77777777">
        <w:trPr>
          <w:trHeight w:val="386"/>
        </w:trPr>
        <w:tc>
          <w:tcPr>
            <w:tcW w:w="5747" w:type="dxa"/>
            <w:tcBorders>
              <w:top w:val="single" w:sz="4" w:space="0" w:color="000000"/>
              <w:left w:val="single" w:sz="4" w:space="0" w:color="000000"/>
              <w:bottom w:val="single" w:sz="4" w:space="0" w:color="000000"/>
              <w:right w:val="single" w:sz="4" w:space="0" w:color="000000"/>
            </w:tcBorders>
          </w:tcPr>
          <w:p w14:paraId="282ECA5A" w14:textId="4CCAD238" w:rsidR="0054391F" w:rsidRDefault="00C826BD">
            <w:pPr>
              <w:bidi w:val="0"/>
              <w:spacing w:after="0"/>
              <w:ind w:left="113"/>
              <w:jc w:val="left"/>
            </w:pPr>
            <w:r>
              <w:rPr>
                <w:sz w:val="20"/>
              </w:rPr>
              <w:t>Call within UAE: 800 4 QIC (800 4 742</w:t>
            </w:r>
            <w:del w:id="22" w:author="Roshny Ravindran" w:date="2026-08-04T07:34:00Z" w16du:dateUtc="2026-08-04T03:34:00Z">
              <w:r>
                <w:rPr>
                  <w:sz w:val="20"/>
                </w:rPr>
                <w:delText>); +971 4 2224045</w:delText>
              </w:r>
            </w:del>
            <w:ins w:id="23" w:author="Roshny Ravindran" w:date="2026-08-04T07:34:00Z" w16du:dateUtc="2026-08-04T03:34:00Z">
              <w:r>
                <w:rPr>
                  <w:sz w:val="20"/>
                </w:rPr>
                <w:t>)</w:t>
              </w:r>
            </w:ins>
            <w:r>
              <w:rPr>
                <w:rFonts w:ascii="Palatino Linotype" w:eastAsia="Palatino Linotype" w:hAnsi="Palatino Linotype" w:cs="Palatino Linotype"/>
                <w:sz w:val="16"/>
              </w:rPr>
              <w:t xml:space="preserve"> </w:t>
            </w:r>
          </w:p>
        </w:tc>
        <w:tc>
          <w:tcPr>
            <w:tcW w:w="5879" w:type="dxa"/>
            <w:tcBorders>
              <w:top w:val="single" w:sz="4" w:space="0" w:color="000000"/>
              <w:left w:val="single" w:sz="4" w:space="0" w:color="000000"/>
              <w:bottom w:val="single" w:sz="4" w:space="0" w:color="000000"/>
              <w:right w:val="single" w:sz="4" w:space="0" w:color="000000"/>
            </w:tcBorders>
          </w:tcPr>
          <w:p w14:paraId="2615AF9F" w14:textId="77777777" w:rsidR="0054391F" w:rsidRDefault="00C826BD">
            <w:pPr>
              <w:spacing w:after="0"/>
              <w:ind w:left="174"/>
              <w:jc w:val="left"/>
            </w:pPr>
            <w:r>
              <w:rPr>
                <w:sz w:val="20"/>
                <w:szCs w:val="20"/>
                <w:rtl/>
              </w:rPr>
              <w:t xml:space="preserve">للاتصال داخل دولة الإمارات العربية المتحدة: 800 4 QIC (800 4 742)</w:t>
            </w:r>
          </w:p>
        </w:tc>
      </w:tr>
      <w:tr w:rsidR="0054391F" w14:paraId="21914DF9" w14:textId="77777777">
        <w:trPr>
          <w:trHeight w:val="766"/>
        </w:trPr>
        <w:tc>
          <w:tcPr>
            <w:tcW w:w="5747" w:type="dxa"/>
            <w:tcBorders>
              <w:top w:val="single" w:sz="4" w:space="0" w:color="000000"/>
              <w:left w:val="single" w:sz="4" w:space="0" w:color="000000"/>
              <w:bottom w:val="single" w:sz="4" w:space="0" w:color="000000"/>
              <w:right w:val="single" w:sz="4" w:space="0" w:color="000000"/>
            </w:tcBorders>
          </w:tcPr>
          <w:p w14:paraId="5E9B5C73" w14:textId="77777777" w:rsidR="0054391F" w:rsidRDefault="00C826BD">
            <w:pPr>
              <w:bidi w:val="0"/>
              <w:spacing w:after="0"/>
              <w:ind w:left="113"/>
              <w:jc w:val="left"/>
            </w:pPr>
            <w:r>
              <w:rPr>
                <w:sz w:val="20"/>
              </w:rPr>
              <w:t xml:space="preserve">Call International: +44 2031264179 </w:t>
            </w:r>
          </w:p>
          <w:p w14:paraId="09369626" w14:textId="68BFF5E5" w:rsidR="0054391F" w:rsidRDefault="00C826BD">
            <w:pPr>
              <w:bidi w:val="0"/>
              <w:spacing w:after="0"/>
              <w:ind w:left="113"/>
              <w:jc w:val="left"/>
            </w:pPr>
            <w:r>
              <w:rPr>
                <w:sz w:val="20"/>
              </w:rPr>
              <w:t xml:space="preserve">Or email:  </w:t>
            </w:r>
            <w:del w:id="24" w:author="Roshny Ravindran" w:date="2026-08-04T07:36:00Z" w16du:dateUtc="2026-08-04T03:36:00Z">
              <w:r>
                <w:rPr>
                  <w:color w:val="0070C0"/>
                  <w:sz w:val="20"/>
                  <w:u w:val="single" w:color="0070C0"/>
                </w:rPr>
                <w:delText>nonmotorclaims@qicuae.com</w:delText>
              </w:r>
              <w:r>
                <w:rPr>
                  <w:rFonts w:ascii="Palatino Linotype" w:eastAsia="Palatino Linotype" w:hAnsi="Palatino Linotype" w:cs="Palatino Linotype"/>
                  <w:sz w:val="18"/>
                </w:rPr>
                <w:delText xml:space="preserve"> </w:delText>
              </w:r>
            </w:del>
            <w:ins w:id="25" w:author="Roshny Ravindran" w:date="2026-08-04T07:36:00Z" w16du:dateUtc="2026-08-04T03:36:00Z">
              <w:r>
                <w:rPr>
                  <w:rFonts w:ascii="Palatino Linotype" w:eastAsia="Palatino Linotype" w:hAnsi="Palatino Linotype" w:cs="Palatino Linotype"/>
                  <w:sz w:val="18"/>
                </w:rPr>
                <w:t>nonmotorclaims.dubai@qicuae.com</w:t>
              </w:r>
            </w:ins>
          </w:p>
        </w:tc>
        <w:tc>
          <w:tcPr>
            <w:tcW w:w="5879" w:type="dxa"/>
            <w:tcBorders>
              <w:top w:val="single" w:sz="4" w:space="0" w:color="000000"/>
              <w:left w:val="single" w:sz="4" w:space="0" w:color="000000"/>
              <w:bottom w:val="single" w:sz="4" w:space="0" w:color="000000"/>
              <w:right w:val="single" w:sz="4" w:space="0" w:color="000000"/>
            </w:tcBorders>
          </w:tcPr>
          <w:p w14:paraId="0E2AF8A3" w14:textId="77777777" w:rsidR="0054391F" w:rsidRDefault="00C826BD">
            <w:pPr>
              <w:spacing w:after="0"/>
              <w:ind w:left="420" w:right="2357" w:hanging="420"/>
              <w:jc w:val="both"/>
            </w:pPr>
            <w:r>
              <w:rPr>
                <w:sz w:val="20"/>
                <w:szCs w:val="20"/>
                <w:rtl/>
              </w:rPr>
              <w:t xml:space="preserve">للاتصال الدولي: +44 2031264179 أو عبر البريد الإلكتروني: nonmotorclaims.dubai@qicuae.com</w:t>
            </w:r>
          </w:p>
        </w:tc>
      </w:tr>
      <w:tr w:rsidR="0054391F" w14:paraId="20D998A5" w14:textId="77777777">
        <w:trPr>
          <w:trHeight w:val="569"/>
        </w:trPr>
        <w:tc>
          <w:tcPr>
            <w:tcW w:w="5747" w:type="dxa"/>
            <w:tcBorders>
              <w:top w:val="single" w:sz="4" w:space="0" w:color="000000"/>
              <w:left w:val="single" w:sz="4" w:space="0" w:color="000000"/>
              <w:bottom w:val="single" w:sz="4" w:space="0" w:color="000000"/>
              <w:right w:val="single" w:sz="4" w:space="0" w:color="000000"/>
            </w:tcBorders>
          </w:tcPr>
          <w:p w14:paraId="5E690B3E" w14:textId="77777777" w:rsidR="0054391F" w:rsidRDefault="00C826BD">
            <w:pPr>
              <w:bidi w:val="0"/>
              <w:spacing w:after="0"/>
              <w:ind w:left="113"/>
              <w:jc w:val="left"/>
            </w:pPr>
            <w:r>
              <w:rPr>
                <w:b/>
                <w:sz w:val="20"/>
              </w:rPr>
              <w:t xml:space="preserve">See ‘What to do – Medical and Other Emergencies’ on page 8 </w:t>
            </w:r>
          </w:p>
        </w:tc>
        <w:tc>
          <w:tcPr>
            <w:tcW w:w="5879" w:type="dxa"/>
            <w:tcBorders>
              <w:top w:val="single" w:sz="4" w:space="0" w:color="000000"/>
              <w:left w:val="single" w:sz="4" w:space="0" w:color="000000"/>
              <w:bottom w:val="single" w:sz="4" w:space="0" w:color="000000"/>
              <w:right w:val="single" w:sz="4" w:space="0" w:color="000000"/>
            </w:tcBorders>
          </w:tcPr>
          <w:p w14:paraId="7EE135CB" w14:textId="77777777" w:rsidR="0054391F" w:rsidRDefault="00C826BD">
            <w:pPr>
              <w:spacing w:after="0"/>
              <w:ind w:right="1668" w:firstLine="2"/>
              <w:jc w:val="both"/>
            </w:pPr>
            <w:r>
              <w:rPr>
                <w:sz w:val="20"/>
                <w:szCs w:val="20"/>
                <w:rtl/>
              </w:rPr>
              <w:t xml:space="preserve">يُرجى الاطلاع على قسم "ما الذي يجب القيام به – حالات الطوارئ الطبية والطوارئ الأخرى" في صفحة 8</w:t>
            </w:r>
          </w:p>
        </w:tc>
      </w:tr>
      <w:tr w:rsidR="0054391F" w14:paraId="623C4916" w14:textId="77777777">
        <w:trPr>
          <w:trHeight w:val="850"/>
        </w:trPr>
        <w:tc>
          <w:tcPr>
            <w:tcW w:w="5747" w:type="dxa"/>
            <w:tcBorders>
              <w:top w:val="single" w:sz="4" w:space="0" w:color="000000"/>
              <w:left w:val="single" w:sz="4" w:space="0" w:color="000000"/>
              <w:bottom w:val="single" w:sz="4" w:space="0" w:color="000000"/>
              <w:right w:val="single" w:sz="4" w:space="0" w:color="000000"/>
            </w:tcBorders>
          </w:tcPr>
          <w:p w14:paraId="56C1BAFF" w14:textId="77777777" w:rsidR="0054391F" w:rsidRDefault="00C826BD">
            <w:pPr>
              <w:bidi w:val="0"/>
              <w:spacing w:after="0"/>
              <w:ind w:left="113"/>
              <w:jc w:val="left"/>
            </w:pPr>
            <w:r>
              <w:rPr>
                <w:sz w:val="20"/>
              </w:rPr>
              <w:t xml:space="preserve">We will help you immediately if you are ill or injured outside of your home area. </w:t>
            </w:r>
            <w:r>
              <w:rPr>
                <w:color w:val="FF0000"/>
                <w:sz w:val="20"/>
                <w:rPrChange w:id="26" w:author="Roshny Ravindran" w:date="2026-08-04T07:51:00Z" w16du:dateUtc="2026-08-04T03:51:00Z">
                  <w:rPr>
                    <w:sz w:val="20"/>
                  </w:rPr>
                </w:rPrChange>
              </w:rPr>
              <w:t xml:space="preserve">Medical coverage does not apply to treatment received in your home area (see Definitions), </w:t>
            </w:r>
          </w:p>
        </w:tc>
        <w:tc>
          <w:tcPr>
            <w:tcW w:w="5879" w:type="dxa"/>
            <w:tcBorders>
              <w:top w:val="single" w:sz="4" w:space="0" w:color="000000"/>
              <w:left w:val="single" w:sz="4" w:space="0" w:color="000000"/>
              <w:bottom w:val="single" w:sz="4" w:space="0" w:color="000000"/>
              <w:right w:val="single" w:sz="4" w:space="0" w:color="000000"/>
            </w:tcBorders>
          </w:tcPr>
          <w:p w14:paraId="612FA64C" w14:textId="77777777" w:rsidR="0054391F" w:rsidRDefault="00C826BD">
            <w:pPr>
              <w:spacing w:after="0"/>
              <w:ind w:left="84"/>
              <w:jc w:val="left"/>
            </w:pPr>
            <w:r>
              <w:rPr>
                <w:sz w:val="20"/>
                <w:szCs w:val="20"/>
                <w:rtl/>
              </w:rPr>
              <w:t xml:space="preserve">سنقوم بمساعدتك بشكل فوري في حال كنت مريضًا أو مصابًا خارج منطقة محل إقامتك.</w:t>
            </w:r>
          </w:p>
          <w:p w14:paraId="7C0B8D65" w14:textId="77777777" w:rsidR="0054391F" w:rsidRDefault="00C826BD">
            <w:pPr>
              <w:spacing w:after="0"/>
              <w:ind w:left="19" w:right="1781" w:firstLine="2"/>
            </w:pPr>
            <w:r>
              <w:rPr>
                <w:sz w:val="20"/>
                <w:szCs w:val="20"/>
                <w:rtl/>
              </w:rPr>
              <w:t xml:space="preserve">لا يسري الغطاء التأميني الطبي على العلاج الذي يتم تلقيه في منطقة محل إقامتك (يُرجى الاطلاع على التعاريف).</w:t>
            </w:r>
          </w:p>
        </w:tc>
      </w:tr>
      <w:tr w:rsidR="0054391F" w14:paraId="27124C2E" w14:textId="77777777">
        <w:trPr>
          <w:trHeight w:val="689"/>
        </w:trPr>
        <w:tc>
          <w:tcPr>
            <w:tcW w:w="5747" w:type="dxa"/>
            <w:tcBorders>
              <w:top w:val="single" w:sz="4" w:space="0" w:color="000000"/>
              <w:left w:val="single" w:sz="4" w:space="0" w:color="000000"/>
              <w:bottom w:val="single" w:sz="4" w:space="0" w:color="000000"/>
              <w:right w:val="single" w:sz="4" w:space="0" w:color="000000"/>
            </w:tcBorders>
          </w:tcPr>
          <w:p w14:paraId="3DCCB253" w14:textId="77777777" w:rsidR="0054391F" w:rsidRDefault="00C826BD">
            <w:pPr>
              <w:bidi w:val="0"/>
              <w:spacing w:after="0"/>
              <w:ind w:left="113"/>
              <w:jc w:val="left"/>
            </w:pPr>
            <w:r>
              <w:rPr>
                <w:sz w:val="20"/>
              </w:rPr>
              <w:t xml:space="preserve">We provide a 24-hour emergency service 365 days a year, and you can contact us on the above numbers. </w:t>
            </w:r>
          </w:p>
        </w:tc>
        <w:tc>
          <w:tcPr>
            <w:tcW w:w="5879" w:type="dxa"/>
            <w:tcBorders>
              <w:top w:val="single" w:sz="4" w:space="0" w:color="000000"/>
              <w:left w:val="single" w:sz="4" w:space="0" w:color="000000"/>
              <w:bottom w:val="single" w:sz="4" w:space="0" w:color="000000"/>
              <w:right w:val="single" w:sz="4" w:space="0" w:color="000000"/>
            </w:tcBorders>
          </w:tcPr>
          <w:p w14:paraId="70E1F21E" w14:textId="77777777" w:rsidR="0054391F" w:rsidRDefault="00C826BD">
            <w:pPr>
              <w:spacing w:after="0"/>
              <w:ind w:right="533"/>
            </w:pPr>
            <w:r>
              <w:rPr>
                <w:sz w:val="20"/>
                <w:szCs w:val="20"/>
                <w:rtl/>
              </w:rPr>
              <w:t xml:space="preserve">إننا نقدم خدمة طوارئ على مدار 24 ساعة طوال 365 يومًا في السنة، ويمكنك الاتصال بنا على الأرقام المذكورة أعلاه.</w:t>
            </w:r>
          </w:p>
        </w:tc>
      </w:tr>
      <w:tr w:rsidR="0054391F" w14:paraId="494914BB" w14:textId="77777777">
        <w:trPr>
          <w:trHeight w:val="848"/>
        </w:trPr>
        <w:tc>
          <w:tcPr>
            <w:tcW w:w="5747" w:type="dxa"/>
            <w:tcBorders>
              <w:top w:val="single" w:sz="4" w:space="0" w:color="000000"/>
              <w:left w:val="single" w:sz="4" w:space="0" w:color="000000"/>
              <w:bottom w:val="single" w:sz="4" w:space="0" w:color="000000"/>
              <w:right w:val="single" w:sz="4" w:space="0" w:color="000000"/>
            </w:tcBorders>
          </w:tcPr>
          <w:p w14:paraId="04014E1E" w14:textId="77777777" w:rsidR="0054391F" w:rsidRDefault="00C826BD">
            <w:pPr>
              <w:bidi w:val="0"/>
              <w:spacing w:after="0"/>
              <w:ind w:left="113"/>
              <w:jc w:val="left"/>
            </w:pPr>
            <w:r>
              <w:rPr>
                <w:sz w:val="20"/>
              </w:rPr>
              <w:t xml:space="preserve">You must contact us immediately, using the above contact number, if you go into hospital or before incurring medical expenses. Failure to do so may result in benefits being limited. </w:t>
            </w:r>
          </w:p>
        </w:tc>
        <w:tc>
          <w:tcPr>
            <w:tcW w:w="5879" w:type="dxa"/>
            <w:tcBorders>
              <w:top w:val="single" w:sz="4" w:space="0" w:color="000000"/>
              <w:left w:val="single" w:sz="4" w:space="0" w:color="000000"/>
              <w:bottom w:val="single" w:sz="4" w:space="0" w:color="000000"/>
              <w:right w:val="single" w:sz="4" w:space="0" w:color="000000"/>
            </w:tcBorders>
          </w:tcPr>
          <w:p w14:paraId="411E7A5D" w14:textId="77777777" w:rsidR="0054391F" w:rsidRDefault="00C826BD">
            <w:pPr>
              <w:spacing w:after="0"/>
              <w:ind w:right="1606"/>
            </w:pPr>
            <w:r>
              <w:rPr>
                <w:sz w:val="20"/>
                <w:szCs w:val="20"/>
                <w:rtl/>
              </w:rPr>
              <w:t xml:space="preserve">يجب عليك الاتصال بنا فورًا، باستخدام أرقام الاتصال المذكورة أعلاه، في حال توجهك إلى المستشفى أو قبل تحمل أي نفقات طبية. قد يؤدي الإخفاق في التصرف على ذلك النحو إلى الحد من مزايا التأمين الخاصة بك.</w:t>
            </w:r>
          </w:p>
        </w:tc>
      </w:tr>
    </w:tbl>
    <w:p w14:paraId="13AD26B3" w14:textId="77777777" w:rsidR="0054391F" w:rsidRDefault="00C826BD">
      <w:pPr>
        <w:bidi w:val="0"/>
        <w:spacing w:after="0"/>
        <w:jc w:val="left"/>
      </w:pPr>
      <w:r>
        <w:rPr>
          <w:rFonts w:ascii="Arial" w:eastAsia="Arial" w:hAnsi="Arial" w:cs="Arial"/>
        </w:rPr>
        <w:t xml:space="preserve"> </w:t>
      </w:r>
    </w:p>
    <w:p w14:paraId="5B32397C" w14:textId="77777777" w:rsidR="00CF19EE" w:rsidRDefault="00C826BD">
      <w:pPr>
        <w:tabs>
          <w:tab w:val="center" w:pos="2481"/>
          <w:tab w:val="center" w:pos="10206"/>
        </w:tabs>
        <w:bidi w:val="0"/>
        <w:spacing w:after="0"/>
        <w:jc w:val="left"/>
        <w:rPr>
          <w:ins w:id="27" w:author="Roshny Ravindran" w:date="2026-08-04T07:36:00Z" w16du:dateUtc="2026-08-04T03:36:00Z"/>
        </w:rPr>
      </w:pPr>
      <w:r>
        <w:tab/>
      </w:r>
    </w:p>
    <w:p w14:paraId="60F2CB05" w14:textId="77777777" w:rsidR="00CF19EE" w:rsidRDefault="00CF19EE" w:rsidP="00CF19EE">
      <w:pPr>
        <w:tabs>
          <w:tab w:val="center" w:pos="2481"/>
          <w:tab w:val="center" w:pos="10206"/>
        </w:tabs>
        <w:bidi w:val="0"/>
        <w:spacing w:after="0"/>
        <w:jc w:val="left"/>
        <w:rPr>
          <w:ins w:id="28" w:author="Roshny Ravindran" w:date="2026-08-04T07:36:00Z" w16du:dateUtc="2026-08-04T03:36:00Z"/>
        </w:rPr>
      </w:pPr>
    </w:p>
    <w:p w14:paraId="1E596A53" w14:textId="77777777" w:rsidR="00CF19EE" w:rsidRDefault="00CF19EE" w:rsidP="00CF19EE">
      <w:pPr>
        <w:tabs>
          <w:tab w:val="center" w:pos="2481"/>
          <w:tab w:val="center" w:pos="10206"/>
        </w:tabs>
        <w:bidi w:val="0"/>
        <w:spacing w:after="0"/>
        <w:jc w:val="left"/>
        <w:rPr>
          <w:ins w:id="29" w:author="Roshny Ravindran" w:date="2026-08-04T07:36:00Z" w16du:dateUtc="2026-08-04T03:36:00Z"/>
        </w:rPr>
      </w:pPr>
    </w:p>
    <w:p w14:paraId="2A24286E" w14:textId="77777777" w:rsidR="00CF19EE" w:rsidRDefault="00CF19EE" w:rsidP="00CF19EE">
      <w:pPr>
        <w:tabs>
          <w:tab w:val="center" w:pos="2481"/>
          <w:tab w:val="center" w:pos="10206"/>
        </w:tabs>
        <w:bidi w:val="0"/>
        <w:spacing w:after="0"/>
        <w:jc w:val="left"/>
        <w:rPr>
          <w:ins w:id="30" w:author="Roshny Ravindran" w:date="2026-08-04T07:36:00Z" w16du:dateUtc="2026-08-04T03:36:00Z"/>
        </w:rPr>
      </w:pPr>
    </w:p>
    <w:p w14:paraId="587448D3" w14:textId="77777777" w:rsidR="00CF19EE" w:rsidRDefault="00CF19EE" w:rsidP="00CF19EE">
      <w:pPr>
        <w:tabs>
          <w:tab w:val="center" w:pos="2481"/>
          <w:tab w:val="center" w:pos="10206"/>
        </w:tabs>
        <w:bidi w:val="0"/>
        <w:spacing w:after="0"/>
        <w:jc w:val="left"/>
        <w:rPr>
          <w:ins w:id="31" w:author="Roshny Ravindran" w:date="2026-08-04T07:36:00Z" w16du:dateUtc="2026-08-04T03:36:00Z"/>
        </w:rPr>
      </w:pPr>
    </w:p>
    <w:p w14:paraId="035D1E0D" w14:textId="77777777" w:rsidR="00CF19EE" w:rsidRDefault="00CF19EE" w:rsidP="00CF19EE">
      <w:pPr>
        <w:tabs>
          <w:tab w:val="center" w:pos="2481"/>
          <w:tab w:val="center" w:pos="10206"/>
        </w:tabs>
        <w:bidi w:val="0"/>
        <w:spacing w:after="0"/>
        <w:jc w:val="left"/>
        <w:rPr>
          <w:ins w:id="32" w:author="Roshny Ravindran" w:date="2026-08-04T07:36:00Z" w16du:dateUtc="2026-08-04T03:36:00Z"/>
        </w:rPr>
      </w:pPr>
    </w:p>
    <w:p w14:paraId="2A730766" w14:textId="77777777" w:rsidR="00CF19EE" w:rsidRDefault="00CF19EE" w:rsidP="00CF19EE">
      <w:pPr>
        <w:tabs>
          <w:tab w:val="center" w:pos="2481"/>
          <w:tab w:val="center" w:pos="10206"/>
        </w:tabs>
        <w:bidi w:val="0"/>
        <w:spacing w:after="0"/>
        <w:jc w:val="left"/>
        <w:rPr>
          <w:ins w:id="33" w:author="Roshny Ravindran" w:date="2026-08-04T07:36:00Z" w16du:dateUtc="2026-08-04T03:36:00Z"/>
        </w:rPr>
      </w:pPr>
    </w:p>
    <w:p w14:paraId="6E417407" w14:textId="77777777" w:rsidR="00CF19EE" w:rsidRDefault="00CF19EE" w:rsidP="00CF19EE">
      <w:pPr>
        <w:tabs>
          <w:tab w:val="center" w:pos="2481"/>
          <w:tab w:val="center" w:pos="10206"/>
        </w:tabs>
        <w:bidi w:val="0"/>
        <w:spacing w:after="0"/>
        <w:jc w:val="left"/>
        <w:rPr>
          <w:ins w:id="34" w:author="Roshny Ravindran" w:date="2026-08-04T07:36:00Z" w16du:dateUtc="2026-08-04T03:36:00Z"/>
        </w:rPr>
      </w:pPr>
    </w:p>
    <w:p w14:paraId="6B08B63D" w14:textId="77777777" w:rsidR="00CF19EE" w:rsidRDefault="00CF19EE" w:rsidP="00CF19EE">
      <w:pPr>
        <w:tabs>
          <w:tab w:val="center" w:pos="2481"/>
          <w:tab w:val="center" w:pos="10206"/>
        </w:tabs>
        <w:bidi w:val="0"/>
        <w:spacing w:after="0"/>
        <w:jc w:val="left"/>
        <w:rPr>
          <w:ins w:id="35" w:author="Roshny Ravindran" w:date="2026-08-04T07:36:00Z" w16du:dateUtc="2026-08-04T03:36:00Z"/>
        </w:rPr>
      </w:pPr>
    </w:p>
    <w:p w14:paraId="0FAE47A2" w14:textId="77777777" w:rsidR="00CF19EE" w:rsidRDefault="00CF19EE" w:rsidP="00CF19EE">
      <w:pPr>
        <w:tabs>
          <w:tab w:val="center" w:pos="2481"/>
          <w:tab w:val="center" w:pos="10206"/>
        </w:tabs>
        <w:bidi w:val="0"/>
        <w:spacing w:after="0"/>
        <w:jc w:val="left"/>
        <w:rPr>
          <w:ins w:id="36" w:author="Roshny Ravindran" w:date="2026-08-04T07:36:00Z" w16du:dateUtc="2026-08-04T03:36:00Z"/>
        </w:rPr>
      </w:pPr>
    </w:p>
    <w:p w14:paraId="05FE3F3F" w14:textId="77777777" w:rsidR="00CF19EE" w:rsidRDefault="00CF19EE" w:rsidP="00CF19EE">
      <w:pPr>
        <w:tabs>
          <w:tab w:val="center" w:pos="2481"/>
          <w:tab w:val="center" w:pos="10206"/>
        </w:tabs>
        <w:bidi w:val="0"/>
        <w:spacing w:after="0"/>
        <w:jc w:val="left"/>
        <w:rPr>
          <w:ins w:id="37" w:author="Roshny Ravindran" w:date="2026-08-04T07:36:00Z" w16du:dateUtc="2026-08-04T03:36:00Z"/>
        </w:rPr>
      </w:pPr>
    </w:p>
    <w:p w14:paraId="74B24F8E" w14:textId="3DD2ABB8" w:rsidR="0054391F" w:rsidRDefault="00CF19EE" w:rsidP="00CF19EE">
      <w:pPr>
        <w:tabs>
          <w:tab w:val="center" w:pos="2481"/>
          <w:tab w:val="center" w:pos="10206"/>
        </w:tabs>
        <w:bidi w:val="0"/>
        <w:spacing w:after="0"/>
        <w:jc w:val="left"/>
      </w:pPr>
      <w:ins w:id="38" w:author="Roshny Ravindran" w:date="2026-08-04T07:36:00Z" w16du:dateUtc="2026-08-04T03:36:00Z">
        <w:r>
          <w:lastRenderedPageBreak/>
          <w:tab/>
        </w:r>
      </w:ins>
      <w:r>
        <w:rPr>
          <w:b/>
          <w:color w:val="C00000"/>
        </w:rPr>
        <w:tab/>
        <w:tab/>
        <w:tab/>
        <w:t xml:space="preserve">TABLE OF CONTENTS </w:t>
        <w:tab/>
        <w:t xml:space="preserve">جدول المحتويات</w:t>
      </w:r>
    </w:p>
    <w:p w14:paraId="77A2F311" w14:textId="77777777" w:rsidR="0054391F" w:rsidRDefault="00C826BD">
      <w:pPr>
        <w:bidi w:val="0"/>
        <w:spacing w:after="0"/>
        <w:jc w:val="left"/>
      </w:pPr>
      <w:r>
        <w:rPr>
          <w:rFonts w:ascii="Arial" w:eastAsia="Arial" w:hAnsi="Arial" w:cs="Arial"/>
          <w:b/>
          <w:sz w:val="15"/>
        </w:rPr>
        <w:t xml:space="preserve"> </w:t>
      </w:r>
    </w:p>
    <w:tbl>
      <w:tblPr>
        <w:tblStyle w:val="TableGrid"/>
        <w:tblW w:w="9873" w:type="dxa"/>
        <w:tblInd w:w="1451" w:type="dxa"/>
        <w:tblCellMar>
          <w:top w:w="48" w:type="dxa"/>
          <w:left w:w="5" w:type="dxa"/>
          <w:bottom w:w="0" w:type="dxa"/>
          <w:right w:w="115" w:type="dxa"/>
        </w:tblCellMar>
        <w:tblLook w:val="04A0" w:firstRow="1" w:lastRow="0" w:firstColumn="1" w:lastColumn="0" w:noHBand="0" w:noVBand="1"/>
        <w:tblPrChange w:id="39" w:author="Roshny Ravindran" w:date="2026-08-04T07:36:00Z" w16du:dateUtc="2026-08-04T03:36:00Z">
          <w:tblPr>
            <w:tblStyle w:val="TableGrid"/>
            <w:tblW w:w="9873" w:type="dxa"/>
            <w:tblInd w:w="1451" w:type="dxa"/>
            <w:tblCellMar>
              <w:top w:w="48" w:type="dxa"/>
              <w:left w:w="5" w:type="dxa"/>
              <w:bottom w:w="0" w:type="dxa"/>
              <w:right w:w="115" w:type="dxa"/>
            </w:tblCellMar>
            <w:tblLook w:val="04A0" w:firstRow="1" w:lastRow="0" w:firstColumn="1" w:lastColumn="0" w:noHBand="0" w:noVBand="1"/>
          </w:tblPr>
        </w:tblPrChange>
      </w:tblPr>
      <w:tblGrid>
        <w:gridCol w:w="3571"/>
        <w:gridCol w:w="2162"/>
        <w:gridCol w:w="4140"/>
        <w:tblGridChange w:id="40">
          <w:tblGrid>
            <w:gridCol w:w="3571"/>
            <w:gridCol w:w="2162"/>
            <w:gridCol w:w="4140"/>
          </w:tblGrid>
        </w:tblGridChange>
      </w:tblGrid>
      <w:tr w:rsidR="0054391F" w14:paraId="511A167F" w14:textId="77777777" w:rsidTr="00CF19EE">
        <w:trPr>
          <w:trHeight w:val="307"/>
          <w:trPrChange w:id="41" w:author="Roshny Ravindran" w:date="2026-08-04T07:36:00Z" w16du:dateUtc="2026-08-04T03:36:00Z">
            <w:trPr>
              <w:trHeight w:val="307"/>
            </w:trPr>
          </w:trPrChange>
        </w:trPr>
        <w:tc>
          <w:tcPr>
            <w:tcW w:w="3572" w:type="dxa"/>
            <w:tcBorders>
              <w:top w:val="single" w:sz="4" w:space="0" w:color="808080"/>
              <w:left w:val="single" w:sz="4" w:space="0" w:color="808080"/>
              <w:bottom w:val="single" w:sz="4" w:space="0" w:color="808080"/>
              <w:right w:val="single" w:sz="4" w:space="0" w:color="808080"/>
            </w:tcBorders>
            <w:shd w:val="clear" w:color="auto" w:fill="80340D" w:themeFill="accent2" w:themeFillShade="80"/>
            <w:tcPrChange w:id="42" w:author="Roshny Ravindran" w:date="2026-08-04T07:36:00Z" w16du:dateUtc="2026-08-04T03:36:00Z">
              <w:tcPr>
                <w:tcW w:w="3572" w:type="dxa"/>
                <w:tcBorders>
                  <w:top w:val="single" w:sz="4" w:space="0" w:color="808080"/>
                  <w:left w:val="single" w:sz="4" w:space="0" w:color="808080"/>
                  <w:bottom w:val="single" w:sz="4" w:space="0" w:color="808080"/>
                  <w:right w:val="single" w:sz="4" w:space="0" w:color="808080"/>
                </w:tcBorders>
                <w:shd w:val="clear" w:color="auto" w:fill="FF0000"/>
              </w:tcPr>
            </w:tcPrChange>
          </w:tcPr>
          <w:p w14:paraId="4153D660" w14:textId="77777777" w:rsidR="0054391F" w:rsidRDefault="00C826BD">
            <w:pPr>
              <w:bidi w:val="0"/>
              <w:spacing w:after="0"/>
              <w:ind w:left="122"/>
              <w:jc w:val="center"/>
            </w:pPr>
            <w:r>
              <w:rPr>
                <w:b/>
                <w:color w:val="FFFFFF"/>
              </w:rPr>
              <w:t>Contents</w:t>
            </w:r>
            <w:r>
              <w:rPr>
                <w:b/>
              </w:rPr>
              <w:t xml:space="preserve"> </w:t>
            </w:r>
          </w:p>
        </w:tc>
        <w:tc>
          <w:tcPr>
            <w:tcW w:w="2162" w:type="dxa"/>
            <w:tcBorders>
              <w:top w:val="single" w:sz="4" w:space="0" w:color="808080"/>
              <w:left w:val="single" w:sz="4" w:space="0" w:color="808080"/>
              <w:bottom w:val="single" w:sz="4" w:space="0" w:color="808080"/>
              <w:right w:val="single" w:sz="4" w:space="0" w:color="808080"/>
            </w:tcBorders>
            <w:shd w:val="clear" w:color="auto" w:fill="80340D" w:themeFill="accent2" w:themeFillShade="80"/>
            <w:tcPrChange w:id="43" w:author="Roshny Ravindran" w:date="2026-08-04T07:36:00Z" w16du:dateUtc="2026-08-04T03:36:00Z">
              <w:tcPr>
                <w:tcW w:w="2162" w:type="dxa"/>
                <w:tcBorders>
                  <w:top w:val="single" w:sz="4" w:space="0" w:color="808080"/>
                  <w:left w:val="single" w:sz="4" w:space="0" w:color="808080"/>
                  <w:bottom w:val="single" w:sz="4" w:space="0" w:color="808080"/>
                  <w:right w:val="single" w:sz="4" w:space="0" w:color="808080"/>
                </w:tcBorders>
                <w:shd w:val="clear" w:color="auto" w:fill="FF0000"/>
              </w:tcPr>
            </w:tcPrChange>
          </w:tcPr>
          <w:p w14:paraId="4853FCD0" w14:textId="77777777" w:rsidR="0054391F" w:rsidRDefault="00C826BD">
            <w:pPr>
              <w:bidi w:val="0"/>
              <w:spacing w:after="0"/>
              <w:ind w:left="128"/>
              <w:jc w:val="center"/>
            </w:pPr>
            <w:r>
              <w:rPr>
                <w:b/>
                <w:color w:val="FFFFFF"/>
              </w:rPr>
              <w:t>Page</w:t>
            </w:r>
            <w:r>
              <w:rPr>
                <w:b/>
              </w:rPr>
              <w:t xml:space="preserve"> </w:t>
            </w:r>
          </w:p>
        </w:tc>
        <w:tc>
          <w:tcPr>
            <w:tcW w:w="4140" w:type="dxa"/>
            <w:tcBorders>
              <w:top w:val="single" w:sz="4" w:space="0" w:color="808080"/>
              <w:left w:val="single" w:sz="4" w:space="0" w:color="808080"/>
              <w:bottom w:val="single" w:sz="4" w:space="0" w:color="808080"/>
              <w:right w:val="single" w:sz="4" w:space="0" w:color="808080"/>
            </w:tcBorders>
            <w:shd w:val="clear" w:color="auto" w:fill="80340D" w:themeFill="accent2" w:themeFillShade="80"/>
            <w:tcPrChange w:id="44" w:author="Roshny Ravindran" w:date="2026-08-04T07:36:00Z" w16du:dateUtc="2026-08-04T03:36:00Z">
              <w:tcPr>
                <w:tcW w:w="4140" w:type="dxa"/>
                <w:tcBorders>
                  <w:top w:val="single" w:sz="4" w:space="0" w:color="808080"/>
                  <w:left w:val="single" w:sz="4" w:space="0" w:color="808080"/>
                  <w:bottom w:val="single" w:sz="4" w:space="0" w:color="808080"/>
                  <w:right w:val="single" w:sz="4" w:space="0" w:color="808080"/>
                </w:tcBorders>
                <w:shd w:val="clear" w:color="auto" w:fill="FF0000"/>
              </w:tcPr>
            </w:tcPrChange>
          </w:tcPr>
          <w:p w14:paraId="59168C88" w14:textId="77777777" w:rsidR="0054391F" w:rsidRDefault="00C826BD">
            <w:pPr>
              <w:bidi w:val="0"/>
              <w:spacing w:after="0"/>
              <w:jc w:val="left"/>
            </w:pPr>
            <w:r>
              <w:rPr>
                <w:rFonts w:ascii="Times New Roman" w:eastAsia="Times New Roman" w:hAnsi="Times New Roman" w:cs="Times New Roman"/>
                <w:sz w:val="20"/>
              </w:rPr>
              <w:t xml:space="preserve"> </w:t>
            </w:r>
          </w:p>
        </w:tc>
      </w:tr>
      <w:tr w:rsidR="0054391F" w14:paraId="03161851" w14:textId="77777777">
        <w:trPr>
          <w:trHeight w:val="380"/>
        </w:trPr>
        <w:tc>
          <w:tcPr>
            <w:tcW w:w="3572" w:type="dxa"/>
            <w:tcBorders>
              <w:top w:val="single" w:sz="4" w:space="0" w:color="808080"/>
              <w:left w:val="single" w:sz="4" w:space="0" w:color="808080"/>
              <w:bottom w:val="single" w:sz="4" w:space="0" w:color="808080"/>
              <w:right w:val="single" w:sz="4" w:space="0" w:color="808080"/>
            </w:tcBorders>
          </w:tcPr>
          <w:p w14:paraId="70DDDED9" w14:textId="77777777" w:rsidR="0054391F" w:rsidRDefault="00C826BD">
            <w:pPr>
              <w:bidi w:val="0"/>
              <w:spacing w:after="0"/>
              <w:ind w:left="169"/>
              <w:jc w:val="left"/>
            </w:pPr>
            <w:r>
              <w:rPr>
                <w:sz w:val="20"/>
              </w:rPr>
              <w:t xml:space="preserve">Emergency Medical Assistance </w:t>
            </w:r>
          </w:p>
        </w:tc>
        <w:tc>
          <w:tcPr>
            <w:tcW w:w="2162" w:type="dxa"/>
            <w:tcBorders>
              <w:top w:val="single" w:sz="4" w:space="0" w:color="808080"/>
              <w:left w:val="single" w:sz="4" w:space="0" w:color="808080"/>
              <w:bottom w:val="single" w:sz="4" w:space="0" w:color="808080"/>
              <w:right w:val="single" w:sz="4" w:space="0" w:color="808080"/>
            </w:tcBorders>
          </w:tcPr>
          <w:p w14:paraId="0ABB2D70" w14:textId="77777777" w:rsidR="0054391F" w:rsidRDefault="00C826BD">
            <w:pPr>
              <w:bidi w:val="0"/>
              <w:spacing w:after="0"/>
              <w:ind w:left="134"/>
              <w:jc w:val="center"/>
            </w:pPr>
            <w:r>
              <w:rPr>
                <w:sz w:val="20"/>
              </w:rPr>
              <w:t xml:space="preserve">2 </w:t>
            </w:r>
          </w:p>
        </w:tc>
        <w:tc>
          <w:tcPr>
            <w:tcW w:w="4140" w:type="dxa"/>
            <w:tcBorders>
              <w:top w:val="single" w:sz="4" w:space="0" w:color="808080"/>
              <w:left w:val="single" w:sz="4" w:space="0" w:color="808080"/>
              <w:bottom w:val="single" w:sz="4" w:space="0" w:color="808080"/>
              <w:right w:val="single" w:sz="4" w:space="0" w:color="808080"/>
            </w:tcBorders>
          </w:tcPr>
          <w:p w14:paraId="49CAC5E1" w14:textId="77777777" w:rsidR="0054391F" w:rsidRDefault="00C826BD">
            <w:pPr>
              <w:spacing w:after="0"/>
              <w:ind w:right="552"/>
              <w:jc w:val="center"/>
            </w:pPr>
            <w:r>
              <w:rPr>
                <w:sz w:val="24"/>
                <w:rtl/>
              </w:rPr>
              <w:t xml:space="preserve">المساعدة الطبية العاجلة</w:t>
            </w:r>
          </w:p>
        </w:tc>
      </w:tr>
      <w:tr w:rsidR="0054391F" w14:paraId="012F1E45" w14:textId="77777777">
        <w:trPr>
          <w:trHeight w:val="372"/>
        </w:trPr>
        <w:tc>
          <w:tcPr>
            <w:tcW w:w="3572" w:type="dxa"/>
            <w:tcBorders>
              <w:top w:val="single" w:sz="4" w:space="0" w:color="808080"/>
              <w:left w:val="single" w:sz="4" w:space="0" w:color="808080"/>
              <w:bottom w:val="single" w:sz="4" w:space="0" w:color="808080"/>
              <w:right w:val="single" w:sz="4" w:space="0" w:color="808080"/>
            </w:tcBorders>
          </w:tcPr>
          <w:p w14:paraId="01AF8B29" w14:textId="77777777" w:rsidR="0054391F" w:rsidRDefault="00C826BD">
            <w:pPr>
              <w:bidi w:val="0"/>
              <w:spacing w:after="0"/>
              <w:ind w:left="169"/>
              <w:jc w:val="left"/>
            </w:pPr>
            <w:r>
              <w:rPr>
                <w:sz w:val="20"/>
              </w:rPr>
              <w:t xml:space="preserve">Important Medical Information </w:t>
            </w:r>
          </w:p>
        </w:tc>
        <w:tc>
          <w:tcPr>
            <w:tcW w:w="2162" w:type="dxa"/>
            <w:tcBorders>
              <w:top w:val="single" w:sz="4" w:space="0" w:color="808080"/>
              <w:left w:val="single" w:sz="4" w:space="0" w:color="808080"/>
              <w:bottom w:val="single" w:sz="4" w:space="0" w:color="808080"/>
              <w:right w:val="single" w:sz="4" w:space="0" w:color="808080"/>
            </w:tcBorders>
          </w:tcPr>
          <w:p w14:paraId="467A4C0F" w14:textId="77777777" w:rsidR="0054391F" w:rsidRDefault="00C826BD">
            <w:pPr>
              <w:bidi w:val="0"/>
              <w:spacing w:after="0"/>
              <w:ind w:left="134"/>
              <w:jc w:val="center"/>
            </w:pPr>
            <w:r>
              <w:rPr>
                <w:sz w:val="20"/>
              </w:rPr>
              <w:t xml:space="preserve">3 </w:t>
            </w:r>
          </w:p>
        </w:tc>
        <w:tc>
          <w:tcPr>
            <w:tcW w:w="4140" w:type="dxa"/>
            <w:tcBorders>
              <w:top w:val="single" w:sz="4" w:space="0" w:color="808080"/>
              <w:left w:val="single" w:sz="4" w:space="0" w:color="808080"/>
              <w:bottom w:val="single" w:sz="4" w:space="0" w:color="808080"/>
              <w:right w:val="single" w:sz="4" w:space="0" w:color="808080"/>
            </w:tcBorders>
          </w:tcPr>
          <w:p w14:paraId="5CC4B3B5" w14:textId="77777777" w:rsidR="0054391F" w:rsidRDefault="00C826BD">
            <w:pPr>
              <w:spacing w:after="0"/>
              <w:ind w:right="400"/>
              <w:jc w:val="center"/>
            </w:pPr>
            <w:r>
              <w:rPr>
                <w:sz w:val="24"/>
                <w:rtl/>
              </w:rPr>
              <w:t xml:space="preserve">معلومات طبية هامة</w:t>
            </w:r>
          </w:p>
        </w:tc>
      </w:tr>
      <w:tr w:rsidR="0054391F" w14:paraId="62775519" w14:textId="77777777">
        <w:trPr>
          <w:trHeight w:val="372"/>
        </w:trPr>
        <w:tc>
          <w:tcPr>
            <w:tcW w:w="3572" w:type="dxa"/>
            <w:tcBorders>
              <w:top w:val="single" w:sz="4" w:space="0" w:color="808080"/>
              <w:left w:val="single" w:sz="4" w:space="0" w:color="808080"/>
              <w:bottom w:val="single" w:sz="4" w:space="0" w:color="808080"/>
              <w:right w:val="single" w:sz="4" w:space="0" w:color="808080"/>
            </w:tcBorders>
          </w:tcPr>
          <w:p w14:paraId="07A8E5AE" w14:textId="77777777" w:rsidR="0054391F" w:rsidRDefault="00C826BD">
            <w:pPr>
              <w:bidi w:val="0"/>
              <w:spacing w:after="0"/>
              <w:ind w:left="169"/>
              <w:jc w:val="left"/>
            </w:pPr>
            <w:r>
              <w:rPr>
                <w:sz w:val="20"/>
              </w:rPr>
              <w:t xml:space="preserve">Benefit Table </w:t>
            </w:r>
          </w:p>
        </w:tc>
        <w:tc>
          <w:tcPr>
            <w:tcW w:w="2162" w:type="dxa"/>
            <w:tcBorders>
              <w:top w:val="single" w:sz="4" w:space="0" w:color="808080"/>
              <w:left w:val="single" w:sz="4" w:space="0" w:color="808080"/>
              <w:bottom w:val="single" w:sz="4" w:space="0" w:color="808080"/>
              <w:right w:val="single" w:sz="4" w:space="0" w:color="808080"/>
            </w:tcBorders>
          </w:tcPr>
          <w:p w14:paraId="758008EB" w14:textId="77777777" w:rsidR="0054391F" w:rsidRDefault="00C826BD">
            <w:pPr>
              <w:bidi w:val="0"/>
              <w:spacing w:after="0"/>
              <w:ind w:left="134"/>
              <w:jc w:val="center"/>
            </w:pPr>
            <w:r>
              <w:rPr>
                <w:sz w:val="20"/>
              </w:rPr>
              <w:t xml:space="preserve">4 </w:t>
            </w:r>
          </w:p>
        </w:tc>
        <w:tc>
          <w:tcPr>
            <w:tcW w:w="4140" w:type="dxa"/>
            <w:tcBorders>
              <w:top w:val="single" w:sz="4" w:space="0" w:color="808080"/>
              <w:left w:val="single" w:sz="4" w:space="0" w:color="808080"/>
              <w:bottom w:val="single" w:sz="4" w:space="0" w:color="808080"/>
              <w:right w:val="single" w:sz="4" w:space="0" w:color="808080"/>
            </w:tcBorders>
          </w:tcPr>
          <w:p w14:paraId="4BE31A5E" w14:textId="77777777" w:rsidR="0054391F" w:rsidRDefault="00C826BD">
            <w:pPr>
              <w:spacing w:after="0"/>
              <w:ind w:right="439"/>
              <w:jc w:val="center"/>
            </w:pPr>
            <w:r>
              <w:rPr>
                <w:sz w:val="24"/>
                <w:rtl/>
              </w:rPr>
              <w:t xml:space="preserve">جدول المزايا</w:t>
            </w:r>
          </w:p>
        </w:tc>
      </w:tr>
      <w:tr w:rsidR="0054391F" w14:paraId="0E4765C9" w14:textId="77777777">
        <w:trPr>
          <w:trHeight w:val="346"/>
        </w:trPr>
        <w:tc>
          <w:tcPr>
            <w:tcW w:w="3572" w:type="dxa"/>
            <w:tcBorders>
              <w:top w:val="single" w:sz="4" w:space="0" w:color="808080"/>
              <w:left w:val="single" w:sz="4" w:space="0" w:color="808080"/>
              <w:bottom w:val="single" w:sz="4" w:space="0" w:color="808080"/>
              <w:right w:val="single" w:sz="4" w:space="0" w:color="808080"/>
            </w:tcBorders>
          </w:tcPr>
          <w:p w14:paraId="17088ED4" w14:textId="77777777" w:rsidR="0054391F" w:rsidRDefault="00C826BD">
            <w:pPr>
              <w:bidi w:val="0"/>
              <w:spacing w:after="0"/>
              <w:ind w:left="169"/>
              <w:jc w:val="left"/>
            </w:pPr>
            <w:r>
              <w:rPr>
                <w:sz w:val="20"/>
              </w:rPr>
              <w:t xml:space="preserve">Conditions of Cover </w:t>
            </w:r>
          </w:p>
        </w:tc>
        <w:tc>
          <w:tcPr>
            <w:tcW w:w="2162" w:type="dxa"/>
            <w:tcBorders>
              <w:top w:val="single" w:sz="4" w:space="0" w:color="808080"/>
              <w:left w:val="single" w:sz="4" w:space="0" w:color="808080"/>
              <w:bottom w:val="single" w:sz="4" w:space="0" w:color="808080"/>
              <w:right w:val="single" w:sz="4" w:space="0" w:color="808080"/>
            </w:tcBorders>
          </w:tcPr>
          <w:p w14:paraId="3E5C2053" w14:textId="77777777" w:rsidR="0054391F" w:rsidRDefault="00C826BD">
            <w:pPr>
              <w:bidi w:val="0"/>
              <w:spacing w:after="0"/>
              <w:ind w:left="134"/>
              <w:jc w:val="center"/>
            </w:pPr>
            <w:r>
              <w:rPr>
                <w:sz w:val="20"/>
              </w:rPr>
              <w:t xml:space="preserve">4 </w:t>
            </w:r>
          </w:p>
        </w:tc>
        <w:tc>
          <w:tcPr>
            <w:tcW w:w="4140" w:type="dxa"/>
            <w:tcBorders>
              <w:top w:val="single" w:sz="4" w:space="0" w:color="808080"/>
              <w:left w:val="single" w:sz="4" w:space="0" w:color="808080"/>
              <w:bottom w:val="single" w:sz="4" w:space="0" w:color="808080"/>
              <w:right w:val="single" w:sz="4" w:space="0" w:color="808080"/>
            </w:tcBorders>
          </w:tcPr>
          <w:p w14:paraId="6F50EAAA" w14:textId="77777777" w:rsidR="0054391F" w:rsidRDefault="00C826BD">
            <w:pPr>
              <w:spacing w:after="0"/>
              <w:ind w:right="531"/>
              <w:jc w:val="center"/>
            </w:pPr>
            <w:r>
              <w:rPr>
                <w:szCs w:val="22"/>
                <w:rtl/>
              </w:rPr>
              <w:t xml:space="preserve">شروط الغطاء التأميني</w:t>
            </w:r>
          </w:p>
        </w:tc>
      </w:tr>
      <w:tr w:rsidR="0054391F" w14:paraId="6EA3C783" w14:textId="77777777">
        <w:trPr>
          <w:trHeight w:val="344"/>
        </w:trPr>
        <w:tc>
          <w:tcPr>
            <w:tcW w:w="3572" w:type="dxa"/>
            <w:tcBorders>
              <w:top w:val="single" w:sz="4" w:space="0" w:color="808080"/>
              <w:left w:val="single" w:sz="4" w:space="0" w:color="808080"/>
              <w:bottom w:val="single" w:sz="4" w:space="0" w:color="808080"/>
              <w:right w:val="single" w:sz="4" w:space="0" w:color="808080"/>
            </w:tcBorders>
          </w:tcPr>
          <w:p w14:paraId="64188464" w14:textId="77777777" w:rsidR="0054391F" w:rsidRDefault="00C826BD">
            <w:pPr>
              <w:bidi w:val="0"/>
              <w:spacing w:after="0"/>
              <w:ind w:left="169"/>
              <w:jc w:val="left"/>
            </w:pPr>
            <w:r>
              <w:rPr>
                <w:sz w:val="20"/>
              </w:rPr>
              <w:t xml:space="preserve">Key Information, Conditions and Exclusions </w:t>
            </w:r>
          </w:p>
        </w:tc>
        <w:tc>
          <w:tcPr>
            <w:tcW w:w="2162" w:type="dxa"/>
            <w:tcBorders>
              <w:top w:val="single" w:sz="4" w:space="0" w:color="808080"/>
              <w:left w:val="single" w:sz="4" w:space="0" w:color="808080"/>
              <w:bottom w:val="single" w:sz="4" w:space="0" w:color="808080"/>
              <w:right w:val="single" w:sz="4" w:space="0" w:color="808080"/>
            </w:tcBorders>
          </w:tcPr>
          <w:p w14:paraId="1B9BEF42" w14:textId="77777777" w:rsidR="0054391F" w:rsidRDefault="00C826BD">
            <w:pPr>
              <w:bidi w:val="0"/>
              <w:spacing w:after="0"/>
              <w:ind w:left="134"/>
              <w:jc w:val="center"/>
            </w:pPr>
            <w:r>
              <w:rPr>
                <w:sz w:val="20"/>
              </w:rPr>
              <w:t xml:space="preserve">5 </w:t>
            </w:r>
          </w:p>
        </w:tc>
        <w:tc>
          <w:tcPr>
            <w:tcW w:w="4140" w:type="dxa"/>
            <w:tcBorders>
              <w:top w:val="single" w:sz="4" w:space="0" w:color="808080"/>
              <w:left w:val="single" w:sz="4" w:space="0" w:color="808080"/>
              <w:bottom w:val="single" w:sz="4" w:space="0" w:color="808080"/>
              <w:right w:val="single" w:sz="4" w:space="0" w:color="808080"/>
            </w:tcBorders>
          </w:tcPr>
          <w:p w14:paraId="48368547" w14:textId="77777777" w:rsidR="0054391F" w:rsidRDefault="00C826BD">
            <w:pPr>
              <w:spacing w:after="0"/>
              <w:ind w:right="634"/>
              <w:jc w:val="center"/>
            </w:pPr>
            <w:r>
              <w:rPr>
                <w:szCs w:val="22"/>
                <w:rtl/>
              </w:rPr>
              <w:t xml:space="preserve">معلومات هامة، الشروط والاستثناءات</w:t>
            </w:r>
          </w:p>
        </w:tc>
      </w:tr>
      <w:tr w:rsidR="0054391F" w14:paraId="5036B512" w14:textId="77777777">
        <w:trPr>
          <w:trHeight w:val="662"/>
        </w:trPr>
        <w:tc>
          <w:tcPr>
            <w:tcW w:w="3572" w:type="dxa"/>
            <w:tcBorders>
              <w:top w:val="single" w:sz="4" w:space="0" w:color="808080"/>
              <w:left w:val="single" w:sz="4" w:space="0" w:color="808080"/>
              <w:bottom w:val="single" w:sz="4" w:space="0" w:color="808080"/>
              <w:right w:val="single" w:sz="4" w:space="0" w:color="808080"/>
            </w:tcBorders>
          </w:tcPr>
          <w:p w14:paraId="1C29DAD0" w14:textId="77777777" w:rsidR="0054391F" w:rsidRDefault="00C826BD" w:rsidP="00CF19EE">
            <w:pPr>
              <w:bidi w:val="0"/>
              <w:spacing w:after="16"/>
              <w:ind w:left="85"/>
              <w:jc w:val="both"/>
              <w:pPrChange w:id="45" w:author="Roshny Ravindran" w:date="2026-08-04T07:36:00Z" w16du:dateUtc="2026-08-04T03:36:00Z">
                <w:pPr>
                  <w:bidi w:val="0"/>
                  <w:spacing w:after="16"/>
                  <w:ind w:left="85"/>
                  <w:jc w:val="center"/>
                </w:pPr>
              </w:pPrChange>
            </w:pPr>
            <w:r>
              <w:rPr>
                <w:sz w:val="20"/>
              </w:rPr>
              <w:t xml:space="preserve">What to do (Medical and Other Emergencies, Claims, </w:t>
            </w:r>
          </w:p>
          <w:p w14:paraId="0CBC1889" w14:textId="77777777" w:rsidR="0054391F" w:rsidRDefault="00C826BD">
            <w:pPr>
              <w:bidi w:val="0"/>
              <w:spacing w:after="0"/>
              <w:ind w:left="169"/>
              <w:jc w:val="left"/>
            </w:pPr>
            <w:r>
              <w:rPr>
                <w:sz w:val="20"/>
              </w:rPr>
              <w:t xml:space="preserve">Complaints) </w:t>
            </w:r>
          </w:p>
        </w:tc>
        <w:tc>
          <w:tcPr>
            <w:tcW w:w="2162" w:type="dxa"/>
            <w:tcBorders>
              <w:top w:val="single" w:sz="4" w:space="0" w:color="808080"/>
              <w:left w:val="single" w:sz="4" w:space="0" w:color="808080"/>
              <w:bottom w:val="single" w:sz="4" w:space="0" w:color="808080"/>
              <w:right w:val="single" w:sz="4" w:space="0" w:color="808080"/>
            </w:tcBorders>
          </w:tcPr>
          <w:p w14:paraId="2705F160" w14:textId="77777777" w:rsidR="0054391F" w:rsidRDefault="00C826BD">
            <w:pPr>
              <w:bidi w:val="0"/>
              <w:spacing w:after="0"/>
              <w:ind w:left="134"/>
              <w:jc w:val="center"/>
            </w:pPr>
            <w:r>
              <w:rPr>
                <w:sz w:val="20"/>
              </w:rPr>
              <w:t xml:space="preserve">8 </w:t>
            </w:r>
          </w:p>
        </w:tc>
        <w:tc>
          <w:tcPr>
            <w:tcW w:w="4140" w:type="dxa"/>
            <w:tcBorders>
              <w:top w:val="single" w:sz="4" w:space="0" w:color="808080"/>
              <w:left w:val="single" w:sz="4" w:space="0" w:color="808080"/>
              <w:bottom w:val="single" w:sz="4" w:space="0" w:color="808080"/>
              <w:right w:val="single" w:sz="4" w:space="0" w:color="808080"/>
            </w:tcBorders>
          </w:tcPr>
          <w:p w14:paraId="2A09ACCB" w14:textId="77777777" w:rsidR="0054391F" w:rsidRDefault="00C826BD">
            <w:pPr>
              <w:spacing w:after="0"/>
              <w:ind w:left="1267" w:right="451" w:hanging="1267"/>
            </w:pPr>
            <w:r>
              <w:rPr>
                <w:szCs w:val="22"/>
                <w:rtl/>
              </w:rPr>
              <w:t xml:space="preserve">ما الذي يجب القيام به (حالات الطوارئ الطبية والطوارئ الأخرى والمطالبات والشكاوى)</w:t>
            </w:r>
          </w:p>
        </w:tc>
      </w:tr>
      <w:tr w:rsidR="0054391F" w14:paraId="5FBF3589" w14:textId="77777777">
        <w:trPr>
          <w:trHeight w:val="353"/>
        </w:trPr>
        <w:tc>
          <w:tcPr>
            <w:tcW w:w="3572" w:type="dxa"/>
            <w:tcBorders>
              <w:top w:val="single" w:sz="4" w:space="0" w:color="808080"/>
              <w:left w:val="single" w:sz="4" w:space="0" w:color="808080"/>
              <w:bottom w:val="single" w:sz="4" w:space="0" w:color="808080"/>
              <w:right w:val="single" w:sz="4" w:space="0" w:color="808080"/>
            </w:tcBorders>
          </w:tcPr>
          <w:p w14:paraId="5DCD5EC3" w14:textId="77777777" w:rsidR="0054391F" w:rsidRDefault="00C826BD">
            <w:pPr>
              <w:bidi w:val="0"/>
              <w:spacing w:after="0"/>
              <w:ind w:left="169"/>
              <w:jc w:val="left"/>
            </w:pPr>
            <w:r>
              <w:rPr>
                <w:sz w:val="20"/>
              </w:rPr>
              <w:t xml:space="preserve">Definitions </w:t>
            </w:r>
          </w:p>
        </w:tc>
        <w:tc>
          <w:tcPr>
            <w:tcW w:w="2162" w:type="dxa"/>
            <w:tcBorders>
              <w:top w:val="single" w:sz="4" w:space="0" w:color="808080"/>
              <w:left w:val="single" w:sz="4" w:space="0" w:color="808080"/>
              <w:bottom w:val="single" w:sz="4" w:space="0" w:color="808080"/>
              <w:right w:val="single" w:sz="4" w:space="0" w:color="808080"/>
            </w:tcBorders>
          </w:tcPr>
          <w:p w14:paraId="2AB935E8" w14:textId="77777777" w:rsidR="0054391F" w:rsidRDefault="00C826BD">
            <w:pPr>
              <w:bidi w:val="0"/>
              <w:spacing w:after="0"/>
              <w:ind w:left="134"/>
              <w:jc w:val="center"/>
            </w:pPr>
            <w:r>
              <w:rPr>
                <w:sz w:val="20"/>
              </w:rPr>
              <w:t xml:space="preserve">9 </w:t>
            </w:r>
          </w:p>
        </w:tc>
        <w:tc>
          <w:tcPr>
            <w:tcW w:w="4140" w:type="dxa"/>
            <w:tcBorders>
              <w:top w:val="single" w:sz="4" w:space="0" w:color="808080"/>
              <w:left w:val="single" w:sz="4" w:space="0" w:color="808080"/>
              <w:bottom w:val="single" w:sz="4" w:space="0" w:color="808080"/>
              <w:right w:val="single" w:sz="4" w:space="0" w:color="808080"/>
            </w:tcBorders>
          </w:tcPr>
          <w:p w14:paraId="1E55E1AC" w14:textId="77777777" w:rsidR="0054391F" w:rsidRDefault="00C826BD">
            <w:pPr>
              <w:spacing w:after="0"/>
              <w:ind w:right="334"/>
              <w:jc w:val="center"/>
            </w:pPr>
            <w:r>
              <w:rPr>
                <w:szCs w:val="22"/>
                <w:rtl/>
              </w:rPr>
              <w:t xml:space="preserve">التعاريف</w:t>
            </w:r>
          </w:p>
        </w:tc>
      </w:tr>
      <w:tr w:rsidR="0054391F" w14:paraId="265D2B86" w14:textId="77777777">
        <w:trPr>
          <w:trHeight w:val="355"/>
        </w:trPr>
        <w:tc>
          <w:tcPr>
            <w:tcW w:w="3572" w:type="dxa"/>
            <w:tcBorders>
              <w:top w:val="single" w:sz="4" w:space="0" w:color="808080"/>
              <w:left w:val="single" w:sz="4" w:space="0" w:color="808080"/>
              <w:bottom w:val="single" w:sz="4" w:space="0" w:color="808080"/>
              <w:right w:val="single" w:sz="4" w:space="0" w:color="808080"/>
            </w:tcBorders>
          </w:tcPr>
          <w:p w14:paraId="4575AF7F" w14:textId="77777777" w:rsidR="0054391F" w:rsidRDefault="00C826BD">
            <w:pPr>
              <w:bidi w:val="0"/>
              <w:spacing w:after="0"/>
              <w:ind w:left="169"/>
              <w:jc w:val="left"/>
            </w:pPr>
            <w:r>
              <w:rPr>
                <w:sz w:val="20"/>
              </w:rPr>
              <w:t xml:space="preserve">General Conditions </w:t>
            </w:r>
          </w:p>
        </w:tc>
        <w:tc>
          <w:tcPr>
            <w:tcW w:w="2162" w:type="dxa"/>
            <w:tcBorders>
              <w:top w:val="single" w:sz="4" w:space="0" w:color="808080"/>
              <w:left w:val="single" w:sz="4" w:space="0" w:color="808080"/>
              <w:bottom w:val="single" w:sz="4" w:space="0" w:color="808080"/>
              <w:right w:val="single" w:sz="4" w:space="0" w:color="808080"/>
            </w:tcBorders>
          </w:tcPr>
          <w:p w14:paraId="4EDA7619" w14:textId="77777777" w:rsidR="0054391F" w:rsidRDefault="00C826BD">
            <w:pPr>
              <w:bidi w:val="0"/>
              <w:spacing w:after="0"/>
              <w:ind w:left="125"/>
              <w:jc w:val="center"/>
            </w:pPr>
            <w:r>
              <w:rPr>
                <w:sz w:val="20"/>
              </w:rPr>
              <w:t xml:space="preserve">13 </w:t>
            </w:r>
          </w:p>
        </w:tc>
        <w:tc>
          <w:tcPr>
            <w:tcW w:w="4140" w:type="dxa"/>
            <w:tcBorders>
              <w:top w:val="single" w:sz="4" w:space="0" w:color="808080"/>
              <w:left w:val="single" w:sz="4" w:space="0" w:color="808080"/>
              <w:bottom w:val="single" w:sz="4" w:space="0" w:color="808080"/>
              <w:right w:val="single" w:sz="4" w:space="0" w:color="808080"/>
            </w:tcBorders>
          </w:tcPr>
          <w:p w14:paraId="2DF18A8E" w14:textId="77777777" w:rsidR="0054391F" w:rsidRDefault="00C826BD">
            <w:pPr>
              <w:spacing w:after="0"/>
              <w:ind w:right="319"/>
              <w:jc w:val="center"/>
            </w:pPr>
            <w:r>
              <w:rPr>
                <w:szCs w:val="22"/>
                <w:rtl/>
              </w:rPr>
              <w:t xml:space="preserve">الشروط العامة</w:t>
            </w:r>
          </w:p>
        </w:tc>
      </w:tr>
      <w:tr w:rsidR="0054391F" w14:paraId="124CD6FB" w14:textId="77777777">
        <w:trPr>
          <w:trHeight w:val="341"/>
        </w:trPr>
        <w:tc>
          <w:tcPr>
            <w:tcW w:w="3572" w:type="dxa"/>
            <w:tcBorders>
              <w:top w:val="single" w:sz="4" w:space="0" w:color="808080"/>
              <w:left w:val="single" w:sz="4" w:space="0" w:color="808080"/>
              <w:bottom w:val="single" w:sz="4" w:space="0" w:color="808080"/>
              <w:right w:val="single" w:sz="4" w:space="0" w:color="808080"/>
            </w:tcBorders>
          </w:tcPr>
          <w:p w14:paraId="5F5B8786" w14:textId="77777777" w:rsidR="0054391F" w:rsidRDefault="00C826BD">
            <w:pPr>
              <w:bidi w:val="0"/>
              <w:spacing w:after="0"/>
              <w:ind w:left="169"/>
              <w:jc w:val="left"/>
            </w:pPr>
            <w:r>
              <w:rPr>
                <w:sz w:val="20"/>
              </w:rPr>
              <w:t xml:space="preserve">General Exclusions </w:t>
            </w:r>
          </w:p>
        </w:tc>
        <w:tc>
          <w:tcPr>
            <w:tcW w:w="2162" w:type="dxa"/>
            <w:tcBorders>
              <w:top w:val="single" w:sz="4" w:space="0" w:color="808080"/>
              <w:left w:val="single" w:sz="4" w:space="0" w:color="808080"/>
              <w:bottom w:val="single" w:sz="4" w:space="0" w:color="808080"/>
              <w:right w:val="single" w:sz="4" w:space="0" w:color="808080"/>
            </w:tcBorders>
          </w:tcPr>
          <w:p w14:paraId="556B0355" w14:textId="77777777" w:rsidR="0054391F" w:rsidRDefault="00C826BD">
            <w:pPr>
              <w:bidi w:val="0"/>
              <w:spacing w:after="0"/>
              <w:ind w:left="125"/>
              <w:jc w:val="center"/>
            </w:pPr>
            <w:r>
              <w:rPr>
                <w:sz w:val="20"/>
              </w:rPr>
              <w:t xml:space="preserve">15 </w:t>
            </w:r>
          </w:p>
        </w:tc>
        <w:tc>
          <w:tcPr>
            <w:tcW w:w="4140" w:type="dxa"/>
            <w:tcBorders>
              <w:top w:val="single" w:sz="4" w:space="0" w:color="808080"/>
              <w:left w:val="single" w:sz="4" w:space="0" w:color="808080"/>
              <w:bottom w:val="single" w:sz="4" w:space="0" w:color="808080"/>
              <w:right w:val="single" w:sz="4" w:space="0" w:color="808080"/>
            </w:tcBorders>
          </w:tcPr>
          <w:p w14:paraId="056BC40D" w14:textId="77777777" w:rsidR="0054391F" w:rsidRDefault="00C826BD">
            <w:pPr>
              <w:spacing w:after="0"/>
              <w:ind w:right="420"/>
              <w:jc w:val="center"/>
            </w:pPr>
            <w:r>
              <w:rPr>
                <w:szCs w:val="22"/>
                <w:rtl/>
              </w:rPr>
              <w:t xml:space="preserve">الاستثناءات العامة</w:t>
            </w:r>
          </w:p>
        </w:tc>
      </w:tr>
      <w:tr w:rsidR="0054391F" w14:paraId="07B8CA79" w14:textId="77777777">
        <w:trPr>
          <w:trHeight w:val="346"/>
        </w:trPr>
        <w:tc>
          <w:tcPr>
            <w:tcW w:w="3572" w:type="dxa"/>
            <w:tcBorders>
              <w:top w:val="single" w:sz="4" w:space="0" w:color="808080"/>
              <w:left w:val="single" w:sz="4" w:space="0" w:color="808080"/>
              <w:bottom w:val="single" w:sz="4" w:space="0" w:color="808080"/>
              <w:right w:val="single" w:sz="4" w:space="0" w:color="808080"/>
            </w:tcBorders>
          </w:tcPr>
          <w:p w14:paraId="28E00DC3" w14:textId="77777777" w:rsidR="0054391F" w:rsidRDefault="00C826BD">
            <w:pPr>
              <w:bidi w:val="0"/>
              <w:spacing w:after="0"/>
              <w:ind w:left="169"/>
              <w:jc w:val="left"/>
            </w:pPr>
            <w:r>
              <w:rPr>
                <w:sz w:val="20"/>
              </w:rPr>
              <w:t xml:space="preserve">Sections of Insurance </w:t>
            </w:r>
          </w:p>
        </w:tc>
        <w:tc>
          <w:tcPr>
            <w:tcW w:w="2162" w:type="dxa"/>
            <w:tcBorders>
              <w:top w:val="single" w:sz="4" w:space="0" w:color="808080"/>
              <w:left w:val="single" w:sz="4" w:space="0" w:color="808080"/>
              <w:bottom w:val="single" w:sz="4" w:space="0" w:color="808080"/>
              <w:right w:val="single" w:sz="4" w:space="0" w:color="808080"/>
            </w:tcBorders>
          </w:tcPr>
          <w:p w14:paraId="367CBC9F" w14:textId="77777777" w:rsidR="0054391F" w:rsidRDefault="00C826BD">
            <w:pPr>
              <w:bidi w:val="0"/>
              <w:spacing w:after="0"/>
              <w:ind w:left="125"/>
              <w:jc w:val="center"/>
            </w:pPr>
            <w:r>
              <w:rPr>
                <w:sz w:val="20"/>
              </w:rPr>
              <w:t xml:space="preserve">18 </w:t>
            </w:r>
          </w:p>
        </w:tc>
        <w:tc>
          <w:tcPr>
            <w:tcW w:w="4140" w:type="dxa"/>
            <w:tcBorders>
              <w:top w:val="single" w:sz="4" w:space="0" w:color="808080"/>
              <w:left w:val="single" w:sz="4" w:space="0" w:color="808080"/>
              <w:bottom w:val="single" w:sz="4" w:space="0" w:color="808080"/>
              <w:right w:val="single" w:sz="4" w:space="0" w:color="808080"/>
            </w:tcBorders>
          </w:tcPr>
          <w:p w14:paraId="6A5CDDE0" w14:textId="77777777" w:rsidR="0054391F" w:rsidRDefault="00C826BD">
            <w:pPr>
              <w:spacing w:after="0"/>
              <w:ind w:right="398"/>
              <w:jc w:val="center"/>
            </w:pPr>
            <w:r>
              <w:rPr>
                <w:szCs w:val="22"/>
                <w:rtl/>
              </w:rPr>
              <w:t xml:space="preserve">أقسام التأمين</w:t>
            </w:r>
          </w:p>
        </w:tc>
      </w:tr>
      <w:tr w:rsidR="0054391F" w14:paraId="399B6D31" w14:textId="77777777">
        <w:trPr>
          <w:trHeight w:val="343"/>
        </w:trPr>
        <w:tc>
          <w:tcPr>
            <w:tcW w:w="3572" w:type="dxa"/>
            <w:tcBorders>
              <w:top w:val="single" w:sz="4" w:space="0" w:color="808080"/>
              <w:left w:val="single" w:sz="4" w:space="0" w:color="808080"/>
              <w:bottom w:val="single" w:sz="4" w:space="0" w:color="808080"/>
              <w:right w:val="single" w:sz="4" w:space="0" w:color="808080"/>
            </w:tcBorders>
          </w:tcPr>
          <w:p w14:paraId="573C2D3E" w14:textId="77777777" w:rsidR="0054391F" w:rsidRDefault="00C826BD">
            <w:pPr>
              <w:bidi w:val="0"/>
              <w:spacing w:after="0"/>
              <w:ind w:left="169"/>
              <w:jc w:val="left"/>
            </w:pPr>
            <w:r>
              <w:rPr>
                <w:sz w:val="20"/>
              </w:rPr>
              <w:t xml:space="preserve">Emergency Medical &amp; Other Expenses </w:t>
            </w:r>
          </w:p>
        </w:tc>
        <w:tc>
          <w:tcPr>
            <w:tcW w:w="2162" w:type="dxa"/>
            <w:tcBorders>
              <w:top w:val="single" w:sz="4" w:space="0" w:color="808080"/>
              <w:left w:val="single" w:sz="4" w:space="0" w:color="808080"/>
              <w:bottom w:val="single" w:sz="4" w:space="0" w:color="808080"/>
              <w:right w:val="single" w:sz="4" w:space="0" w:color="808080"/>
            </w:tcBorders>
          </w:tcPr>
          <w:p w14:paraId="3AA08096" w14:textId="77777777" w:rsidR="0054391F" w:rsidRDefault="00C826BD">
            <w:pPr>
              <w:bidi w:val="0"/>
              <w:spacing w:after="0"/>
              <w:ind w:left="125"/>
              <w:jc w:val="center"/>
            </w:pPr>
            <w:r>
              <w:rPr>
                <w:sz w:val="20"/>
              </w:rPr>
              <w:t xml:space="preserve">18 </w:t>
            </w:r>
          </w:p>
        </w:tc>
        <w:tc>
          <w:tcPr>
            <w:tcW w:w="4140" w:type="dxa"/>
            <w:tcBorders>
              <w:top w:val="single" w:sz="4" w:space="0" w:color="808080"/>
              <w:left w:val="single" w:sz="4" w:space="0" w:color="808080"/>
              <w:bottom w:val="single" w:sz="4" w:space="0" w:color="808080"/>
              <w:right w:val="single" w:sz="4" w:space="0" w:color="808080"/>
            </w:tcBorders>
          </w:tcPr>
          <w:p w14:paraId="3A71C4E6" w14:textId="77777777" w:rsidR="0054391F" w:rsidRDefault="00C826BD">
            <w:pPr>
              <w:spacing w:after="0"/>
              <w:ind w:right="717"/>
              <w:jc w:val="center"/>
            </w:pPr>
            <w:r>
              <w:rPr>
                <w:szCs w:val="22"/>
                <w:rtl/>
              </w:rPr>
              <w:t xml:space="preserve">حالات الطوارئ الطبية والنفقات الأخرى</w:t>
            </w:r>
          </w:p>
        </w:tc>
      </w:tr>
      <w:tr w:rsidR="0054391F" w14:paraId="35281CF8" w14:textId="77777777">
        <w:trPr>
          <w:trHeight w:val="355"/>
        </w:trPr>
        <w:tc>
          <w:tcPr>
            <w:tcW w:w="3572" w:type="dxa"/>
            <w:tcBorders>
              <w:top w:val="single" w:sz="4" w:space="0" w:color="808080"/>
              <w:left w:val="single" w:sz="4" w:space="0" w:color="808080"/>
              <w:bottom w:val="single" w:sz="4" w:space="0" w:color="808080"/>
              <w:right w:val="single" w:sz="4" w:space="0" w:color="808080"/>
            </w:tcBorders>
          </w:tcPr>
          <w:p w14:paraId="1AB8CF23" w14:textId="77777777" w:rsidR="0054391F" w:rsidRDefault="00C826BD">
            <w:pPr>
              <w:bidi w:val="0"/>
              <w:spacing w:after="0"/>
              <w:ind w:left="169"/>
              <w:jc w:val="left"/>
            </w:pPr>
            <w:r>
              <w:rPr>
                <w:sz w:val="20"/>
              </w:rPr>
              <w:t xml:space="preserve">Repatriation </w:t>
            </w:r>
          </w:p>
        </w:tc>
        <w:tc>
          <w:tcPr>
            <w:tcW w:w="2162" w:type="dxa"/>
            <w:tcBorders>
              <w:top w:val="single" w:sz="4" w:space="0" w:color="808080"/>
              <w:left w:val="single" w:sz="4" w:space="0" w:color="808080"/>
              <w:bottom w:val="single" w:sz="4" w:space="0" w:color="808080"/>
              <w:right w:val="single" w:sz="4" w:space="0" w:color="808080"/>
            </w:tcBorders>
          </w:tcPr>
          <w:p w14:paraId="3EEF3F7E" w14:textId="77777777" w:rsidR="0054391F" w:rsidRDefault="00C826BD">
            <w:pPr>
              <w:bidi w:val="0"/>
              <w:spacing w:after="0"/>
              <w:ind w:left="125"/>
              <w:jc w:val="center"/>
            </w:pPr>
            <w:r>
              <w:rPr>
                <w:sz w:val="20"/>
              </w:rPr>
              <w:t xml:space="preserve">18 </w:t>
            </w:r>
          </w:p>
        </w:tc>
        <w:tc>
          <w:tcPr>
            <w:tcW w:w="4140" w:type="dxa"/>
            <w:tcBorders>
              <w:top w:val="single" w:sz="4" w:space="0" w:color="808080"/>
              <w:left w:val="single" w:sz="4" w:space="0" w:color="808080"/>
              <w:bottom w:val="single" w:sz="4" w:space="0" w:color="808080"/>
              <w:right w:val="single" w:sz="4" w:space="0" w:color="808080"/>
            </w:tcBorders>
          </w:tcPr>
          <w:p w14:paraId="7B638D13" w14:textId="77777777" w:rsidR="0054391F" w:rsidRDefault="00C826BD">
            <w:pPr>
              <w:spacing w:after="0"/>
              <w:ind w:right="476"/>
              <w:jc w:val="center"/>
            </w:pPr>
            <w:r>
              <w:rPr>
                <w:szCs w:val="22"/>
                <w:rtl/>
              </w:rPr>
              <w:t xml:space="preserve">الإعادة إلى الوطن</w:t>
            </w:r>
          </w:p>
        </w:tc>
      </w:tr>
      <w:tr w:rsidR="0054391F" w14:paraId="3F4DF03F" w14:textId="77777777">
        <w:trPr>
          <w:trHeight w:val="353"/>
        </w:trPr>
        <w:tc>
          <w:tcPr>
            <w:tcW w:w="3572" w:type="dxa"/>
            <w:tcBorders>
              <w:top w:val="single" w:sz="4" w:space="0" w:color="808080"/>
              <w:left w:val="single" w:sz="4" w:space="0" w:color="808080"/>
              <w:bottom w:val="single" w:sz="4" w:space="0" w:color="808080"/>
              <w:right w:val="single" w:sz="4" w:space="0" w:color="808080"/>
            </w:tcBorders>
          </w:tcPr>
          <w:p w14:paraId="5EEC34BA" w14:textId="77777777" w:rsidR="0054391F" w:rsidRDefault="00C826BD">
            <w:pPr>
              <w:bidi w:val="0"/>
              <w:spacing w:after="0"/>
              <w:ind w:left="169"/>
              <w:jc w:val="left"/>
            </w:pPr>
            <w:r>
              <w:rPr>
                <w:sz w:val="20"/>
              </w:rPr>
              <w:t xml:space="preserve">Repatriation of the Deceased </w:t>
            </w:r>
          </w:p>
        </w:tc>
        <w:tc>
          <w:tcPr>
            <w:tcW w:w="2162" w:type="dxa"/>
            <w:tcBorders>
              <w:top w:val="single" w:sz="4" w:space="0" w:color="808080"/>
              <w:left w:val="single" w:sz="4" w:space="0" w:color="808080"/>
              <w:bottom w:val="single" w:sz="4" w:space="0" w:color="808080"/>
              <w:right w:val="single" w:sz="4" w:space="0" w:color="808080"/>
            </w:tcBorders>
          </w:tcPr>
          <w:p w14:paraId="26AFAD39" w14:textId="77777777" w:rsidR="0054391F" w:rsidRDefault="00C826BD">
            <w:pPr>
              <w:bidi w:val="0"/>
              <w:spacing w:after="0"/>
              <w:ind w:left="125"/>
              <w:jc w:val="center"/>
            </w:pPr>
            <w:r>
              <w:rPr>
                <w:sz w:val="20"/>
              </w:rPr>
              <w:t xml:space="preserve">19 </w:t>
            </w:r>
          </w:p>
        </w:tc>
        <w:tc>
          <w:tcPr>
            <w:tcW w:w="4140" w:type="dxa"/>
            <w:tcBorders>
              <w:top w:val="single" w:sz="4" w:space="0" w:color="808080"/>
              <w:left w:val="single" w:sz="4" w:space="0" w:color="808080"/>
              <w:bottom w:val="single" w:sz="4" w:space="0" w:color="808080"/>
              <w:right w:val="single" w:sz="4" w:space="0" w:color="808080"/>
            </w:tcBorders>
          </w:tcPr>
          <w:p w14:paraId="3C951B87" w14:textId="77777777" w:rsidR="0054391F" w:rsidRDefault="00C826BD">
            <w:pPr>
              <w:spacing w:after="0"/>
              <w:ind w:right="576"/>
              <w:jc w:val="center"/>
            </w:pPr>
            <w:r>
              <w:rPr>
                <w:szCs w:val="22"/>
                <w:rtl/>
              </w:rPr>
              <w:t xml:space="preserve">إعادة جثمان المتوفى إلى الوطن</w:t>
            </w:r>
          </w:p>
        </w:tc>
      </w:tr>
    </w:tbl>
    <w:p w14:paraId="2C067170" w14:textId="77777777" w:rsidR="0054391F" w:rsidRDefault="00C826BD">
      <w:pPr>
        <w:bidi w:val="0"/>
        <w:spacing w:after="0"/>
        <w:jc w:val="left"/>
      </w:pPr>
      <w:r>
        <w:rPr>
          <w:rFonts w:ascii="Arial" w:eastAsia="Arial" w:hAnsi="Arial" w:cs="Arial"/>
          <w:b/>
          <w:sz w:val="9"/>
        </w:rPr>
        <w:t xml:space="preserve"> </w:t>
      </w:r>
    </w:p>
    <w:tbl>
      <w:tblPr>
        <w:tblStyle w:val="TableGrid"/>
        <w:tblW w:w="9876" w:type="dxa"/>
        <w:tblInd w:w="1450" w:type="dxa"/>
        <w:tblCellMar>
          <w:top w:w="57" w:type="dxa"/>
          <w:left w:w="175" w:type="dxa"/>
          <w:bottom w:w="0" w:type="dxa"/>
          <w:right w:w="115" w:type="dxa"/>
        </w:tblCellMar>
        <w:tblLook w:val="04A0" w:firstRow="1" w:lastRow="0" w:firstColumn="1" w:lastColumn="0" w:noHBand="0" w:noVBand="1"/>
      </w:tblPr>
      <w:tblGrid>
        <w:gridCol w:w="3575"/>
        <w:gridCol w:w="2160"/>
        <w:gridCol w:w="4141"/>
      </w:tblGrid>
      <w:tr w:rsidR="0054391F" w14:paraId="1B5704CC" w14:textId="77777777">
        <w:trPr>
          <w:trHeight w:val="356"/>
        </w:trPr>
        <w:tc>
          <w:tcPr>
            <w:tcW w:w="3574" w:type="dxa"/>
            <w:tcBorders>
              <w:top w:val="single" w:sz="4" w:space="0" w:color="808080"/>
              <w:left w:val="single" w:sz="4" w:space="0" w:color="808080"/>
              <w:bottom w:val="single" w:sz="4" w:space="0" w:color="808080"/>
              <w:right w:val="single" w:sz="4" w:space="0" w:color="808080"/>
            </w:tcBorders>
          </w:tcPr>
          <w:p w14:paraId="0E3A9348" w14:textId="77777777" w:rsidR="0054391F" w:rsidRDefault="00C826BD">
            <w:pPr>
              <w:bidi w:val="0"/>
              <w:spacing w:after="0"/>
              <w:jc w:val="left"/>
            </w:pPr>
            <w:r>
              <w:rPr>
                <w:sz w:val="20"/>
              </w:rPr>
              <w:t xml:space="preserve">Loss of Passport </w:t>
            </w:r>
          </w:p>
        </w:tc>
        <w:tc>
          <w:tcPr>
            <w:tcW w:w="2160" w:type="dxa"/>
            <w:tcBorders>
              <w:top w:val="single" w:sz="4" w:space="0" w:color="808080"/>
              <w:left w:val="single" w:sz="4" w:space="0" w:color="808080"/>
              <w:bottom w:val="single" w:sz="4" w:space="0" w:color="808080"/>
              <w:right w:val="single" w:sz="4" w:space="0" w:color="808080"/>
            </w:tcBorders>
          </w:tcPr>
          <w:p w14:paraId="7830F078" w14:textId="77777777" w:rsidR="0054391F" w:rsidRDefault="00C826BD">
            <w:pPr>
              <w:bidi w:val="0"/>
              <w:spacing w:after="0"/>
              <w:ind w:right="47"/>
              <w:jc w:val="center"/>
            </w:pPr>
            <w:r>
              <w:rPr>
                <w:sz w:val="20"/>
              </w:rPr>
              <w:t xml:space="preserve">20 </w:t>
            </w:r>
          </w:p>
        </w:tc>
        <w:tc>
          <w:tcPr>
            <w:tcW w:w="4141" w:type="dxa"/>
            <w:tcBorders>
              <w:top w:val="single" w:sz="4" w:space="0" w:color="808080"/>
              <w:left w:val="single" w:sz="4" w:space="0" w:color="808080"/>
              <w:bottom w:val="single" w:sz="4" w:space="0" w:color="808080"/>
              <w:right w:val="single" w:sz="4" w:space="0" w:color="808080"/>
            </w:tcBorders>
          </w:tcPr>
          <w:p w14:paraId="08861818" w14:textId="77777777" w:rsidR="0054391F" w:rsidRDefault="00C826BD">
            <w:pPr>
              <w:spacing w:after="0"/>
              <w:ind w:right="230"/>
              <w:jc w:val="center"/>
            </w:pPr>
            <w:r>
              <w:rPr>
                <w:szCs w:val="22"/>
                <w:rtl/>
              </w:rPr>
              <w:t xml:space="preserve">فقدان جواز السفر</w:t>
            </w:r>
          </w:p>
        </w:tc>
      </w:tr>
      <w:tr w:rsidR="0054391F" w14:paraId="79587456" w14:textId="77777777">
        <w:trPr>
          <w:trHeight w:val="343"/>
        </w:trPr>
        <w:tc>
          <w:tcPr>
            <w:tcW w:w="3574" w:type="dxa"/>
            <w:tcBorders>
              <w:top w:val="single" w:sz="4" w:space="0" w:color="808080"/>
              <w:left w:val="single" w:sz="4" w:space="0" w:color="808080"/>
              <w:bottom w:val="single" w:sz="4" w:space="0" w:color="808080"/>
              <w:right w:val="single" w:sz="4" w:space="0" w:color="808080"/>
            </w:tcBorders>
          </w:tcPr>
          <w:p w14:paraId="745FC2CC" w14:textId="77777777" w:rsidR="0054391F" w:rsidRDefault="00C826BD">
            <w:pPr>
              <w:bidi w:val="0"/>
              <w:spacing w:after="0"/>
              <w:jc w:val="left"/>
            </w:pPr>
            <w:r>
              <w:rPr>
                <w:sz w:val="20"/>
              </w:rPr>
              <w:t xml:space="preserve">Sports &amp; Activities </w:t>
            </w:r>
          </w:p>
        </w:tc>
        <w:tc>
          <w:tcPr>
            <w:tcW w:w="2160" w:type="dxa"/>
            <w:tcBorders>
              <w:top w:val="single" w:sz="4" w:space="0" w:color="808080"/>
              <w:left w:val="single" w:sz="4" w:space="0" w:color="808080"/>
              <w:bottom w:val="single" w:sz="4" w:space="0" w:color="808080"/>
              <w:right w:val="single" w:sz="4" w:space="0" w:color="808080"/>
            </w:tcBorders>
          </w:tcPr>
          <w:p w14:paraId="18C11142" w14:textId="77777777" w:rsidR="0054391F" w:rsidRDefault="00C826BD">
            <w:pPr>
              <w:bidi w:val="0"/>
              <w:spacing w:after="0"/>
              <w:ind w:right="47"/>
              <w:jc w:val="center"/>
            </w:pPr>
            <w:r>
              <w:rPr>
                <w:sz w:val="20"/>
              </w:rPr>
              <w:t xml:space="preserve">21 </w:t>
            </w:r>
          </w:p>
        </w:tc>
        <w:tc>
          <w:tcPr>
            <w:tcW w:w="4141" w:type="dxa"/>
            <w:tcBorders>
              <w:top w:val="single" w:sz="4" w:space="0" w:color="808080"/>
              <w:left w:val="single" w:sz="4" w:space="0" w:color="808080"/>
              <w:bottom w:val="single" w:sz="4" w:space="0" w:color="808080"/>
              <w:right w:val="single" w:sz="4" w:space="0" w:color="808080"/>
            </w:tcBorders>
          </w:tcPr>
          <w:p w14:paraId="41BFE246" w14:textId="77777777" w:rsidR="0054391F" w:rsidRDefault="00C826BD">
            <w:pPr>
              <w:spacing w:after="0"/>
              <w:ind w:right="248"/>
              <w:jc w:val="center"/>
            </w:pPr>
            <w:r>
              <w:rPr>
                <w:szCs w:val="22"/>
                <w:rtl/>
              </w:rPr>
              <w:t xml:space="preserve">الرياضات والأنشطة</w:t>
            </w:r>
          </w:p>
        </w:tc>
      </w:tr>
    </w:tbl>
    <w:p w14:paraId="5174106F" w14:textId="77777777" w:rsidR="0054391F" w:rsidRDefault="00C826BD">
      <w:pPr>
        <w:bidi w:val="0"/>
        <w:spacing w:after="0"/>
        <w:jc w:val="both"/>
        <w:rPr>
          <w:ins w:id="46" w:author="Roshny Ravindran" w:date="2026-08-04T07:36:00Z" w16du:dateUtc="2026-08-04T03:36:00Z"/>
          <w:rFonts w:ascii="Arial" w:eastAsia="Arial" w:hAnsi="Arial" w:cs="Arial"/>
          <w:b/>
          <w:sz w:val="20"/>
        </w:rPr>
      </w:pPr>
      <w:r>
        <w:rPr>
          <w:rFonts w:ascii="Arial" w:eastAsia="Arial" w:hAnsi="Arial" w:cs="Arial"/>
          <w:b/>
          <w:sz w:val="20"/>
        </w:rPr>
        <w:t xml:space="preserve"> </w:t>
      </w:r>
    </w:p>
    <w:p w14:paraId="1FD6811C" w14:textId="77777777" w:rsidR="00CF19EE" w:rsidRDefault="00CF19EE" w:rsidP="00CF19EE">
      <w:pPr>
        <w:bidi w:val="0"/>
        <w:spacing w:after="0"/>
        <w:jc w:val="both"/>
        <w:rPr>
          <w:ins w:id="47" w:author="Roshny Ravindran" w:date="2026-08-04T07:36:00Z" w16du:dateUtc="2026-08-04T03:36:00Z"/>
          <w:rFonts w:ascii="Arial" w:eastAsia="Arial" w:hAnsi="Arial" w:cs="Arial"/>
          <w:b/>
          <w:sz w:val="20"/>
        </w:rPr>
      </w:pPr>
    </w:p>
    <w:p w14:paraId="077AE160" w14:textId="77777777" w:rsidR="00CF19EE" w:rsidRDefault="00CF19EE" w:rsidP="00CF19EE">
      <w:pPr>
        <w:bidi w:val="0"/>
        <w:spacing w:after="0"/>
        <w:jc w:val="both"/>
        <w:rPr>
          <w:ins w:id="48" w:author="Roshny Ravindran" w:date="2026-08-04T07:36:00Z" w16du:dateUtc="2026-08-04T03:36:00Z"/>
          <w:rFonts w:ascii="Arial" w:eastAsia="Arial" w:hAnsi="Arial" w:cs="Arial"/>
          <w:b/>
          <w:sz w:val="20"/>
        </w:rPr>
      </w:pPr>
    </w:p>
    <w:p w14:paraId="655620A2" w14:textId="77777777" w:rsidR="00CF19EE" w:rsidRDefault="00CF19EE" w:rsidP="00CF19EE">
      <w:pPr>
        <w:bidi w:val="0"/>
        <w:spacing w:after="0"/>
        <w:jc w:val="both"/>
        <w:rPr>
          <w:ins w:id="49" w:author="Roshny Ravindran" w:date="2026-08-04T07:37:00Z" w16du:dateUtc="2026-08-04T03:37:00Z"/>
          <w:rFonts w:ascii="Arial" w:eastAsia="Arial" w:hAnsi="Arial" w:cs="Arial"/>
          <w:b/>
          <w:sz w:val="20"/>
        </w:rPr>
      </w:pPr>
    </w:p>
    <w:p w14:paraId="5CE4B365" w14:textId="77777777" w:rsidR="00CF19EE" w:rsidRDefault="00CF19EE" w:rsidP="00CF19EE">
      <w:pPr>
        <w:bidi w:val="0"/>
        <w:spacing w:after="0"/>
        <w:jc w:val="both"/>
        <w:rPr>
          <w:ins w:id="50" w:author="Roshny Ravindran" w:date="2026-08-04T07:37:00Z" w16du:dateUtc="2026-08-04T03:37:00Z"/>
          <w:rFonts w:ascii="Arial" w:eastAsia="Arial" w:hAnsi="Arial" w:cs="Arial"/>
          <w:b/>
          <w:sz w:val="20"/>
        </w:rPr>
      </w:pPr>
    </w:p>
    <w:p w14:paraId="69DF06E4" w14:textId="77777777" w:rsidR="00CF19EE" w:rsidRDefault="00CF19EE" w:rsidP="00CF19EE">
      <w:pPr>
        <w:bidi w:val="0"/>
        <w:spacing w:after="0"/>
        <w:jc w:val="both"/>
        <w:rPr>
          <w:ins w:id="51" w:author="Roshny Ravindran" w:date="2026-08-04T07:37:00Z" w16du:dateUtc="2026-08-04T03:37:00Z"/>
          <w:rFonts w:ascii="Arial" w:eastAsia="Arial" w:hAnsi="Arial" w:cs="Arial"/>
          <w:b/>
          <w:sz w:val="20"/>
        </w:rPr>
      </w:pPr>
    </w:p>
    <w:p w14:paraId="41914630" w14:textId="77777777" w:rsidR="00CF19EE" w:rsidRDefault="00CF19EE" w:rsidP="00CF19EE">
      <w:pPr>
        <w:bidi w:val="0"/>
        <w:spacing w:after="0"/>
        <w:jc w:val="both"/>
        <w:rPr>
          <w:ins w:id="52" w:author="Roshny Ravindran" w:date="2026-08-04T07:37:00Z" w16du:dateUtc="2026-08-04T03:37:00Z"/>
          <w:rFonts w:ascii="Arial" w:eastAsia="Arial" w:hAnsi="Arial" w:cs="Arial"/>
          <w:b/>
          <w:sz w:val="20"/>
        </w:rPr>
      </w:pPr>
    </w:p>
    <w:p w14:paraId="2071CC10" w14:textId="77777777" w:rsidR="00CF19EE" w:rsidRDefault="00CF19EE" w:rsidP="00CF19EE">
      <w:pPr>
        <w:bidi w:val="0"/>
        <w:spacing w:after="0"/>
        <w:jc w:val="both"/>
        <w:rPr>
          <w:ins w:id="53" w:author="Roshny Ravindran" w:date="2026-08-04T07:37:00Z" w16du:dateUtc="2026-08-04T03:37:00Z"/>
          <w:rFonts w:ascii="Arial" w:eastAsia="Arial" w:hAnsi="Arial" w:cs="Arial"/>
          <w:b/>
          <w:sz w:val="20"/>
        </w:rPr>
      </w:pPr>
    </w:p>
    <w:p w14:paraId="5B2386B3" w14:textId="77777777" w:rsidR="00CF19EE" w:rsidRDefault="00CF19EE" w:rsidP="00CF19EE">
      <w:pPr>
        <w:bidi w:val="0"/>
        <w:spacing w:after="0"/>
        <w:jc w:val="both"/>
        <w:rPr>
          <w:ins w:id="54" w:author="Roshny Ravindran" w:date="2026-08-04T07:37:00Z" w16du:dateUtc="2026-08-04T03:37:00Z"/>
          <w:rFonts w:ascii="Arial" w:eastAsia="Arial" w:hAnsi="Arial" w:cs="Arial"/>
          <w:b/>
          <w:sz w:val="20"/>
        </w:rPr>
      </w:pPr>
    </w:p>
    <w:p w14:paraId="4099D409" w14:textId="77777777" w:rsidR="00CF19EE" w:rsidRDefault="00CF19EE" w:rsidP="00CF19EE">
      <w:pPr>
        <w:bidi w:val="0"/>
        <w:spacing w:after="0"/>
        <w:jc w:val="both"/>
        <w:rPr>
          <w:ins w:id="55" w:author="Roshny Ravindran" w:date="2026-08-04T07:37:00Z" w16du:dateUtc="2026-08-04T03:37:00Z"/>
          <w:rFonts w:ascii="Arial" w:eastAsia="Arial" w:hAnsi="Arial" w:cs="Arial"/>
          <w:b/>
          <w:sz w:val="20"/>
        </w:rPr>
      </w:pPr>
    </w:p>
    <w:p w14:paraId="5459A704" w14:textId="77777777" w:rsidR="00CF19EE" w:rsidRDefault="00CF19EE" w:rsidP="00CF19EE">
      <w:pPr>
        <w:bidi w:val="0"/>
        <w:spacing w:after="0"/>
        <w:jc w:val="both"/>
        <w:rPr>
          <w:ins w:id="56" w:author="Roshny Ravindran" w:date="2026-08-04T07:37:00Z" w16du:dateUtc="2026-08-04T03:37:00Z"/>
          <w:rFonts w:ascii="Arial" w:eastAsia="Arial" w:hAnsi="Arial" w:cs="Arial"/>
          <w:b/>
          <w:sz w:val="20"/>
        </w:rPr>
      </w:pPr>
    </w:p>
    <w:p w14:paraId="4901E878" w14:textId="77777777" w:rsidR="00CF19EE" w:rsidRDefault="00CF19EE" w:rsidP="00CF19EE">
      <w:pPr>
        <w:bidi w:val="0"/>
        <w:spacing w:after="0"/>
        <w:jc w:val="both"/>
        <w:rPr>
          <w:ins w:id="57" w:author="Roshny Ravindran" w:date="2026-08-04T07:37:00Z" w16du:dateUtc="2026-08-04T03:37:00Z"/>
          <w:rFonts w:ascii="Arial" w:eastAsia="Arial" w:hAnsi="Arial" w:cs="Arial"/>
          <w:b/>
          <w:sz w:val="20"/>
        </w:rPr>
      </w:pPr>
    </w:p>
    <w:p w14:paraId="388712B4" w14:textId="77777777" w:rsidR="00CF19EE" w:rsidRDefault="00CF19EE" w:rsidP="00CF19EE">
      <w:pPr>
        <w:bidi w:val="0"/>
        <w:spacing w:after="0"/>
        <w:jc w:val="both"/>
        <w:rPr>
          <w:ins w:id="58" w:author="Roshny Ravindran" w:date="2026-08-04T07:37:00Z" w16du:dateUtc="2026-08-04T03:37:00Z"/>
          <w:rFonts w:ascii="Arial" w:eastAsia="Arial" w:hAnsi="Arial" w:cs="Arial"/>
          <w:b/>
          <w:sz w:val="20"/>
        </w:rPr>
      </w:pPr>
    </w:p>
    <w:p w14:paraId="7D412DAA" w14:textId="77777777" w:rsidR="00CF19EE" w:rsidRDefault="00CF19EE" w:rsidP="00CF19EE">
      <w:pPr>
        <w:bidi w:val="0"/>
        <w:spacing w:after="0"/>
        <w:jc w:val="both"/>
        <w:rPr>
          <w:ins w:id="59" w:author="Roshny Ravindran" w:date="2026-08-04T07:37:00Z" w16du:dateUtc="2026-08-04T03:37:00Z"/>
          <w:rFonts w:ascii="Arial" w:eastAsia="Arial" w:hAnsi="Arial" w:cs="Arial"/>
          <w:b/>
          <w:sz w:val="20"/>
        </w:rPr>
      </w:pPr>
    </w:p>
    <w:p w14:paraId="5AFE6F75" w14:textId="77777777" w:rsidR="00CF19EE" w:rsidRDefault="00CF19EE" w:rsidP="00CF19EE">
      <w:pPr>
        <w:bidi w:val="0"/>
        <w:spacing w:after="0"/>
        <w:jc w:val="both"/>
        <w:rPr>
          <w:ins w:id="60" w:author="Roshny Ravindran" w:date="2026-08-04T07:37:00Z" w16du:dateUtc="2026-08-04T03:37:00Z"/>
          <w:rFonts w:ascii="Arial" w:eastAsia="Arial" w:hAnsi="Arial" w:cs="Arial"/>
          <w:b/>
          <w:sz w:val="20"/>
        </w:rPr>
      </w:pPr>
    </w:p>
    <w:p w14:paraId="190E3BBE" w14:textId="77777777" w:rsidR="00CF19EE" w:rsidRDefault="00CF19EE" w:rsidP="00CF19EE">
      <w:pPr>
        <w:bidi w:val="0"/>
        <w:spacing w:after="0"/>
        <w:jc w:val="both"/>
        <w:rPr>
          <w:ins w:id="61" w:author="Roshny Ravindran" w:date="2026-08-04T07:37:00Z" w16du:dateUtc="2026-08-04T03:37:00Z"/>
          <w:rFonts w:ascii="Arial" w:eastAsia="Arial" w:hAnsi="Arial" w:cs="Arial"/>
          <w:b/>
          <w:sz w:val="20"/>
        </w:rPr>
      </w:pPr>
    </w:p>
    <w:p w14:paraId="7E95AF42" w14:textId="77777777" w:rsidR="00CF19EE" w:rsidRDefault="00CF19EE" w:rsidP="00CF19EE">
      <w:pPr>
        <w:bidi w:val="0"/>
        <w:spacing w:after="0"/>
        <w:jc w:val="both"/>
      </w:pPr>
    </w:p>
    <w:tbl>
      <w:tblPr>
        <w:tblStyle w:val="TableGrid"/>
        <w:tblW w:w="11527" w:type="dxa"/>
        <w:tblInd w:w="278" w:type="dxa"/>
        <w:tblCellMar>
          <w:top w:w="0" w:type="dxa"/>
          <w:left w:w="103" w:type="dxa"/>
          <w:bottom w:w="0" w:type="dxa"/>
          <w:right w:w="94" w:type="dxa"/>
        </w:tblCellMar>
        <w:tblLook w:val="04A0" w:firstRow="1" w:lastRow="0" w:firstColumn="1" w:lastColumn="0" w:noHBand="0" w:noVBand="1"/>
      </w:tblPr>
      <w:tblGrid>
        <w:gridCol w:w="5852"/>
        <w:gridCol w:w="5675"/>
      </w:tblGrid>
      <w:tr w:rsidR="0054391F" w14:paraId="08447334" w14:textId="77777777">
        <w:trPr>
          <w:trHeight w:val="331"/>
        </w:trPr>
        <w:tc>
          <w:tcPr>
            <w:tcW w:w="5853" w:type="dxa"/>
            <w:tcBorders>
              <w:top w:val="single" w:sz="4" w:space="0" w:color="000000"/>
              <w:left w:val="single" w:sz="4" w:space="0" w:color="000000"/>
              <w:bottom w:val="single" w:sz="4" w:space="0" w:color="000000"/>
              <w:right w:val="single" w:sz="4" w:space="0" w:color="000000"/>
            </w:tcBorders>
          </w:tcPr>
          <w:p w14:paraId="6CA762A4" w14:textId="77777777" w:rsidR="0054391F" w:rsidRDefault="00C826BD">
            <w:pPr>
              <w:bidi w:val="0"/>
              <w:spacing w:after="0"/>
              <w:ind w:left="10"/>
              <w:jc w:val="left"/>
            </w:pPr>
            <w:r>
              <w:rPr>
                <w:b/>
                <w:color w:val="80340D" w:themeColor="accent2" w:themeShade="80"/>
                <w:sz w:val="20"/>
                <w:rPrChange w:id="62" w:author="Roshny Ravindran" w:date="2026-08-04T07:37:00Z" w16du:dateUtc="2026-08-04T03:37:00Z">
                  <w:rPr>
                    <w:b/>
                    <w:color w:val="FF0000"/>
                    <w:sz w:val="20"/>
                  </w:rPr>
                </w:rPrChange>
              </w:rPr>
              <w:lastRenderedPageBreak/>
              <w:t>Important Medical Information</w:t>
            </w:r>
            <w:r>
              <w:rPr>
                <w:b/>
                <w:color w:val="80340D" w:themeColor="accent2" w:themeShade="80"/>
                <w:sz w:val="20"/>
                <w:rPrChange w:id="63" w:author="Roshny Ravindran" w:date="2026-08-04T07:37:00Z" w16du:dateUtc="2026-08-04T03:37:00Z">
                  <w:rPr>
                    <w:b/>
                    <w:sz w:val="20"/>
                  </w:rPr>
                </w:rPrChange>
              </w:rPr>
              <w:t xml:space="preserve"> </w:t>
            </w:r>
          </w:p>
        </w:tc>
        <w:tc>
          <w:tcPr>
            <w:tcW w:w="5675" w:type="dxa"/>
            <w:tcBorders>
              <w:top w:val="single" w:sz="4" w:space="0" w:color="000000"/>
              <w:left w:val="single" w:sz="4" w:space="0" w:color="000000"/>
              <w:bottom w:val="single" w:sz="4" w:space="0" w:color="000000"/>
              <w:right w:val="single" w:sz="4" w:space="0" w:color="000000"/>
            </w:tcBorders>
          </w:tcPr>
          <w:p w14:paraId="6C801221" w14:textId="77777777" w:rsidR="0054391F" w:rsidRDefault="00C826BD">
            <w:pPr>
              <w:spacing w:after="0"/>
              <w:ind w:left="8"/>
              <w:jc w:val="left"/>
            </w:pPr>
            <w:r>
              <w:rPr>
                <w:b/>
                <w:bCs/>
                <w:color w:val="FF0000"/>
                <w:sz w:val="20"/>
                <w:szCs w:val="20"/>
                <w:rtl/>
              </w:rPr>
              <w:t xml:space="preserve">معلومات طبية هامة</w:t>
            </w:r>
          </w:p>
        </w:tc>
      </w:tr>
      <w:tr w:rsidR="0054391F" w14:paraId="40F664F7" w14:textId="77777777">
        <w:trPr>
          <w:trHeight w:val="1183"/>
        </w:trPr>
        <w:tc>
          <w:tcPr>
            <w:tcW w:w="5853" w:type="dxa"/>
            <w:tcBorders>
              <w:top w:val="single" w:sz="4" w:space="0" w:color="000000"/>
              <w:left w:val="single" w:sz="4" w:space="0" w:color="000000"/>
              <w:bottom w:val="single" w:sz="4" w:space="0" w:color="000000"/>
              <w:right w:val="single" w:sz="4" w:space="0" w:color="000000"/>
            </w:tcBorders>
            <w:vAlign w:val="bottom"/>
          </w:tcPr>
          <w:p w14:paraId="45044511" w14:textId="77777777" w:rsidR="0054391F" w:rsidRDefault="00C826BD">
            <w:pPr>
              <w:bidi w:val="0"/>
              <w:spacing w:after="168" w:line="275" w:lineRule="auto"/>
              <w:ind w:left="10"/>
              <w:jc w:val="both"/>
            </w:pPr>
            <w:r>
              <w:rPr>
                <w:b/>
                <w:sz w:val="20"/>
              </w:rPr>
              <w:t xml:space="preserve">This travel insurance contains health restrictions. You must read the following important information. </w:t>
            </w:r>
          </w:p>
          <w:p w14:paraId="4FDA7956" w14:textId="77777777" w:rsidR="0054391F" w:rsidRDefault="00C826BD">
            <w:pPr>
              <w:bidi w:val="0"/>
              <w:spacing w:after="0"/>
              <w:ind w:left="10"/>
              <w:jc w:val="left"/>
            </w:pPr>
            <w:r>
              <w:rPr>
                <w:b/>
                <w:color w:val="80340D" w:themeColor="accent2" w:themeShade="80"/>
                <w:sz w:val="20"/>
                <w:rPrChange w:id="64" w:author="Roshny Ravindran" w:date="2026-08-04T07:37:00Z" w16du:dateUtc="2026-08-04T03:37:00Z">
                  <w:rPr>
                    <w:b/>
                    <w:color w:val="FF0000"/>
                    <w:sz w:val="20"/>
                  </w:rPr>
                </w:rPrChange>
              </w:rPr>
              <w:t>Medical Exclusions</w:t>
            </w:r>
            <w:r>
              <w:rPr>
                <w:b/>
                <w:color w:val="80340D" w:themeColor="accent2" w:themeShade="80"/>
                <w:sz w:val="20"/>
                <w:rPrChange w:id="65" w:author="Roshny Ravindran" w:date="2026-08-04T07:37:00Z" w16du:dateUtc="2026-08-04T03:37:00Z">
                  <w:rPr>
                    <w:b/>
                    <w:sz w:val="20"/>
                  </w:rPr>
                </w:rPrChange>
              </w:rPr>
              <w:t xml:space="preserve"> </w:t>
            </w:r>
          </w:p>
        </w:tc>
        <w:tc>
          <w:tcPr>
            <w:tcW w:w="5675" w:type="dxa"/>
            <w:tcBorders>
              <w:top w:val="single" w:sz="4" w:space="0" w:color="000000"/>
              <w:left w:val="single" w:sz="4" w:space="0" w:color="000000"/>
              <w:bottom w:val="single" w:sz="4" w:space="0" w:color="000000"/>
              <w:right w:val="single" w:sz="4" w:space="0" w:color="000000"/>
            </w:tcBorders>
          </w:tcPr>
          <w:p w14:paraId="0B6DC21F" w14:textId="77777777" w:rsidR="0054391F" w:rsidRDefault="00C826BD">
            <w:pPr>
              <w:spacing w:after="194"/>
              <w:ind w:left="8"/>
              <w:jc w:val="left"/>
            </w:pPr>
            <w:r>
              <w:rPr>
                <w:b/>
                <w:bCs/>
                <w:sz w:val="20"/>
                <w:szCs w:val="20"/>
                <w:rtl/>
              </w:rPr>
              <w:t xml:space="preserve">يحتوي تأمين السفر هذا على قيود صحية. يجب عليك الاطلاع على المعلومات الهامة التالية.</w:t>
            </w:r>
          </w:p>
          <w:p w14:paraId="0CBCC5A1" w14:textId="77777777" w:rsidR="0054391F" w:rsidRDefault="00C826BD">
            <w:pPr>
              <w:spacing w:after="0"/>
              <w:ind w:left="8"/>
              <w:jc w:val="left"/>
            </w:pPr>
            <w:r>
              <w:rPr>
                <w:b/>
                <w:bCs/>
                <w:color w:val="FF0000"/>
                <w:sz w:val="20"/>
                <w:szCs w:val="20"/>
                <w:rtl/>
              </w:rPr>
              <w:t xml:space="preserve">الاستثناءات الطبية</w:t>
            </w:r>
          </w:p>
        </w:tc>
      </w:tr>
      <w:tr w:rsidR="0054391F" w14:paraId="65732C6C" w14:textId="77777777">
        <w:trPr>
          <w:trHeight w:val="848"/>
        </w:trPr>
        <w:tc>
          <w:tcPr>
            <w:tcW w:w="5853" w:type="dxa"/>
            <w:tcBorders>
              <w:top w:val="single" w:sz="4" w:space="0" w:color="000000"/>
              <w:left w:val="single" w:sz="4" w:space="0" w:color="000000"/>
              <w:bottom w:val="single" w:sz="4" w:space="0" w:color="000000"/>
              <w:right w:val="single" w:sz="4" w:space="0" w:color="000000"/>
            </w:tcBorders>
          </w:tcPr>
          <w:p w14:paraId="478C2967" w14:textId="77777777" w:rsidR="0054391F" w:rsidRDefault="00C826BD">
            <w:pPr>
              <w:bidi w:val="0"/>
              <w:spacing w:after="0"/>
              <w:ind w:left="10" w:right="72"/>
              <w:jc w:val="both"/>
            </w:pPr>
            <w:r>
              <w:rPr>
                <w:sz w:val="20"/>
              </w:rPr>
              <w:t xml:space="preserve">If, at the time of purchasing this policy or when booking a trip, the following criteria apply to you or anyone insured under this policy, you will not be covered for any claim arising directly or indirectly from that medical condition: </w:t>
            </w:r>
          </w:p>
        </w:tc>
        <w:tc>
          <w:tcPr>
            <w:tcW w:w="5675" w:type="dxa"/>
            <w:tcBorders>
              <w:top w:val="single" w:sz="4" w:space="0" w:color="000000"/>
              <w:left w:val="single" w:sz="4" w:space="0" w:color="000000"/>
              <w:bottom w:val="single" w:sz="4" w:space="0" w:color="000000"/>
              <w:right w:val="single" w:sz="4" w:space="0" w:color="000000"/>
            </w:tcBorders>
          </w:tcPr>
          <w:p w14:paraId="671D2DCE" w14:textId="77777777" w:rsidR="0054391F" w:rsidRDefault="00C826BD">
            <w:pPr>
              <w:spacing w:after="0"/>
              <w:ind w:left="5" w:right="1354"/>
              <w:jc w:val="both"/>
            </w:pPr>
            <w:r>
              <w:rPr>
                <w:sz w:val="20"/>
                <w:szCs w:val="20"/>
                <w:rtl/>
              </w:rPr>
              <w:t xml:space="preserve">في حال، في وقت شراء هذه البوليصة أو عند حجز رحلة، كانت المعايير التالية تسري عليك أو على أي شخص مؤمن عليه بموجب هذه البوليصة، فلن تكون مشمولًا بالغطاء التأميني بالنسبة إلى أي مطالبة تنشأ بشكل مباشر أو غير مباشر عن تلك الحالة الطبية:</w:t>
            </w:r>
          </w:p>
        </w:tc>
      </w:tr>
      <w:tr w:rsidR="0054391F" w14:paraId="7E3E945D" w14:textId="77777777">
        <w:trPr>
          <w:trHeight w:val="336"/>
        </w:trPr>
        <w:tc>
          <w:tcPr>
            <w:tcW w:w="5853" w:type="dxa"/>
            <w:tcBorders>
              <w:top w:val="single" w:sz="4" w:space="0" w:color="000000"/>
              <w:left w:val="single" w:sz="4" w:space="0" w:color="000000"/>
              <w:bottom w:val="single" w:sz="4" w:space="0" w:color="000000"/>
              <w:right w:val="single" w:sz="4" w:space="0" w:color="000000"/>
            </w:tcBorders>
          </w:tcPr>
          <w:p w14:paraId="0E7C1D5A" w14:textId="77777777" w:rsidR="0054391F" w:rsidRDefault="00C826BD">
            <w:pPr>
              <w:bidi w:val="0"/>
              <w:spacing w:after="0"/>
              <w:ind w:left="10"/>
              <w:jc w:val="left"/>
            </w:pPr>
            <w:r>
              <w:rPr>
                <w:b/>
                <w:color w:val="80340D" w:themeColor="accent2" w:themeShade="80"/>
                <w:sz w:val="20"/>
                <w:rPrChange w:id="66" w:author="Roshny Ravindran" w:date="2026-08-04T07:37:00Z" w16du:dateUtc="2026-08-04T03:37:00Z">
                  <w:rPr>
                    <w:b/>
                    <w:color w:val="FF0000"/>
                    <w:sz w:val="20"/>
                  </w:rPr>
                </w:rPrChange>
              </w:rPr>
              <w:t>Medical Exclusions Criteria</w:t>
            </w:r>
            <w:r>
              <w:rPr>
                <w:b/>
                <w:color w:val="80340D" w:themeColor="accent2" w:themeShade="80"/>
                <w:sz w:val="20"/>
                <w:rPrChange w:id="67" w:author="Roshny Ravindran" w:date="2026-08-04T07:37:00Z" w16du:dateUtc="2026-08-04T03:37:00Z">
                  <w:rPr>
                    <w:b/>
                    <w:sz w:val="20"/>
                  </w:rPr>
                </w:rPrChange>
              </w:rPr>
              <w:t xml:space="preserve"> </w:t>
            </w:r>
          </w:p>
        </w:tc>
        <w:tc>
          <w:tcPr>
            <w:tcW w:w="5675" w:type="dxa"/>
            <w:tcBorders>
              <w:top w:val="single" w:sz="4" w:space="0" w:color="000000"/>
              <w:left w:val="single" w:sz="4" w:space="0" w:color="000000"/>
              <w:bottom w:val="single" w:sz="4" w:space="0" w:color="000000"/>
              <w:right w:val="single" w:sz="4" w:space="0" w:color="000000"/>
            </w:tcBorders>
          </w:tcPr>
          <w:p w14:paraId="4A7ED1AC" w14:textId="77777777" w:rsidR="0054391F" w:rsidRDefault="00C826BD">
            <w:pPr>
              <w:spacing w:after="0"/>
              <w:ind w:left="8"/>
              <w:jc w:val="left"/>
            </w:pPr>
            <w:r>
              <w:rPr>
                <w:b/>
                <w:bCs/>
                <w:color w:val="FF0000"/>
                <w:sz w:val="20"/>
                <w:szCs w:val="20"/>
                <w:rtl/>
              </w:rPr>
              <w:t xml:space="preserve">معايير الاستثناءات الطبية</w:t>
            </w:r>
          </w:p>
        </w:tc>
      </w:tr>
      <w:tr w:rsidR="0054391F" w14:paraId="413D4948" w14:textId="77777777">
        <w:trPr>
          <w:trHeight w:val="710"/>
        </w:trPr>
        <w:tc>
          <w:tcPr>
            <w:tcW w:w="5853" w:type="dxa"/>
            <w:tcBorders>
              <w:top w:val="single" w:sz="4" w:space="0" w:color="000000"/>
              <w:left w:val="single" w:sz="4" w:space="0" w:color="000000"/>
              <w:bottom w:val="single" w:sz="4" w:space="0" w:color="000000"/>
              <w:right w:val="single" w:sz="4" w:space="0" w:color="000000"/>
            </w:tcBorders>
          </w:tcPr>
          <w:p w14:paraId="41CEAEAB" w14:textId="77777777" w:rsidR="0054391F" w:rsidRDefault="00C826BD">
            <w:pPr>
              <w:bidi w:val="0"/>
              <w:spacing w:after="0"/>
              <w:ind w:left="10"/>
              <w:jc w:val="left"/>
            </w:pPr>
            <w:r>
              <w:rPr>
                <w:b/>
                <w:sz w:val="20"/>
              </w:rPr>
              <w:t xml:space="preserve">A: </w:t>
            </w:r>
            <w:r>
              <w:rPr>
                <w:sz w:val="20"/>
              </w:rPr>
              <w:t xml:space="preserve">Anyone who is receiving or waiting for medical tests or treatment for any medical condition or set of symptoms that have not been diagnosed. </w:t>
            </w:r>
          </w:p>
        </w:tc>
        <w:tc>
          <w:tcPr>
            <w:tcW w:w="5675" w:type="dxa"/>
            <w:tcBorders>
              <w:top w:val="single" w:sz="4" w:space="0" w:color="000000"/>
              <w:left w:val="single" w:sz="4" w:space="0" w:color="000000"/>
              <w:bottom w:val="single" w:sz="4" w:space="0" w:color="000000"/>
              <w:right w:val="single" w:sz="4" w:space="0" w:color="000000"/>
            </w:tcBorders>
          </w:tcPr>
          <w:p w14:paraId="310FABC4" w14:textId="77777777" w:rsidR="0054391F" w:rsidRDefault="00C826BD">
            <w:pPr>
              <w:spacing w:after="0"/>
              <w:ind w:left="2" w:right="1644" w:hanging="2"/>
              <w:jc w:val="both"/>
            </w:pPr>
            <w:r>
              <w:rPr>
                <w:b/>
                <w:bCs/>
                <w:szCs w:val="22"/>
                <w:rtl/>
              </w:rPr>
              <w:t xml:space="preserve">أ: أي شخص يتلقى أو ينتظر اختبارات أو علاجًا طبيًا بخصوص أي حالة مرضية أو مجموعة من الأعراض التي لم يتم تشخيصها.</w:t>
            </w:r>
          </w:p>
        </w:tc>
      </w:tr>
      <w:tr w:rsidR="0054391F" w14:paraId="147FD3DF" w14:textId="77777777">
        <w:trPr>
          <w:trHeight w:val="624"/>
        </w:trPr>
        <w:tc>
          <w:tcPr>
            <w:tcW w:w="5853" w:type="dxa"/>
            <w:tcBorders>
              <w:top w:val="single" w:sz="4" w:space="0" w:color="000000"/>
              <w:left w:val="single" w:sz="4" w:space="0" w:color="000000"/>
              <w:bottom w:val="single" w:sz="4" w:space="0" w:color="000000"/>
              <w:right w:val="single" w:sz="4" w:space="0" w:color="000000"/>
            </w:tcBorders>
          </w:tcPr>
          <w:p w14:paraId="67312925" w14:textId="77777777" w:rsidR="0054391F" w:rsidRDefault="00C826BD">
            <w:pPr>
              <w:bidi w:val="0"/>
              <w:spacing w:after="0"/>
              <w:ind w:left="10"/>
              <w:jc w:val="both"/>
            </w:pPr>
            <w:r>
              <w:rPr>
                <w:b/>
              </w:rPr>
              <w:t xml:space="preserve">B: </w:t>
            </w:r>
            <w:r>
              <w:t xml:space="preserve">Anyone who is travelling against the medical advice of a medical practitioner or travelling to get medical treatment abroad. </w:t>
            </w:r>
          </w:p>
        </w:tc>
        <w:tc>
          <w:tcPr>
            <w:tcW w:w="5675" w:type="dxa"/>
            <w:tcBorders>
              <w:top w:val="single" w:sz="4" w:space="0" w:color="000000"/>
              <w:left w:val="single" w:sz="4" w:space="0" w:color="000000"/>
              <w:bottom w:val="single" w:sz="4" w:space="0" w:color="000000"/>
              <w:right w:val="single" w:sz="4" w:space="0" w:color="000000"/>
            </w:tcBorders>
          </w:tcPr>
          <w:p w14:paraId="6404500C" w14:textId="77777777" w:rsidR="0054391F" w:rsidRDefault="00C826BD">
            <w:pPr>
              <w:spacing w:after="0"/>
              <w:ind w:left="8" w:right="1271"/>
              <w:jc w:val="left"/>
            </w:pPr>
            <w:r>
              <w:rPr>
                <w:b/>
                <w:bCs/>
                <w:sz w:val="20"/>
                <w:szCs w:val="20"/>
                <w:rtl/>
              </w:rPr>
              <w:t xml:space="preserve">ب: أي شخص يسافر خلافًا للمشورة الطبية للممارس الطبي أو يسافر من أجل تلقي العلاج في الخارج.</w:t>
            </w:r>
          </w:p>
        </w:tc>
      </w:tr>
      <w:tr w:rsidR="0054391F" w14:paraId="2D18B2E5" w14:textId="77777777">
        <w:trPr>
          <w:trHeight w:val="314"/>
        </w:trPr>
        <w:tc>
          <w:tcPr>
            <w:tcW w:w="5853" w:type="dxa"/>
            <w:tcBorders>
              <w:top w:val="single" w:sz="4" w:space="0" w:color="000000"/>
              <w:left w:val="single" w:sz="4" w:space="0" w:color="000000"/>
              <w:bottom w:val="single" w:sz="4" w:space="0" w:color="000000"/>
              <w:right w:val="single" w:sz="4" w:space="0" w:color="000000"/>
            </w:tcBorders>
          </w:tcPr>
          <w:p w14:paraId="06EFE0FD" w14:textId="77777777" w:rsidR="0054391F" w:rsidRDefault="00C826BD">
            <w:pPr>
              <w:bidi w:val="0"/>
              <w:spacing w:after="0"/>
              <w:ind w:left="10"/>
              <w:jc w:val="left"/>
            </w:pPr>
            <w:r>
              <w:rPr>
                <w:b/>
              </w:rPr>
              <w:t xml:space="preserve">C: </w:t>
            </w:r>
            <w:r>
              <w:t xml:space="preserve">Anyone who has been told about a condition that will cause their death. </w:t>
            </w:r>
          </w:p>
        </w:tc>
        <w:tc>
          <w:tcPr>
            <w:tcW w:w="5675" w:type="dxa"/>
            <w:tcBorders>
              <w:top w:val="single" w:sz="4" w:space="0" w:color="000000"/>
              <w:left w:val="single" w:sz="4" w:space="0" w:color="000000"/>
              <w:bottom w:val="single" w:sz="4" w:space="0" w:color="000000"/>
              <w:right w:val="single" w:sz="4" w:space="0" w:color="000000"/>
            </w:tcBorders>
          </w:tcPr>
          <w:p w14:paraId="3B970E9F" w14:textId="77777777" w:rsidR="0054391F" w:rsidRDefault="00C826BD">
            <w:pPr>
              <w:spacing w:after="0"/>
              <w:ind w:left="9"/>
              <w:jc w:val="left"/>
            </w:pPr>
            <w:r>
              <w:rPr>
                <w:b/>
                <w:bCs/>
                <w:sz w:val="20"/>
                <w:szCs w:val="20"/>
                <w:rtl/>
              </w:rPr>
              <w:t xml:space="preserve">ج: أي شخص تم إبلاغه بأن حالته الطبية ستؤدي إلى وفاته.</w:t>
            </w:r>
          </w:p>
        </w:tc>
      </w:tr>
      <w:tr w:rsidR="0054391F" w14:paraId="20ED8065" w14:textId="77777777">
        <w:trPr>
          <w:trHeight w:val="624"/>
        </w:trPr>
        <w:tc>
          <w:tcPr>
            <w:tcW w:w="5853" w:type="dxa"/>
            <w:tcBorders>
              <w:top w:val="single" w:sz="4" w:space="0" w:color="000000"/>
              <w:left w:val="single" w:sz="4" w:space="0" w:color="000000"/>
              <w:bottom w:val="single" w:sz="4" w:space="0" w:color="000000"/>
              <w:right w:val="single" w:sz="4" w:space="0" w:color="000000"/>
            </w:tcBorders>
          </w:tcPr>
          <w:p w14:paraId="2793B975" w14:textId="77777777" w:rsidR="0054391F" w:rsidRDefault="00C826BD">
            <w:pPr>
              <w:bidi w:val="0"/>
              <w:spacing w:after="0"/>
              <w:ind w:left="10"/>
              <w:jc w:val="left"/>
            </w:pPr>
            <w:r>
              <w:rPr>
                <w:b/>
              </w:rPr>
              <w:t xml:space="preserve">D: </w:t>
            </w:r>
            <w:r>
              <w:t xml:space="preserve">Any medical conditions of the insured or close relatives that are known by the insured </w:t>
            </w:r>
          </w:p>
        </w:tc>
        <w:tc>
          <w:tcPr>
            <w:tcW w:w="5675" w:type="dxa"/>
            <w:tcBorders>
              <w:top w:val="single" w:sz="4" w:space="0" w:color="000000"/>
              <w:left w:val="single" w:sz="4" w:space="0" w:color="000000"/>
              <w:bottom w:val="single" w:sz="4" w:space="0" w:color="000000"/>
              <w:right w:val="single" w:sz="4" w:space="0" w:color="000000"/>
            </w:tcBorders>
          </w:tcPr>
          <w:p w14:paraId="693E952B" w14:textId="77777777" w:rsidR="0054391F" w:rsidRDefault="00C826BD">
            <w:pPr>
              <w:spacing w:after="0"/>
              <w:ind w:left="2" w:right="2487" w:hanging="2"/>
              <w:jc w:val="both"/>
            </w:pPr>
            <w:r>
              <w:rPr>
                <w:b/>
                <w:bCs/>
                <w:sz w:val="20"/>
                <w:szCs w:val="20"/>
                <w:rtl/>
              </w:rPr>
              <w:t xml:space="preserve">د: أي حالات طبية يعاني منها المؤمن عليه أو أقاربه من الدرجة الأولى وتكون معروفة من قبل المؤمن عليه.</w:t>
            </w:r>
          </w:p>
        </w:tc>
      </w:tr>
      <w:tr w:rsidR="0054391F" w14:paraId="5219DFD7" w14:textId="77777777">
        <w:trPr>
          <w:trHeight w:val="569"/>
        </w:trPr>
        <w:tc>
          <w:tcPr>
            <w:tcW w:w="5853" w:type="dxa"/>
            <w:tcBorders>
              <w:top w:val="single" w:sz="4" w:space="0" w:color="000000"/>
              <w:left w:val="single" w:sz="4" w:space="0" w:color="000000"/>
              <w:bottom w:val="single" w:sz="4" w:space="0" w:color="000000"/>
              <w:right w:val="single" w:sz="4" w:space="0" w:color="000000"/>
            </w:tcBorders>
          </w:tcPr>
          <w:p w14:paraId="52635A23" w14:textId="77777777" w:rsidR="0054391F" w:rsidRDefault="00C826BD">
            <w:pPr>
              <w:bidi w:val="0"/>
              <w:spacing w:after="0"/>
              <w:ind w:left="10"/>
              <w:jc w:val="left"/>
            </w:pPr>
            <w:r>
              <w:rPr>
                <w:color w:val="FF0000"/>
                <w:sz w:val="20"/>
              </w:rPr>
              <w:t>For a close relative, business associate, travel companion or person who you plan to stay with</w:t>
            </w:r>
            <w:r>
              <w:rPr>
                <w:sz w:val="20"/>
              </w:rPr>
              <w:t xml:space="preserve"> </w:t>
            </w:r>
            <w:r>
              <w:rPr>
                <w:color w:val="FF0000"/>
                <w:sz w:val="20"/>
              </w:rPr>
              <w:t>on your trip, who is not insured but on whose health your trip may depend</w:t>
            </w:r>
            <w:r>
              <w:rPr>
                <w:sz w:val="20"/>
              </w:rPr>
              <w:t xml:space="preserve"> </w:t>
            </w:r>
          </w:p>
        </w:tc>
        <w:tc>
          <w:tcPr>
            <w:tcW w:w="5675" w:type="dxa"/>
            <w:tcBorders>
              <w:top w:val="single" w:sz="4" w:space="0" w:color="000000"/>
              <w:left w:val="single" w:sz="4" w:space="0" w:color="000000"/>
              <w:bottom w:val="single" w:sz="4" w:space="0" w:color="000000"/>
              <w:right w:val="single" w:sz="4" w:space="0" w:color="000000"/>
            </w:tcBorders>
          </w:tcPr>
          <w:p w14:paraId="4885DA70" w14:textId="77777777" w:rsidR="0054391F" w:rsidRDefault="00C826BD">
            <w:pPr>
              <w:spacing w:after="0"/>
              <w:ind w:right="1207"/>
              <w:jc w:val="both"/>
            </w:pPr>
            <w:r>
              <w:rPr>
                <w:color w:val="FF0000"/>
                <w:sz w:val="20"/>
                <w:szCs w:val="20"/>
                <w:rtl/>
              </w:rPr>
              <w:t xml:space="preserve">بالنسبة إلى قريب من الدرجة الأولى أو شريك في الأعمال أو رفيق سفر أو شخص تخطط للبقاء معه في رحلتك، ممن لا يكون مؤمنًا عليه ولكن قد تعتمد رحلتك على صحته.</w:t>
            </w:r>
          </w:p>
        </w:tc>
      </w:tr>
      <w:tr w:rsidR="0054391F" w14:paraId="100028DC" w14:textId="77777777">
        <w:trPr>
          <w:trHeight w:val="847"/>
        </w:trPr>
        <w:tc>
          <w:tcPr>
            <w:tcW w:w="5853" w:type="dxa"/>
            <w:tcBorders>
              <w:top w:val="single" w:sz="4" w:space="0" w:color="000000"/>
              <w:left w:val="single" w:sz="4" w:space="0" w:color="000000"/>
              <w:bottom w:val="single" w:sz="4" w:space="0" w:color="000000"/>
              <w:right w:val="single" w:sz="4" w:space="0" w:color="000000"/>
            </w:tcBorders>
          </w:tcPr>
          <w:p w14:paraId="45AD1D30" w14:textId="77777777" w:rsidR="0054391F" w:rsidRDefault="00C826BD">
            <w:pPr>
              <w:bidi w:val="0"/>
              <w:spacing w:after="0"/>
              <w:ind w:left="10" w:right="47"/>
              <w:jc w:val="both"/>
            </w:pPr>
            <w:r>
              <w:rPr>
                <w:color w:val="FF0000"/>
                <w:sz w:val="20"/>
                <w:rPrChange w:id="68" w:author="Roshny Ravindran" w:date="2026-08-04T07:37:00Z" w16du:dateUtc="2026-08-04T03:37:00Z">
                  <w:rPr>
                    <w:sz w:val="20"/>
                  </w:rPr>
                </w:rPrChange>
              </w:rPr>
              <w:t xml:space="preserve">This policy will not cover any claims that result directly or indirectly from any medical condition you knew about at the time of taking out this insurance or when booking a trip, and that affects: </w:t>
            </w:r>
          </w:p>
        </w:tc>
        <w:tc>
          <w:tcPr>
            <w:tcW w:w="5675" w:type="dxa"/>
            <w:tcBorders>
              <w:top w:val="single" w:sz="4" w:space="0" w:color="000000"/>
              <w:left w:val="single" w:sz="4" w:space="0" w:color="000000"/>
              <w:bottom w:val="single" w:sz="4" w:space="0" w:color="000000"/>
              <w:right w:val="single" w:sz="4" w:space="0" w:color="000000"/>
            </w:tcBorders>
          </w:tcPr>
          <w:p w14:paraId="1D458B5D" w14:textId="77777777" w:rsidR="0054391F" w:rsidRDefault="00C826BD">
            <w:pPr>
              <w:spacing w:after="0"/>
              <w:ind w:left="5" w:right="125" w:firstLine="1"/>
              <w:jc w:val="both"/>
            </w:pPr>
            <w:r>
              <w:rPr>
                <w:sz w:val="20"/>
                <w:szCs w:val="20"/>
                <w:rtl/>
              </w:rPr>
              <w:t xml:space="preserve">لن تغطي هذه البوليصة أي مطالبات قد تنتج بشكل مباشر أو غير مباشر عن أي حالة طبية كنت على علم بها في وقت الحصول على هذا التأمين أو عند حجز الرحلة، والتي تؤثر على ما يلي:</w:t>
            </w:r>
          </w:p>
        </w:tc>
      </w:tr>
      <w:tr w:rsidR="0054391F" w14:paraId="4466D0D4" w14:textId="77777777">
        <w:trPr>
          <w:trHeight w:val="442"/>
        </w:trPr>
        <w:tc>
          <w:tcPr>
            <w:tcW w:w="5853" w:type="dxa"/>
            <w:tcBorders>
              <w:top w:val="single" w:sz="4" w:space="0" w:color="000000"/>
              <w:left w:val="single" w:sz="4" w:space="0" w:color="000000"/>
              <w:bottom w:val="single" w:sz="4" w:space="0" w:color="000000"/>
              <w:right w:val="single" w:sz="4" w:space="0" w:color="000000"/>
            </w:tcBorders>
          </w:tcPr>
          <w:p w14:paraId="712C2AA1" w14:textId="77777777" w:rsidR="0054391F" w:rsidRDefault="00C826BD">
            <w:pPr>
              <w:bidi w:val="0"/>
              <w:spacing w:after="0"/>
              <w:ind w:left="730" w:hanging="360"/>
              <w:jc w:val="left"/>
            </w:pPr>
            <w:r>
              <w:rPr>
                <w:rFonts w:ascii="Segoe UI Symbol" w:eastAsia="Segoe UI Symbol" w:hAnsi="Segoe UI Symbol" w:cs="Segoe UI Symbol"/>
                <w:sz w:val="20"/>
              </w:rPr>
              <w:t>•</w:t>
            </w:r>
            <w:r>
              <w:rPr>
                <w:rFonts w:ascii="Arial" w:eastAsia="Arial" w:hAnsi="Arial" w:cs="Arial"/>
                <w:sz w:val="20"/>
              </w:rPr>
              <w:t xml:space="preserve"> </w:t>
              <w:tab/>
            </w:r>
            <w:r>
              <w:rPr>
                <w:sz w:val="20"/>
              </w:rPr>
              <w:t xml:space="preserve">A close relative (see Definition) who is not travelling and is not insured under this policy; </w:t>
            </w:r>
          </w:p>
        </w:tc>
        <w:tc>
          <w:tcPr>
            <w:tcW w:w="5675" w:type="dxa"/>
            <w:tcBorders>
              <w:top w:val="single" w:sz="4" w:space="0" w:color="000000"/>
              <w:left w:val="single" w:sz="4" w:space="0" w:color="000000"/>
              <w:bottom w:val="single" w:sz="4" w:space="0" w:color="000000"/>
              <w:right w:val="single" w:sz="4" w:space="0" w:color="000000"/>
            </w:tcBorders>
          </w:tcPr>
          <w:p w14:paraId="466C50DC" w14:textId="77777777" w:rsidR="0054391F" w:rsidRDefault="00C826BD">
            <w:pPr>
              <w:spacing w:after="0"/>
              <w:ind w:right="641"/>
            </w:pPr>
            <w:r>
              <w:rPr>
                <w:rFonts w:ascii="Segoe UI Symbol" w:eastAsia="Segoe UI Symbol" w:hAnsi="Segoe UI Symbol" w:cs="Segoe UI Symbol"/>
                <w:sz w:val="20"/>
                <w:szCs w:val="20"/>
                <w:rtl/>
              </w:rPr>
              <w:t xml:space="preserve">• قريب من الدرجة الأولى (يُرجى الاطلاع على التعاريف) غير مسافر وغير مؤمن عليه بموجب هذه البوليصة؛</w:t>
            </w:r>
          </w:p>
        </w:tc>
      </w:tr>
      <w:tr w:rsidR="0054391F" w14:paraId="5AEA2E95" w14:textId="77777777">
        <w:trPr>
          <w:trHeight w:val="194"/>
        </w:trPr>
        <w:tc>
          <w:tcPr>
            <w:tcW w:w="5853" w:type="dxa"/>
            <w:tcBorders>
              <w:top w:val="single" w:sz="4" w:space="0" w:color="000000"/>
              <w:left w:val="single" w:sz="4" w:space="0" w:color="000000"/>
              <w:bottom w:val="single" w:sz="4" w:space="0" w:color="000000"/>
              <w:right w:val="single" w:sz="4" w:space="0" w:color="000000"/>
            </w:tcBorders>
          </w:tcPr>
          <w:p w14:paraId="376624BD" w14:textId="77777777" w:rsidR="0054391F" w:rsidRDefault="00C826BD">
            <w:pPr>
              <w:tabs>
                <w:tab w:val="center" w:pos="414"/>
                <w:tab w:val="center" w:pos="2699"/>
              </w:tabs>
              <w:bidi w:val="0"/>
              <w:spacing w:after="0"/>
              <w:jc w:val="left"/>
            </w:pPr>
            <w:r>
              <w:tab/>
            </w:r>
            <w:r>
              <w:rPr>
                <w:rFonts w:ascii="Segoe UI Symbol" w:eastAsia="Segoe UI Symbol" w:hAnsi="Segoe UI Symbol" w:cs="Segoe UI Symbol"/>
                <w:sz w:val="20"/>
              </w:rPr>
              <w:t>•</w:t>
            </w:r>
            <w:r>
              <w:rPr>
                <w:rFonts w:ascii="Arial" w:eastAsia="Arial" w:hAnsi="Arial" w:cs="Arial"/>
                <w:sz w:val="20"/>
              </w:rPr>
              <w:t xml:space="preserve"> </w:t>
              <w:tab/>
            </w:r>
            <w:r>
              <w:rPr>
                <w:sz w:val="20"/>
              </w:rPr>
              <w:t xml:space="preserve">Someone travelling with you who is not insured under this policy; </w:t>
            </w:r>
          </w:p>
        </w:tc>
        <w:tc>
          <w:tcPr>
            <w:tcW w:w="5675" w:type="dxa"/>
            <w:tcBorders>
              <w:top w:val="single" w:sz="4" w:space="0" w:color="000000"/>
              <w:left w:val="single" w:sz="4" w:space="0" w:color="000000"/>
              <w:bottom w:val="single" w:sz="4" w:space="0" w:color="000000"/>
              <w:right w:val="single" w:sz="4" w:space="0" w:color="000000"/>
            </w:tcBorders>
          </w:tcPr>
          <w:p w14:paraId="649C4AB0" w14:textId="77777777" w:rsidR="0054391F" w:rsidRDefault="00C826BD">
            <w:pPr>
              <w:spacing w:after="0"/>
              <w:ind w:right="2252"/>
            </w:pPr>
            <w:r>
              <w:rPr>
                <w:rFonts w:ascii="Segoe UI Symbol" w:eastAsia="Segoe UI Symbol" w:hAnsi="Segoe UI Symbol" w:cs="Segoe UI Symbol"/>
                <w:sz w:val="20"/>
                <w:szCs w:val="20"/>
                <w:rtl/>
              </w:rPr>
              <w:t xml:space="preserve">• شخص يسافر معك وغير مؤمن عليه بموجب هذه البوليصة؛</w:t>
            </w:r>
          </w:p>
        </w:tc>
      </w:tr>
      <w:tr w:rsidR="0054391F" w14:paraId="774AE161" w14:textId="77777777">
        <w:trPr>
          <w:trHeight w:val="185"/>
        </w:trPr>
        <w:tc>
          <w:tcPr>
            <w:tcW w:w="5853" w:type="dxa"/>
            <w:tcBorders>
              <w:top w:val="single" w:sz="4" w:space="0" w:color="000000"/>
              <w:left w:val="single" w:sz="4" w:space="0" w:color="000000"/>
              <w:bottom w:val="single" w:sz="4" w:space="0" w:color="000000"/>
              <w:right w:val="single" w:sz="4" w:space="0" w:color="000000"/>
            </w:tcBorders>
          </w:tcPr>
          <w:p w14:paraId="6509F281" w14:textId="77777777" w:rsidR="0054391F" w:rsidRDefault="00C826BD">
            <w:pPr>
              <w:tabs>
                <w:tab w:val="center" w:pos="414"/>
                <w:tab w:val="center" w:pos="1425"/>
              </w:tabs>
              <w:bidi w:val="0"/>
              <w:spacing w:after="0"/>
              <w:jc w:val="left"/>
            </w:pPr>
            <w:r>
              <w:tab/>
            </w:r>
            <w:r>
              <w:rPr>
                <w:rFonts w:ascii="Segoe UI Symbol" w:eastAsia="Segoe UI Symbol" w:hAnsi="Segoe UI Symbol" w:cs="Segoe UI Symbol"/>
                <w:sz w:val="20"/>
              </w:rPr>
              <w:t>•</w:t>
            </w:r>
            <w:r>
              <w:rPr>
                <w:rFonts w:ascii="Arial" w:eastAsia="Arial" w:hAnsi="Arial" w:cs="Arial"/>
                <w:sz w:val="20"/>
              </w:rPr>
              <w:t xml:space="preserve"> </w:t>
              <w:tab/>
            </w:r>
            <w:r>
              <w:rPr>
                <w:sz w:val="20"/>
              </w:rPr>
              <w:t xml:space="preserve">A business associate; or </w:t>
            </w:r>
          </w:p>
        </w:tc>
        <w:tc>
          <w:tcPr>
            <w:tcW w:w="5675" w:type="dxa"/>
            <w:tcBorders>
              <w:top w:val="single" w:sz="4" w:space="0" w:color="000000"/>
              <w:left w:val="single" w:sz="4" w:space="0" w:color="000000"/>
              <w:bottom w:val="single" w:sz="4" w:space="0" w:color="000000"/>
              <w:right w:val="single" w:sz="4" w:space="0" w:color="000000"/>
            </w:tcBorders>
          </w:tcPr>
          <w:p w14:paraId="49A919AD" w14:textId="77777777" w:rsidR="0054391F" w:rsidRDefault="00C826BD">
            <w:pPr>
              <w:spacing w:after="0"/>
              <w:ind w:left="366"/>
              <w:jc w:val="left"/>
            </w:pPr>
            <w:r>
              <w:rPr>
                <w:rFonts w:ascii="Segoe UI Symbol" w:eastAsia="Segoe UI Symbol" w:hAnsi="Segoe UI Symbol" w:cs="Segoe UI Symbol"/>
                <w:sz w:val="20"/>
                <w:szCs w:val="20"/>
                <w:rtl/>
              </w:rPr>
              <w:t xml:space="preserve">• شريك في الأعمال، أو</w:t>
            </w:r>
          </w:p>
        </w:tc>
      </w:tr>
      <w:tr w:rsidR="0054391F" w14:paraId="73029530" w14:textId="77777777">
        <w:trPr>
          <w:trHeight w:val="218"/>
        </w:trPr>
        <w:tc>
          <w:tcPr>
            <w:tcW w:w="5853" w:type="dxa"/>
            <w:tcBorders>
              <w:top w:val="single" w:sz="4" w:space="0" w:color="000000"/>
              <w:left w:val="single" w:sz="4" w:space="0" w:color="000000"/>
              <w:bottom w:val="single" w:sz="4" w:space="0" w:color="000000"/>
              <w:right w:val="single" w:sz="4" w:space="0" w:color="000000"/>
            </w:tcBorders>
          </w:tcPr>
          <w:p w14:paraId="0EB536C9" w14:textId="77777777" w:rsidR="0054391F" w:rsidRDefault="00C826BD">
            <w:pPr>
              <w:tabs>
                <w:tab w:val="center" w:pos="414"/>
                <w:tab w:val="center" w:pos="2016"/>
              </w:tabs>
              <w:bidi w:val="0"/>
              <w:spacing w:after="0"/>
              <w:jc w:val="left"/>
            </w:pPr>
            <w:r>
              <w:tab/>
            </w:r>
            <w:r>
              <w:rPr>
                <w:rFonts w:ascii="Segoe UI Symbol" w:eastAsia="Segoe UI Symbol" w:hAnsi="Segoe UI Symbol" w:cs="Segoe UI Symbol"/>
                <w:sz w:val="20"/>
              </w:rPr>
              <w:t>•</w:t>
            </w:r>
            <w:r>
              <w:rPr>
                <w:rFonts w:ascii="Arial" w:eastAsia="Arial" w:hAnsi="Arial" w:cs="Arial"/>
                <w:sz w:val="20"/>
              </w:rPr>
              <w:t xml:space="preserve"> </w:t>
              <w:tab/>
            </w:r>
            <w:r>
              <w:rPr>
                <w:sz w:val="20"/>
              </w:rPr>
              <w:t xml:space="preserve">A person you plan to stay with on your trip. </w:t>
            </w:r>
          </w:p>
        </w:tc>
        <w:tc>
          <w:tcPr>
            <w:tcW w:w="5675" w:type="dxa"/>
            <w:tcBorders>
              <w:top w:val="single" w:sz="4" w:space="0" w:color="000000"/>
              <w:left w:val="single" w:sz="4" w:space="0" w:color="000000"/>
              <w:bottom w:val="single" w:sz="4" w:space="0" w:color="000000"/>
              <w:right w:val="single" w:sz="4" w:space="0" w:color="000000"/>
            </w:tcBorders>
          </w:tcPr>
          <w:p w14:paraId="590369E6" w14:textId="77777777" w:rsidR="0054391F" w:rsidRDefault="00C826BD">
            <w:pPr>
              <w:spacing w:after="0"/>
              <w:ind w:left="367"/>
              <w:jc w:val="left"/>
            </w:pPr>
            <w:r>
              <w:rPr>
                <w:rFonts w:ascii="Segoe UI Symbol" w:eastAsia="Segoe UI Symbol" w:hAnsi="Segoe UI Symbol" w:cs="Segoe UI Symbol"/>
                <w:sz w:val="20"/>
                <w:szCs w:val="20"/>
                <w:rtl/>
              </w:rPr>
              <w:t xml:space="preserve">• شخص تخطط للبقاء معه في رحلتك.</w:t>
            </w:r>
          </w:p>
        </w:tc>
      </w:tr>
      <w:tr w:rsidR="0054391F" w14:paraId="1E7F16C8" w14:textId="77777777">
        <w:trPr>
          <w:trHeight w:val="566"/>
        </w:trPr>
        <w:tc>
          <w:tcPr>
            <w:tcW w:w="5853" w:type="dxa"/>
            <w:tcBorders>
              <w:top w:val="single" w:sz="4" w:space="0" w:color="000000"/>
              <w:left w:val="single" w:sz="4" w:space="0" w:color="000000"/>
              <w:bottom w:val="single" w:sz="4" w:space="0" w:color="000000"/>
              <w:right w:val="single" w:sz="4" w:space="0" w:color="000000"/>
            </w:tcBorders>
          </w:tcPr>
          <w:p w14:paraId="45223D36" w14:textId="77777777" w:rsidR="0054391F" w:rsidRDefault="00C826BD">
            <w:pPr>
              <w:bidi w:val="0"/>
              <w:spacing w:after="0"/>
              <w:ind w:left="10"/>
              <w:jc w:val="both"/>
            </w:pPr>
            <w:r>
              <w:rPr>
                <w:sz w:val="20"/>
              </w:rPr>
              <w:t xml:space="preserve">Subject to the terms and conditions, such claims may only be covered if the patient’s doctor is prepared to </w:t>
            </w:r>
          </w:p>
        </w:tc>
        <w:tc>
          <w:tcPr>
            <w:tcW w:w="5675" w:type="dxa"/>
            <w:tcBorders>
              <w:top w:val="single" w:sz="4" w:space="0" w:color="000000"/>
              <w:left w:val="single" w:sz="4" w:space="0" w:color="000000"/>
              <w:bottom w:val="single" w:sz="4" w:space="0" w:color="000000"/>
              <w:right w:val="single" w:sz="4" w:space="0" w:color="000000"/>
            </w:tcBorders>
          </w:tcPr>
          <w:p w14:paraId="4D931450" w14:textId="77777777" w:rsidR="0054391F" w:rsidRDefault="00C826BD">
            <w:pPr>
              <w:spacing w:after="0"/>
              <w:ind w:left="6"/>
              <w:jc w:val="left"/>
            </w:pPr>
            <w:r>
              <w:rPr>
                <w:sz w:val="20"/>
                <w:szCs w:val="20"/>
                <w:rtl/>
              </w:rPr>
              <w:t xml:space="preserve">بموجب الشروط والأحكام، يجوز فقط تغطية هذه المطالبات في حال كان طبيب المريض مستعدًا</w:t>
            </w:r>
          </w:p>
        </w:tc>
      </w:tr>
      <w:tr w:rsidR="0054391F" w14:paraId="06ACFEF7" w14:textId="77777777">
        <w:trPr>
          <w:trHeight w:val="569"/>
        </w:trPr>
        <w:tc>
          <w:tcPr>
            <w:tcW w:w="5853" w:type="dxa"/>
            <w:tcBorders>
              <w:top w:val="single" w:sz="4" w:space="0" w:color="000000"/>
              <w:left w:val="single" w:sz="4" w:space="0" w:color="000000"/>
              <w:bottom w:val="single" w:sz="4" w:space="0" w:color="000000"/>
              <w:right w:val="single" w:sz="4" w:space="0" w:color="000000"/>
            </w:tcBorders>
          </w:tcPr>
          <w:p w14:paraId="0C99C8B5" w14:textId="77777777" w:rsidR="0054391F" w:rsidRDefault="00C826BD">
            <w:pPr>
              <w:bidi w:val="0"/>
              <w:spacing w:after="0"/>
              <w:ind w:left="10"/>
              <w:jc w:val="left"/>
            </w:pPr>
            <w:r>
              <w:rPr>
                <w:sz w:val="20"/>
              </w:rPr>
              <w:t xml:space="preserve">state that at the date you bought this policy or of booking a trip, he/she would have seen no substantial </w:t>
            </w:r>
          </w:p>
        </w:tc>
        <w:tc>
          <w:tcPr>
            <w:tcW w:w="5675" w:type="dxa"/>
            <w:tcBorders>
              <w:top w:val="single" w:sz="4" w:space="0" w:color="000000"/>
              <w:left w:val="single" w:sz="4" w:space="0" w:color="000000"/>
              <w:bottom w:val="single" w:sz="4" w:space="0" w:color="000000"/>
              <w:right w:val="single" w:sz="4" w:space="0" w:color="000000"/>
            </w:tcBorders>
          </w:tcPr>
          <w:p w14:paraId="02B57743" w14:textId="77777777" w:rsidR="0054391F" w:rsidRDefault="00C826BD">
            <w:pPr>
              <w:spacing w:after="0"/>
              <w:ind w:left="6"/>
              <w:jc w:val="left"/>
            </w:pPr>
            <w:r>
              <w:rPr>
                <w:sz w:val="20"/>
                <w:szCs w:val="20"/>
                <w:rtl/>
              </w:rPr>
              <w:t xml:space="preserve">للإعلان عن أنه في وقت شرائك هذه البوليصة أو حجز الرحلة، لا يرى أي احتمال جوهري بتدهور حالة</w:t>
            </w:r>
          </w:p>
        </w:tc>
      </w:tr>
      <w:tr w:rsidR="0054391F" w14:paraId="0C182C99" w14:textId="77777777">
        <w:trPr>
          <w:trHeight w:val="850"/>
        </w:trPr>
        <w:tc>
          <w:tcPr>
            <w:tcW w:w="5853" w:type="dxa"/>
            <w:tcBorders>
              <w:top w:val="single" w:sz="4" w:space="0" w:color="000000"/>
              <w:left w:val="single" w:sz="4" w:space="0" w:color="000000"/>
              <w:bottom w:val="single" w:sz="4" w:space="0" w:color="000000"/>
              <w:right w:val="single" w:sz="4" w:space="0" w:color="000000"/>
            </w:tcBorders>
          </w:tcPr>
          <w:p w14:paraId="35BDF0FF" w14:textId="77777777" w:rsidR="0054391F" w:rsidRDefault="00C826BD">
            <w:pPr>
              <w:bidi w:val="0"/>
              <w:spacing w:after="0"/>
              <w:ind w:left="10" w:right="49"/>
              <w:jc w:val="both"/>
            </w:pPr>
            <w:r>
              <w:rPr>
                <w:sz w:val="20"/>
              </w:rPr>
              <w:t xml:space="preserve">likelihood of his/her patient’s condition deteriorating to such a degree that you would need to cancel your trip. If the doctor will not confirm this, your claim is not covered. In the event of a claim the doctor must complete a medical certificate. </w:t>
            </w:r>
          </w:p>
        </w:tc>
        <w:tc>
          <w:tcPr>
            <w:tcW w:w="5675" w:type="dxa"/>
            <w:tcBorders>
              <w:top w:val="single" w:sz="4" w:space="0" w:color="000000"/>
              <w:left w:val="single" w:sz="4" w:space="0" w:color="000000"/>
              <w:bottom w:val="single" w:sz="4" w:space="0" w:color="000000"/>
              <w:right w:val="single" w:sz="4" w:space="0" w:color="000000"/>
            </w:tcBorders>
          </w:tcPr>
          <w:p w14:paraId="52D33800" w14:textId="77777777" w:rsidR="0054391F" w:rsidRDefault="00C826BD">
            <w:pPr>
              <w:spacing w:after="0"/>
              <w:ind w:right="271" w:firstLine="1"/>
              <w:jc w:val="both"/>
            </w:pPr>
            <w:r>
              <w:rPr>
                <w:sz w:val="20"/>
                <w:szCs w:val="20"/>
                <w:rtl/>
              </w:rPr>
              <w:t xml:space="preserve">مريضه / مريضها الطبية إلى تلك الدرجة التي قد تتطلب إلغاء الرحلة الخاصة بك. في حال عدم قيام الطبيب بالإقرار بذلك، فإن المطالبة الخاصة بك لن تكون ضمن الغطاء التأميني. في حال وجود مطالبة يجب على الطبيب تعبئة شهادة طبية.</w:t>
            </w:r>
          </w:p>
        </w:tc>
      </w:tr>
      <w:tr w:rsidR="0054391F" w14:paraId="3AED3E9B" w14:textId="77777777">
        <w:trPr>
          <w:trHeight w:val="288"/>
        </w:trPr>
        <w:tc>
          <w:tcPr>
            <w:tcW w:w="5853" w:type="dxa"/>
            <w:tcBorders>
              <w:top w:val="single" w:sz="4" w:space="0" w:color="000000"/>
              <w:left w:val="single" w:sz="4" w:space="0" w:color="000000"/>
              <w:bottom w:val="single" w:sz="4" w:space="0" w:color="000000"/>
              <w:right w:val="single" w:sz="4" w:space="0" w:color="000000"/>
            </w:tcBorders>
          </w:tcPr>
          <w:p w14:paraId="16739FD5" w14:textId="77777777" w:rsidR="0054391F" w:rsidRDefault="00C826BD">
            <w:pPr>
              <w:bidi w:val="0"/>
              <w:spacing w:after="0"/>
              <w:ind w:left="10"/>
              <w:jc w:val="left"/>
            </w:pPr>
            <w:r>
              <w:rPr>
                <w:b/>
                <w:color w:val="80340D" w:themeColor="accent2" w:themeShade="80"/>
                <w:sz w:val="20"/>
                <w:rPrChange w:id="69" w:author="Roshny Ravindran" w:date="2026-08-04T07:37:00Z" w16du:dateUtc="2026-08-04T03:37:00Z">
                  <w:rPr>
                    <w:b/>
                    <w:color w:val="FF0000"/>
                    <w:sz w:val="20"/>
                  </w:rPr>
                </w:rPrChange>
              </w:rPr>
              <w:lastRenderedPageBreak/>
              <w:t>Changes to your Health/Medical Condition (applies to Multiple entry policies only)</w:t>
            </w:r>
            <w:r>
              <w:rPr>
                <w:b/>
                <w:color w:val="80340D" w:themeColor="accent2" w:themeShade="80"/>
                <w:sz w:val="20"/>
                <w:rPrChange w:id="70" w:author="Roshny Ravindran" w:date="2026-08-04T07:37:00Z" w16du:dateUtc="2026-08-04T03:37:00Z">
                  <w:rPr>
                    <w:b/>
                    <w:sz w:val="20"/>
                  </w:rPr>
                </w:rPrChange>
              </w:rPr>
              <w:t xml:space="preserve"> </w:t>
            </w:r>
          </w:p>
        </w:tc>
        <w:tc>
          <w:tcPr>
            <w:tcW w:w="5675" w:type="dxa"/>
            <w:tcBorders>
              <w:top w:val="single" w:sz="4" w:space="0" w:color="000000"/>
              <w:left w:val="single" w:sz="4" w:space="0" w:color="000000"/>
              <w:bottom w:val="single" w:sz="4" w:space="0" w:color="000000"/>
              <w:right w:val="single" w:sz="4" w:space="0" w:color="000000"/>
            </w:tcBorders>
          </w:tcPr>
          <w:p w14:paraId="6CC77555" w14:textId="77777777" w:rsidR="0054391F" w:rsidRDefault="00C826BD">
            <w:pPr>
              <w:spacing w:after="0"/>
              <w:ind w:left="8"/>
              <w:jc w:val="left"/>
            </w:pPr>
            <w:r>
              <w:rPr>
                <w:b/>
                <w:bCs/>
                <w:color w:val="FF0000"/>
                <w:sz w:val="20"/>
                <w:szCs w:val="20"/>
                <w:rtl/>
              </w:rPr>
              <w:t xml:space="preserve">التغيرات في حالتك الصحية / الطبية (تسري على البوالص متعددة الدخول فقط)</w:t>
            </w:r>
          </w:p>
        </w:tc>
      </w:tr>
      <w:tr w:rsidR="0054391F" w14:paraId="7041DF35" w14:textId="77777777">
        <w:trPr>
          <w:trHeight w:val="1688"/>
        </w:trPr>
        <w:tc>
          <w:tcPr>
            <w:tcW w:w="5853" w:type="dxa"/>
            <w:tcBorders>
              <w:top w:val="single" w:sz="4" w:space="0" w:color="000000"/>
              <w:left w:val="single" w:sz="4" w:space="0" w:color="000000"/>
              <w:bottom w:val="single" w:sz="4" w:space="0" w:color="000000"/>
              <w:right w:val="single" w:sz="4" w:space="0" w:color="000000"/>
            </w:tcBorders>
          </w:tcPr>
          <w:p w14:paraId="3A879C8C" w14:textId="77777777" w:rsidR="0054391F" w:rsidRDefault="00C826BD">
            <w:pPr>
              <w:bidi w:val="0"/>
              <w:spacing w:after="0"/>
              <w:ind w:left="10" w:right="68"/>
              <w:jc w:val="both"/>
            </w:pPr>
            <w:r>
              <w:rPr>
                <w:sz w:val="20"/>
              </w:rPr>
              <w:t xml:space="preserve">If, after purchasing this policy, any person named on the policy develops a new medical condition, cover will automatically continue for any trips that have commenced prior to the change in your health providing you are not travelling against medical advice or to get medical treatment abroad. For future trips that you take, you will not have coverage for losses as a result of the new medical condition or any other pre-existing medical conditions. </w:t>
            </w:r>
          </w:p>
        </w:tc>
        <w:tc>
          <w:tcPr>
            <w:tcW w:w="5675" w:type="dxa"/>
            <w:tcBorders>
              <w:top w:val="single" w:sz="4" w:space="0" w:color="000000"/>
              <w:left w:val="single" w:sz="4" w:space="0" w:color="000000"/>
              <w:bottom w:val="single" w:sz="4" w:space="0" w:color="000000"/>
              <w:right w:val="single" w:sz="4" w:space="0" w:color="000000"/>
            </w:tcBorders>
          </w:tcPr>
          <w:p w14:paraId="7F8D7156" w14:textId="77777777" w:rsidR="0054391F" w:rsidRDefault="00C826BD">
            <w:pPr>
              <w:spacing w:after="0"/>
              <w:ind w:left="6" w:right="46" w:firstLine="9"/>
              <w:jc w:val="both"/>
            </w:pPr>
            <w:r>
              <w:rPr>
                <w:sz w:val="31"/>
                <w:szCs w:val="31"/>
                <w:vertAlign w:val="superscript"/>
                <w:rtl/>
              </w:rPr>
              <w:t xml:space="preserve">في حال إصابة أي شخص يرد اسمه في البوليصة بحالة طبية جديدة بعد شراء هذه البوليصة، سيستمر الغطاء التأميني بشكل تلقائي بالنسبة إلى أي رحلات كانت قد بدأت قبل وقوع التغير في وضعك الصحي، شريطة ألا تسافر بخلاف المشورة الطبية أو للحصول على علاج طبي في الخارج. وبالنسبة إلى الرحلات المستقبلية التي قد تقوم بها، فإنك لن تحصل على غطاء تأميني عن الخسائر الناتجة عن الحالة الطبية الجديدة أو أي حالات طبية أخرى موجودة مسبقًا.</w:t>
            </w:r>
          </w:p>
        </w:tc>
      </w:tr>
      <w:tr w:rsidR="0054391F" w14:paraId="08FF38F5" w14:textId="77777777">
        <w:trPr>
          <w:trHeight w:val="314"/>
        </w:trPr>
        <w:tc>
          <w:tcPr>
            <w:tcW w:w="5853" w:type="dxa"/>
            <w:tcBorders>
              <w:top w:val="single" w:sz="4" w:space="0" w:color="000000"/>
              <w:left w:val="single" w:sz="4" w:space="0" w:color="000000"/>
              <w:bottom w:val="single" w:sz="4" w:space="0" w:color="000000"/>
              <w:right w:val="single" w:sz="4" w:space="0" w:color="000000"/>
            </w:tcBorders>
          </w:tcPr>
          <w:p w14:paraId="2A1CF4E8" w14:textId="77777777" w:rsidR="0054391F" w:rsidRDefault="00C826BD">
            <w:pPr>
              <w:bidi w:val="0"/>
              <w:spacing w:after="0"/>
              <w:ind w:left="10"/>
              <w:jc w:val="left"/>
            </w:pPr>
            <w:r>
              <w:rPr>
                <w:b/>
                <w:color w:val="80340D" w:themeColor="accent2" w:themeShade="80"/>
                <w:sz w:val="20"/>
                <w:rPrChange w:id="71" w:author="Roshny Ravindran" w:date="2026-08-04T07:38:00Z" w16du:dateUtc="2026-08-04T03:38:00Z">
                  <w:rPr>
                    <w:b/>
                    <w:color w:val="FF0000"/>
                    <w:sz w:val="20"/>
                  </w:rPr>
                </w:rPrChange>
              </w:rPr>
              <w:t>Pregnancy and Childbirth</w:t>
            </w:r>
            <w:r>
              <w:rPr>
                <w:b/>
                <w:color w:val="80340D" w:themeColor="accent2" w:themeShade="80"/>
                <w:sz w:val="20"/>
                <w:rPrChange w:id="72" w:author="Roshny Ravindran" w:date="2026-08-04T07:38:00Z" w16du:dateUtc="2026-08-04T03:38:00Z">
                  <w:rPr>
                    <w:b/>
                    <w:sz w:val="20"/>
                  </w:rPr>
                </w:rPrChange>
              </w:rPr>
              <w:t xml:space="preserve"> </w:t>
            </w:r>
          </w:p>
        </w:tc>
        <w:tc>
          <w:tcPr>
            <w:tcW w:w="5675" w:type="dxa"/>
            <w:tcBorders>
              <w:top w:val="single" w:sz="4" w:space="0" w:color="000000"/>
              <w:left w:val="single" w:sz="4" w:space="0" w:color="000000"/>
              <w:bottom w:val="single" w:sz="4" w:space="0" w:color="000000"/>
              <w:right w:val="single" w:sz="4" w:space="0" w:color="000000"/>
            </w:tcBorders>
          </w:tcPr>
          <w:p w14:paraId="33EC3D7A" w14:textId="77777777" w:rsidR="0054391F" w:rsidRDefault="00C826BD">
            <w:pPr>
              <w:spacing w:after="0"/>
              <w:ind w:left="7"/>
              <w:jc w:val="left"/>
            </w:pPr>
            <w:r>
              <w:rPr>
                <w:b/>
                <w:bCs/>
                <w:color w:val="FF0000"/>
                <w:szCs w:val="22"/>
                <w:rtl/>
              </w:rPr>
              <w:t xml:space="preserve">الحمل والولادة</w:t>
            </w:r>
          </w:p>
        </w:tc>
      </w:tr>
    </w:tbl>
    <w:p w14:paraId="4238B4FE" w14:textId="77777777" w:rsidR="0054391F" w:rsidRDefault="00C826BD">
      <w:pPr>
        <w:bidi w:val="0"/>
        <w:spacing w:after="0"/>
        <w:jc w:val="left"/>
      </w:pPr>
      <w:r>
        <w:rPr>
          <w:rFonts w:ascii="Arial" w:eastAsia="Arial" w:hAnsi="Arial" w:cs="Arial"/>
          <w:b/>
          <w:sz w:val="9"/>
        </w:rPr>
        <w:t xml:space="preserve"> </w:t>
      </w:r>
    </w:p>
    <w:tbl>
      <w:tblPr>
        <w:tblStyle w:val="TableGrid"/>
        <w:tblW w:w="11527" w:type="dxa"/>
        <w:tblInd w:w="278" w:type="dxa"/>
        <w:tblCellMar>
          <w:top w:w="38" w:type="dxa"/>
          <w:left w:w="113" w:type="dxa"/>
          <w:bottom w:w="0" w:type="dxa"/>
          <w:right w:w="100" w:type="dxa"/>
        </w:tblCellMar>
        <w:tblLook w:val="04A0" w:firstRow="1" w:lastRow="0" w:firstColumn="1" w:lastColumn="0" w:noHBand="0" w:noVBand="1"/>
      </w:tblPr>
      <w:tblGrid>
        <w:gridCol w:w="5852"/>
        <w:gridCol w:w="5675"/>
      </w:tblGrid>
      <w:tr w:rsidR="0054391F" w14:paraId="72B323B2" w14:textId="77777777">
        <w:trPr>
          <w:trHeight w:val="848"/>
        </w:trPr>
        <w:tc>
          <w:tcPr>
            <w:tcW w:w="5853" w:type="dxa"/>
            <w:tcBorders>
              <w:top w:val="single" w:sz="4" w:space="0" w:color="000000"/>
              <w:left w:val="single" w:sz="4" w:space="0" w:color="000000"/>
              <w:bottom w:val="single" w:sz="4" w:space="0" w:color="000000"/>
              <w:right w:val="single" w:sz="4" w:space="0" w:color="000000"/>
            </w:tcBorders>
          </w:tcPr>
          <w:p w14:paraId="148451A3" w14:textId="77777777" w:rsidR="0054391F" w:rsidRDefault="00C826BD">
            <w:pPr>
              <w:bidi w:val="0"/>
              <w:spacing w:after="0"/>
              <w:ind w:right="61"/>
              <w:jc w:val="both"/>
            </w:pPr>
            <w:r>
              <w:rPr>
                <w:sz w:val="20"/>
              </w:rPr>
              <w:t xml:space="preserve">We provide cover under this policy if something unexpected happens. In particular, we provide cover under section A – Medical and Other Expenses for injuries to the body or illness that was not expected. </w:t>
            </w:r>
          </w:p>
        </w:tc>
        <w:tc>
          <w:tcPr>
            <w:tcW w:w="5675" w:type="dxa"/>
            <w:tcBorders>
              <w:top w:val="single" w:sz="4" w:space="0" w:color="000000"/>
              <w:left w:val="single" w:sz="4" w:space="0" w:color="000000"/>
              <w:bottom w:val="single" w:sz="4" w:space="0" w:color="000000"/>
              <w:right w:val="single" w:sz="4" w:space="0" w:color="000000"/>
            </w:tcBorders>
          </w:tcPr>
          <w:p w14:paraId="333C9A21" w14:textId="77777777" w:rsidR="0054391F" w:rsidRDefault="00C826BD">
            <w:pPr>
              <w:spacing w:after="0"/>
              <w:jc w:val="left"/>
            </w:pPr>
            <w:r>
              <w:rPr>
                <w:sz w:val="20"/>
                <w:szCs w:val="20"/>
                <w:rtl/>
              </w:rPr>
              <w:t xml:space="preserve">إننا نقدم الغطاء التأميني بموجب هذه البوليصة في حال وقوع شيء ما غير متوقع. وعلى وجه</w:t>
            </w:r>
          </w:p>
          <w:p w14:paraId="36F1BB81" w14:textId="77777777" w:rsidR="0054391F" w:rsidRDefault="00C826BD">
            <w:pPr>
              <w:spacing w:after="0"/>
              <w:ind w:right="346" w:firstLine="3"/>
            </w:pPr>
            <w:r>
              <w:rPr>
                <w:sz w:val="20"/>
                <w:szCs w:val="20"/>
                <w:rtl/>
              </w:rPr>
              <w:t xml:space="preserve">الخصوص، فإننا نقدم الغطاء التأميني بموجب الفقرة أ – النفقات الطبية والنفقات الأخرى بالنسبة إلى الإصابات الجسدية أو الأمراض غير المتوقعة.</w:t>
            </w:r>
          </w:p>
        </w:tc>
      </w:tr>
      <w:tr w:rsidR="0054391F" w14:paraId="34D31BF4" w14:textId="77777777">
        <w:trPr>
          <w:trHeight w:val="1128"/>
        </w:trPr>
        <w:tc>
          <w:tcPr>
            <w:tcW w:w="5853" w:type="dxa"/>
            <w:tcBorders>
              <w:top w:val="single" w:sz="4" w:space="0" w:color="000000"/>
              <w:left w:val="single" w:sz="4" w:space="0" w:color="000000"/>
              <w:bottom w:val="single" w:sz="4" w:space="0" w:color="000000"/>
              <w:right w:val="single" w:sz="4" w:space="0" w:color="000000"/>
            </w:tcBorders>
          </w:tcPr>
          <w:p w14:paraId="5D6D49B7" w14:textId="77777777" w:rsidR="0054391F" w:rsidRDefault="00C826BD">
            <w:pPr>
              <w:bidi w:val="0"/>
              <w:spacing w:after="0"/>
              <w:ind w:right="56"/>
              <w:jc w:val="both"/>
            </w:pPr>
            <w:r>
              <w:rPr>
                <w:color w:val="FF0000"/>
                <w:sz w:val="20"/>
                <w:rPrChange w:id="73" w:author="Roshny Ravindran" w:date="2026-08-04T07:39:00Z" w16du:dateUtc="2026-08-04T03:39:00Z">
                  <w:rPr>
                    <w:sz w:val="20"/>
                  </w:rPr>
                </w:rPrChange>
              </w:rPr>
              <w:t xml:space="preserve">We do not consider pregnancy or childbirth to be an illness </w:t>
            </w:r>
            <w:r>
              <w:rPr>
                <w:color w:val="FF0000"/>
                <w:sz w:val="20"/>
                <w:rPrChange w:id="74" w:author="Roshny Ravindran" w:date="2026-08-04T07:39:00Z" w16du:dateUtc="2026-08-04T03:39:00Z">
                  <w:rPr>
                    <w:sz w:val="20"/>
                  </w:rPr>
                </w:rPrChange>
              </w:rPr>
              <w:t xml:space="preserve">or injury. To be clear, we only provide cover under sections A, B and C of this policy, for claims that come from Complications of Pregnancy and Childbirth. Please make sure you read the definition of ‘Complications of Pregnancy and Childbirth’ in definitions. </w:t>
            </w:r>
          </w:p>
        </w:tc>
        <w:tc>
          <w:tcPr>
            <w:tcW w:w="5675" w:type="dxa"/>
            <w:tcBorders>
              <w:top w:val="single" w:sz="4" w:space="0" w:color="000000"/>
              <w:left w:val="single" w:sz="4" w:space="0" w:color="000000"/>
              <w:bottom w:val="single" w:sz="4" w:space="0" w:color="000000"/>
              <w:right w:val="single" w:sz="4" w:space="0" w:color="000000"/>
            </w:tcBorders>
          </w:tcPr>
          <w:p w14:paraId="44B1DA9B" w14:textId="77777777" w:rsidR="0054391F" w:rsidRDefault="00C826BD">
            <w:pPr>
              <w:spacing w:after="67" w:line="313" w:lineRule="auto"/>
              <w:ind w:right="1332" w:firstLine="3"/>
              <w:jc w:val="both"/>
            </w:pPr>
            <w:r>
              <w:rPr>
                <w:sz w:val="20"/>
                <w:szCs w:val="20"/>
                <w:rtl/>
              </w:rPr>
              <w:t xml:space="preserve">إننا لا نعتبر الحمل أو الولادة على أنه مرض أو إصابة. ولأغراض التوضيح، فإننا نقدم فقط الغطاء التأميني بموجب الفقرات أ و ب و ج من هذه البوليصة، بالنسبة إلى المطالبات التي تقدم بخصوص</w:t>
            </w:r>
          </w:p>
          <w:p w14:paraId="761C4013" w14:textId="77777777" w:rsidR="0054391F" w:rsidRDefault="00C826BD">
            <w:pPr>
              <w:spacing w:after="0"/>
              <w:jc w:val="left"/>
            </w:pPr>
            <w:r>
              <w:rPr>
                <w:sz w:val="20"/>
                <w:szCs w:val="20"/>
                <w:rtl/>
              </w:rPr>
              <w:t xml:space="preserve">مضاعفات الحمل والولادة. يُرجى التأكد من اطلاعك على تعريف «مضاعفات الحمل والولادة» في قسم التعاريف.</w:t>
            </w:r>
          </w:p>
        </w:tc>
      </w:tr>
    </w:tbl>
    <w:p w14:paraId="21E42DA5" w14:textId="77777777" w:rsidR="0054391F" w:rsidRDefault="00C826BD">
      <w:pPr>
        <w:bidi w:val="0"/>
        <w:spacing w:after="0"/>
        <w:jc w:val="left"/>
      </w:pPr>
      <w:r>
        <w:rPr>
          <w:rFonts w:ascii="Arial" w:eastAsia="Arial" w:hAnsi="Arial" w:cs="Arial"/>
          <w:b/>
          <w:sz w:val="28"/>
        </w:rPr>
        <w:t xml:space="preserve"> </w:t>
      </w:r>
    </w:p>
    <w:p w14:paraId="49B7C9CA" w14:textId="54F52B86" w:rsidR="0054391F" w:rsidRPr="00CF19EE" w:rsidRDefault="00C826BD" w:rsidP="00CF19EE">
      <w:pPr>
        <w:bidi w:val="0"/>
        <w:spacing w:after="0"/>
        <w:ind w:left="1435" w:hanging="10"/>
        <w:jc w:val="center"/>
        <w:rPr>
          <w:color w:val="80340D" w:themeColor="accent2" w:themeShade="80"/>
          <w:rPrChange w:id="75" w:author="Roshny Ravindran" w:date="2026-08-04T07:40:00Z" w16du:dateUtc="2026-08-04T03:40:00Z">
            <w:rPr/>
          </w:rPrChange>
        </w:rPr>
        <w:pPrChange w:id="76" w:author="Roshny Ravindran" w:date="2026-08-04T07:40:00Z" w16du:dateUtc="2026-08-04T03:40:00Z">
          <w:pPr>
            <w:bidi w:val="0"/>
            <w:spacing w:after="0"/>
            <w:ind w:left="1435" w:hanging="10"/>
            <w:jc w:val="left"/>
          </w:pPr>
        </w:pPrChange>
      </w:pPr>
      <w:r>
        <w:rPr>
          <w:b/>
          <w:color w:val="80340D" w:themeColor="accent2" w:themeShade="80"/>
          <w:sz w:val="28"/>
          <w:rPrChange w:id="77" w:author="Roshny Ravindran" w:date="2026-08-04T07:40:00Z" w16du:dateUtc="2026-08-04T03:40:00Z">
            <w:rPr>
              <w:b/>
              <w:color w:val="FF0000"/>
              <w:sz w:val="28"/>
            </w:rPr>
          </w:rPrChange>
        </w:rPr>
        <w:t>TABLE OF BENEFITS (SINGLE TRIP OR MULTIPLE ENTRY)</w:t>
      </w:r>
    </w:p>
    <w:p w14:paraId="2AC522BA" w14:textId="77777777" w:rsidR="0054391F" w:rsidRDefault="00C826BD">
      <w:pPr>
        <w:bidi w:val="0"/>
        <w:spacing w:after="0"/>
        <w:jc w:val="left"/>
      </w:pPr>
      <w:r>
        <w:rPr>
          <w:b/>
          <w:sz w:val="15"/>
        </w:rPr>
        <w:t xml:space="preserve"> </w:t>
      </w:r>
    </w:p>
    <w:tbl>
      <w:tblPr>
        <w:tblStyle w:val="TableGrid"/>
        <w:tblW w:w="9693" w:type="dxa"/>
        <w:tblInd w:w="1271" w:type="dxa"/>
        <w:tblCellMar>
          <w:top w:w="46" w:type="dxa"/>
          <w:left w:w="5" w:type="dxa"/>
          <w:bottom w:w="52" w:type="dxa"/>
          <w:right w:w="115" w:type="dxa"/>
        </w:tblCellMar>
        <w:tblLook w:val="04A0" w:firstRow="1" w:lastRow="0" w:firstColumn="1" w:lastColumn="0" w:noHBand="0" w:noVBand="1"/>
        <w:tblPrChange w:id="78" w:author="Roshny Ravindran" w:date="2026-08-04T07:40:00Z" w16du:dateUtc="2026-08-04T03:40:00Z">
          <w:tblPr>
            <w:tblStyle w:val="TableGrid"/>
            <w:tblW w:w="9693" w:type="dxa"/>
            <w:tblInd w:w="1271" w:type="dxa"/>
            <w:tblCellMar>
              <w:top w:w="46" w:type="dxa"/>
              <w:left w:w="5" w:type="dxa"/>
              <w:bottom w:w="52" w:type="dxa"/>
              <w:right w:w="115" w:type="dxa"/>
            </w:tblCellMar>
            <w:tblLook w:val="04A0" w:firstRow="1" w:lastRow="0" w:firstColumn="1" w:lastColumn="0" w:noHBand="0" w:noVBand="1"/>
          </w:tblPr>
        </w:tblPrChange>
      </w:tblPr>
      <w:tblGrid>
        <w:gridCol w:w="4180"/>
        <w:gridCol w:w="3546"/>
        <w:gridCol w:w="1967"/>
        <w:tblGridChange w:id="79">
          <w:tblGrid>
            <w:gridCol w:w="4180"/>
            <w:gridCol w:w="3546"/>
            <w:gridCol w:w="1967"/>
          </w:tblGrid>
        </w:tblGridChange>
      </w:tblGrid>
      <w:tr w:rsidR="0054391F" w14:paraId="53E8FCDA" w14:textId="77777777" w:rsidTr="00CF19EE">
        <w:trPr>
          <w:trHeight w:val="416"/>
          <w:trPrChange w:id="80" w:author="Roshny Ravindran" w:date="2026-08-04T07:40:00Z" w16du:dateUtc="2026-08-04T03:40:00Z">
            <w:trPr>
              <w:trHeight w:val="416"/>
            </w:trPr>
          </w:trPrChange>
        </w:trPr>
        <w:tc>
          <w:tcPr>
            <w:tcW w:w="4180" w:type="dxa"/>
            <w:tcBorders>
              <w:top w:val="single" w:sz="4" w:space="0" w:color="000000"/>
              <w:left w:val="single" w:sz="4" w:space="0" w:color="000000"/>
              <w:bottom w:val="single" w:sz="4" w:space="0" w:color="BDBDBD"/>
              <w:right w:val="single" w:sz="4" w:space="0" w:color="BDBDBD"/>
            </w:tcBorders>
            <w:shd w:val="clear" w:color="auto" w:fill="80340D" w:themeFill="accent2" w:themeFillShade="80"/>
            <w:vAlign w:val="bottom"/>
            <w:tcPrChange w:id="81" w:author="Roshny Ravindran" w:date="2026-08-04T07:40:00Z" w16du:dateUtc="2026-08-04T03:40:00Z">
              <w:tcPr>
                <w:tcW w:w="4180" w:type="dxa"/>
                <w:tcBorders>
                  <w:top w:val="single" w:sz="4" w:space="0" w:color="000000"/>
                  <w:left w:val="single" w:sz="4" w:space="0" w:color="000000"/>
                  <w:bottom w:val="single" w:sz="4" w:space="0" w:color="BDBDBD"/>
                  <w:right w:val="single" w:sz="4" w:space="0" w:color="BDBDBD"/>
                </w:tcBorders>
                <w:shd w:val="clear" w:color="auto" w:fill="FF0000"/>
                <w:vAlign w:val="bottom"/>
              </w:tcPr>
            </w:tcPrChange>
          </w:tcPr>
          <w:p w14:paraId="67D1F2F7" w14:textId="77777777" w:rsidR="0054391F" w:rsidRDefault="00C826BD">
            <w:pPr>
              <w:bidi w:val="0"/>
              <w:spacing w:after="0"/>
              <w:ind w:left="117"/>
              <w:jc w:val="center"/>
            </w:pPr>
            <w:r>
              <w:rPr>
                <w:b/>
                <w:color w:val="FFFFFF"/>
                <w:sz w:val="20"/>
              </w:rPr>
              <w:t>Benefit</w:t>
            </w:r>
            <w:r>
              <w:rPr>
                <w:b/>
                <w:sz w:val="20"/>
              </w:rPr>
              <w:t xml:space="preserve"> </w:t>
            </w:r>
          </w:p>
        </w:tc>
        <w:tc>
          <w:tcPr>
            <w:tcW w:w="3546" w:type="dxa"/>
            <w:tcBorders>
              <w:top w:val="single" w:sz="4" w:space="0" w:color="000000"/>
              <w:left w:val="single" w:sz="4" w:space="0" w:color="BDBDBD"/>
              <w:bottom w:val="nil"/>
              <w:right w:val="single" w:sz="4" w:space="0" w:color="A6A6A6"/>
            </w:tcBorders>
            <w:shd w:val="clear" w:color="auto" w:fill="80340D" w:themeFill="accent2" w:themeFillShade="80"/>
            <w:vAlign w:val="bottom"/>
            <w:tcPrChange w:id="82" w:author="Roshny Ravindran" w:date="2026-08-04T07:40:00Z" w16du:dateUtc="2026-08-04T03:40:00Z">
              <w:tcPr>
                <w:tcW w:w="3546" w:type="dxa"/>
                <w:tcBorders>
                  <w:top w:val="single" w:sz="4" w:space="0" w:color="000000"/>
                  <w:left w:val="single" w:sz="4" w:space="0" w:color="BDBDBD"/>
                  <w:bottom w:val="nil"/>
                  <w:right w:val="single" w:sz="4" w:space="0" w:color="A6A6A6"/>
                </w:tcBorders>
                <w:shd w:val="clear" w:color="auto" w:fill="FF0000"/>
                <w:vAlign w:val="bottom"/>
              </w:tcPr>
            </w:tcPrChange>
          </w:tcPr>
          <w:p w14:paraId="7C62CCD0" w14:textId="77777777" w:rsidR="0054391F" w:rsidRDefault="00C826BD">
            <w:pPr>
              <w:bidi w:val="0"/>
              <w:spacing w:after="0"/>
              <w:ind w:left="115"/>
              <w:jc w:val="center"/>
            </w:pPr>
            <w:r>
              <w:rPr>
                <w:b/>
                <w:color w:val="FFFFFF"/>
                <w:sz w:val="20"/>
              </w:rPr>
              <w:t>Limits (AED)</w:t>
            </w:r>
            <w:r>
              <w:rPr>
                <w:b/>
                <w:sz w:val="20"/>
              </w:rPr>
              <w:t xml:space="preserve"> </w:t>
            </w:r>
          </w:p>
        </w:tc>
        <w:tc>
          <w:tcPr>
            <w:tcW w:w="1967" w:type="dxa"/>
            <w:tcBorders>
              <w:top w:val="single" w:sz="4" w:space="0" w:color="000000"/>
              <w:left w:val="single" w:sz="4" w:space="0" w:color="A6A6A6"/>
              <w:bottom w:val="nil"/>
              <w:right w:val="single" w:sz="4" w:space="0" w:color="000000"/>
            </w:tcBorders>
            <w:shd w:val="clear" w:color="auto" w:fill="80340D" w:themeFill="accent2" w:themeFillShade="80"/>
            <w:vAlign w:val="bottom"/>
            <w:tcPrChange w:id="83" w:author="Roshny Ravindran" w:date="2026-08-04T07:40:00Z" w16du:dateUtc="2026-08-04T03:40:00Z">
              <w:tcPr>
                <w:tcW w:w="1967" w:type="dxa"/>
                <w:tcBorders>
                  <w:top w:val="single" w:sz="4" w:space="0" w:color="000000"/>
                  <w:left w:val="single" w:sz="4" w:space="0" w:color="A6A6A6"/>
                  <w:bottom w:val="nil"/>
                  <w:right w:val="single" w:sz="4" w:space="0" w:color="000000"/>
                </w:tcBorders>
                <w:shd w:val="clear" w:color="auto" w:fill="FF0000"/>
                <w:vAlign w:val="bottom"/>
              </w:tcPr>
            </w:tcPrChange>
          </w:tcPr>
          <w:p w14:paraId="755834A8" w14:textId="77777777" w:rsidR="0054391F" w:rsidRDefault="00C826BD">
            <w:pPr>
              <w:bidi w:val="0"/>
              <w:spacing w:after="0"/>
              <w:ind w:left="335"/>
              <w:jc w:val="center"/>
            </w:pPr>
            <w:r>
              <w:rPr>
                <w:b/>
                <w:color w:val="FFFFFF"/>
                <w:sz w:val="20"/>
              </w:rPr>
              <w:t>Excess</w:t>
            </w:r>
            <w:r>
              <w:rPr>
                <w:b/>
                <w:sz w:val="20"/>
              </w:rPr>
              <w:t xml:space="preserve"> </w:t>
            </w:r>
          </w:p>
        </w:tc>
      </w:tr>
      <w:tr w:rsidR="0054391F" w14:paraId="6C760858" w14:textId="77777777">
        <w:trPr>
          <w:trHeight w:val="419"/>
        </w:trPr>
        <w:tc>
          <w:tcPr>
            <w:tcW w:w="4180" w:type="dxa"/>
            <w:tcBorders>
              <w:top w:val="single" w:sz="4" w:space="0" w:color="BDBDBD"/>
              <w:left w:val="single" w:sz="4" w:space="0" w:color="000000"/>
              <w:bottom w:val="single" w:sz="4" w:space="0" w:color="BDBDBD"/>
              <w:right w:val="single" w:sz="4" w:space="0" w:color="BDBDBD"/>
            </w:tcBorders>
            <w:vAlign w:val="bottom"/>
          </w:tcPr>
          <w:p w14:paraId="2C391FB9" w14:textId="77777777" w:rsidR="0054391F" w:rsidRDefault="00C826BD">
            <w:pPr>
              <w:bidi w:val="0"/>
              <w:spacing w:after="0"/>
              <w:ind w:left="472"/>
              <w:jc w:val="left"/>
            </w:pPr>
            <w:r>
              <w:rPr>
                <w:b/>
                <w:color w:val="7E7E7E"/>
                <w:sz w:val="20"/>
              </w:rPr>
              <w:t>A. Emergency Medical Expenses</w:t>
            </w:r>
            <w:r>
              <w:rPr>
                <w:b/>
                <w:sz w:val="20"/>
              </w:rPr>
              <w:t xml:space="preserve"> </w:t>
            </w:r>
          </w:p>
        </w:tc>
        <w:tc>
          <w:tcPr>
            <w:tcW w:w="3546" w:type="dxa"/>
            <w:tcBorders>
              <w:top w:val="nil"/>
              <w:left w:val="single" w:sz="4" w:space="0" w:color="BDBDBD"/>
              <w:bottom w:val="single" w:sz="4" w:space="0" w:color="BDBDBD"/>
              <w:right w:val="single" w:sz="4" w:space="0" w:color="BDBDBD"/>
            </w:tcBorders>
            <w:vAlign w:val="bottom"/>
          </w:tcPr>
          <w:p w14:paraId="2682BE98" w14:textId="77777777" w:rsidR="0054391F" w:rsidRDefault="00C826BD">
            <w:pPr>
              <w:bidi w:val="0"/>
              <w:spacing w:after="0"/>
              <w:ind w:left="125"/>
              <w:jc w:val="center"/>
            </w:pPr>
            <w:r>
              <w:rPr>
                <w:color w:val="808080"/>
                <w:sz w:val="20"/>
              </w:rPr>
              <w:t>200,000</w:t>
            </w:r>
            <w:r>
              <w:rPr>
                <w:sz w:val="20"/>
              </w:rPr>
              <w:t xml:space="preserve"> </w:t>
            </w:r>
          </w:p>
        </w:tc>
        <w:tc>
          <w:tcPr>
            <w:tcW w:w="1967" w:type="dxa"/>
            <w:vMerge w:val="restart"/>
            <w:tcBorders>
              <w:top w:val="nil"/>
              <w:left w:val="single" w:sz="4" w:space="0" w:color="BDBDBD"/>
              <w:bottom w:val="single" w:sz="4" w:space="0" w:color="000000"/>
              <w:right w:val="single" w:sz="4" w:space="0" w:color="000000"/>
            </w:tcBorders>
          </w:tcPr>
          <w:p w14:paraId="00D6A484" w14:textId="77777777" w:rsidR="0054391F" w:rsidRDefault="00C826BD">
            <w:pPr>
              <w:bidi w:val="0"/>
              <w:spacing w:after="0"/>
              <w:jc w:val="left"/>
            </w:pPr>
            <w:r>
              <w:rPr>
                <w:b/>
                <w:sz w:val="20"/>
              </w:rPr>
              <w:t xml:space="preserve"> </w:t>
            </w:r>
          </w:p>
          <w:p w14:paraId="45720085" w14:textId="77777777" w:rsidR="0054391F" w:rsidRDefault="00C826BD">
            <w:pPr>
              <w:bidi w:val="0"/>
              <w:spacing w:after="0"/>
              <w:jc w:val="left"/>
            </w:pPr>
            <w:r>
              <w:rPr>
                <w:b/>
                <w:sz w:val="20"/>
              </w:rPr>
              <w:t xml:space="preserve"> </w:t>
            </w:r>
          </w:p>
          <w:p w14:paraId="418ABA5F" w14:textId="77777777" w:rsidR="0054391F" w:rsidRDefault="00C826BD">
            <w:pPr>
              <w:bidi w:val="0"/>
              <w:spacing w:after="0"/>
              <w:jc w:val="left"/>
            </w:pPr>
            <w:r>
              <w:rPr>
                <w:b/>
                <w:sz w:val="20"/>
              </w:rPr>
              <w:t xml:space="preserve"> </w:t>
            </w:r>
          </w:p>
          <w:p w14:paraId="021C9B78" w14:textId="77777777" w:rsidR="0054391F" w:rsidRDefault="00C826BD">
            <w:pPr>
              <w:bidi w:val="0"/>
              <w:spacing w:after="0"/>
              <w:jc w:val="left"/>
            </w:pPr>
            <w:r>
              <w:rPr>
                <w:b/>
                <w:sz w:val="20"/>
              </w:rPr>
              <w:t xml:space="preserve"> </w:t>
            </w:r>
          </w:p>
          <w:p w14:paraId="1E84EC9D" w14:textId="77777777" w:rsidR="0054391F" w:rsidRDefault="00C826BD">
            <w:pPr>
              <w:bidi w:val="0"/>
              <w:spacing w:after="0"/>
              <w:ind w:left="134"/>
              <w:jc w:val="center"/>
            </w:pPr>
            <w:r>
              <w:rPr>
                <w:color w:val="808080"/>
                <w:sz w:val="20"/>
              </w:rPr>
              <w:t>USD 50*</w:t>
            </w:r>
            <w:r>
              <w:rPr>
                <w:sz w:val="20"/>
              </w:rPr>
              <w:t xml:space="preserve"> </w:t>
            </w:r>
          </w:p>
        </w:tc>
      </w:tr>
      <w:tr w:rsidR="0054391F" w14:paraId="0904169D" w14:textId="77777777">
        <w:trPr>
          <w:trHeight w:val="415"/>
        </w:trPr>
        <w:tc>
          <w:tcPr>
            <w:tcW w:w="4180" w:type="dxa"/>
            <w:tcBorders>
              <w:top w:val="single" w:sz="4" w:space="0" w:color="BDBDBD"/>
              <w:left w:val="single" w:sz="4" w:space="0" w:color="000000"/>
              <w:bottom w:val="single" w:sz="4" w:space="0" w:color="BDBDBD"/>
              <w:right w:val="single" w:sz="4" w:space="0" w:color="BDBDBD"/>
            </w:tcBorders>
            <w:vAlign w:val="bottom"/>
          </w:tcPr>
          <w:p w14:paraId="072B097D" w14:textId="77777777" w:rsidR="0054391F" w:rsidRDefault="00C826BD">
            <w:pPr>
              <w:bidi w:val="0"/>
              <w:spacing w:after="0"/>
              <w:ind w:left="472"/>
              <w:jc w:val="left"/>
            </w:pPr>
            <w:r>
              <w:rPr>
                <w:b/>
                <w:color w:val="7E7E7E"/>
                <w:sz w:val="20"/>
              </w:rPr>
              <w:t>B. Repatriation</w:t>
            </w:r>
            <w:r>
              <w:rPr>
                <w:b/>
                <w:sz w:val="20"/>
              </w:rPr>
              <w:t xml:space="preserve"> </w:t>
            </w:r>
          </w:p>
        </w:tc>
        <w:tc>
          <w:tcPr>
            <w:tcW w:w="3546" w:type="dxa"/>
            <w:tcBorders>
              <w:top w:val="single" w:sz="4" w:space="0" w:color="BDBDBD"/>
              <w:left w:val="single" w:sz="4" w:space="0" w:color="BDBDBD"/>
              <w:bottom w:val="single" w:sz="4" w:space="0" w:color="BDBDBD"/>
              <w:right w:val="single" w:sz="4" w:space="0" w:color="BDBDBD"/>
            </w:tcBorders>
            <w:vAlign w:val="bottom"/>
          </w:tcPr>
          <w:p w14:paraId="1917BB15" w14:textId="77777777" w:rsidR="0054391F" w:rsidRDefault="00C826BD">
            <w:pPr>
              <w:bidi w:val="0"/>
              <w:spacing w:after="0"/>
              <w:ind w:left="125"/>
              <w:jc w:val="center"/>
            </w:pPr>
            <w:r>
              <w:rPr>
                <w:color w:val="808080"/>
                <w:sz w:val="20"/>
              </w:rPr>
              <w:t>7,500</w:t>
            </w:r>
            <w:r>
              <w:rPr>
                <w:sz w:val="20"/>
              </w:rPr>
              <w:t xml:space="preserve"> </w:t>
            </w:r>
          </w:p>
        </w:tc>
        <w:tc>
          <w:tcPr>
            <w:tcW w:w="0" w:type="auto"/>
            <w:vMerge/>
            <w:tcBorders>
              <w:top w:val="nil"/>
              <w:left w:val="single" w:sz="4" w:space="0" w:color="BDBDBD"/>
              <w:bottom w:val="nil"/>
              <w:right w:val="single" w:sz="4" w:space="0" w:color="000000"/>
            </w:tcBorders>
          </w:tcPr>
          <w:p w14:paraId="3E70D0B9" w14:textId="77777777" w:rsidR="0054391F" w:rsidRDefault="0054391F">
            <w:pPr>
              <w:bidi w:val="0"/>
              <w:jc w:val="left"/>
            </w:pPr>
          </w:p>
        </w:tc>
      </w:tr>
      <w:tr w:rsidR="0054391F" w14:paraId="6205F81C" w14:textId="77777777">
        <w:trPr>
          <w:trHeight w:val="415"/>
        </w:trPr>
        <w:tc>
          <w:tcPr>
            <w:tcW w:w="4180" w:type="dxa"/>
            <w:tcBorders>
              <w:top w:val="single" w:sz="4" w:space="0" w:color="BDBDBD"/>
              <w:left w:val="single" w:sz="4" w:space="0" w:color="000000"/>
              <w:bottom w:val="single" w:sz="4" w:space="0" w:color="BDBDBD"/>
              <w:right w:val="single" w:sz="4" w:space="0" w:color="BDBDBD"/>
            </w:tcBorders>
            <w:vAlign w:val="bottom"/>
          </w:tcPr>
          <w:p w14:paraId="7CE42A7F" w14:textId="77777777" w:rsidR="0054391F" w:rsidRDefault="00C826BD">
            <w:pPr>
              <w:bidi w:val="0"/>
              <w:spacing w:after="0"/>
              <w:ind w:left="472"/>
              <w:jc w:val="left"/>
            </w:pPr>
            <w:r>
              <w:rPr>
                <w:b/>
                <w:color w:val="7E7E7E"/>
                <w:sz w:val="20"/>
              </w:rPr>
              <w:t>C. Repatriation of the Deceased</w:t>
            </w:r>
            <w:r>
              <w:rPr>
                <w:b/>
                <w:sz w:val="20"/>
              </w:rPr>
              <w:t xml:space="preserve"> </w:t>
            </w:r>
          </w:p>
        </w:tc>
        <w:tc>
          <w:tcPr>
            <w:tcW w:w="3546" w:type="dxa"/>
            <w:tcBorders>
              <w:top w:val="single" w:sz="4" w:space="0" w:color="BDBDBD"/>
              <w:left w:val="single" w:sz="4" w:space="0" w:color="BDBDBD"/>
              <w:bottom w:val="single" w:sz="4" w:space="0" w:color="BDBDBD"/>
              <w:right w:val="single" w:sz="4" w:space="0" w:color="BDBDBD"/>
            </w:tcBorders>
            <w:vAlign w:val="bottom"/>
          </w:tcPr>
          <w:p w14:paraId="583F4372" w14:textId="77777777" w:rsidR="0054391F" w:rsidRDefault="00C826BD">
            <w:pPr>
              <w:bidi w:val="0"/>
              <w:spacing w:after="0"/>
              <w:ind w:left="123"/>
              <w:jc w:val="center"/>
            </w:pPr>
            <w:r>
              <w:rPr>
                <w:color w:val="808080"/>
                <w:sz w:val="20"/>
              </w:rPr>
              <w:t>10,000</w:t>
            </w:r>
            <w:r>
              <w:rPr>
                <w:sz w:val="20"/>
              </w:rPr>
              <w:t xml:space="preserve"> </w:t>
            </w:r>
          </w:p>
        </w:tc>
        <w:tc>
          <w:tcPr>
            <w:tcW w:w="0" w:type="auto"/>
            <w:vMerge/>
            <w:tcBorders>
              <w:top w:val="nil"/>
              <w:left w:val="single" w:sz="4" w:space="0" w:color="BDBDBD"/>
              <w:bottom w:val="nil"/>
              <w:right w:val="single" w:sz="4" w:space="0" w:color="000000"/>
            </w:tcBorders>
          </w:tcPr>
          <w:p w14:paraId="0E0B4941" w14:textId="77777777" w:rsidR="0054391F" w:rsidRDefault="0054391F">
            <w:pPr>
              <w:bidi w:val="0"/>
              <w:jc w:val="left"/>
            </w:pPr>
          </w:p>
        </w:tc>
      </w:tr>
      <w:tr w:rsidR="0054391F" w14:paraId="368C2F70" w14:textId="77777777">
        <w:trPr>
          <w:trHeight w:val="420"/>
        </w:trPr>
        <w:tc>
          <w:tcPr>
            <w:tcW w:w="4180" w:type="dxa"/>
            <w:tcBorders>
              <w:top w:val="single" w:sz="4" w:space="0" w:color="BDBDBD"/>
              <w:left w:val="single" w:sz="4" w:space="0" w:color="000000"/>
              <w:bottom w:val="single" w:sz="4" w:space="0" w:color="BDBDBD"/>
              <w:right w:val="single" w:sz="4" w:space="0" w:color="BDBDBD"/>
            </w:tcBorders>
            <w:vAlign w:val="bottom"/>
          </w:tcPr>
          <w:p w14:paraId="1A0C3E8A" w14:textId="77777777" w:rsidR="0054391F" w:rsidRDefault="00C826BD">
            <w:pPr>
              <w:bidi w:val="0"/>
              <w:spacing w:after="0"/>
              <w:ind w:left="472"/>
              <w:jc w:val="left"/>
            </w:pPr>
            <w:r>
              <w:rPr>
                <w:b/>
                <w:color w:val="7E7E7E"/>
                <w:sz w:val="20"/>
              </w:rPr>
              <w:t>D. Loss of Passport</w:t>
            </w:r>
            <w:r>
              <w:rPr>
                <w:b/>
                <w:sz w:val="20"/>
              </w:rPr>
              <w:t xml:space="preserve"> </w:t>
            </w:r>
          </w:p>
        </w:tc>
        <w:tc>
          <w:tcPr>
            <w:tcW w:w="3546" w:type="dxa"/>
            <w:tcBorders>
              <w:top w:val="single" w:sz="4" w:space="0" w:color="BDBDBD"/>
              <w:left w:val="single" w:sz="4" w:space="0" w:color="BDBDBD"/>
              <w:bottom w:val="single" w:sz="4" w:space="0" w:color="BDBDBD"/>
              <w:right w:val="single" w:sz="4" w:space="0" w:color="BDBDBD"/>
            </w:tcBorders>
            <w:vAlign w:val="bottom"/>
          </w:tcPr>
          <w:p w14:paraId="62C7EAFB" w14:textId="77777777" w:rsidR="0054391F" w:rsidRDefault="00C826BD">
            <w:pPr>
              <w:bidi w:val="0"/>
              <w:spacing w:after="0"/>
              <w:ind w:left="130"/>
              <w:jc w:val="center"/>
            </w:pPr>
            <w:r>
              <w:rPr>
                <w:color w:val="808080"/>
                <w:sz w:val="20"/>
              </w:rPr>
              <w:t>250</w:t>
            </w:r>
            <w:r>
              <w:rPr>
                <w:sz w:val="20"/>
              </w:rPr>
              <w:t xml:space="preserve"> </w:t>
            </w:r>
          </w:p>
        </w:tc>
        <w:tc>
          <w:tcPr>
            <w:tcW w:w="0" w:type="auto"/>
            <w:vMerge/>
            <w:tcBorders>
              <w:top w:val="nil"/>
              <w:left w:val="single" w:sz="4" w:space="0" w:color="BDBDBD"/>
              <w:bottom w:val="nil"/>
              <w:right w:val="single" w:sz="4" w:space="0" w:color="000000"/>
            </w:tcBorders>
          </w:tcPr>
          <w:p w14:paraId="2A8E7787" w14:textId="77777777" w:rsidR="0054391F" w:rsidRDefault="0054391F">
            <w:pPr>
              <w:bidi w:val="0"/>
              <w:jc w:val="left"/>
            </w:pPr>
          </w:p>
        </w:tc>
      </w:tr>
      <w:tr w:rsidR="0054391F" w14:paraId="04392D6F" w14:textId="77777777">
        <w:trPr>
          <w:trHeight w:val="418"/>
        </w:trPr>
        <w:tc>
          <w:tcPr>
            <w:tcW w:w="4180" w:type="dxa"/>
            <w:tcBorders>
              <w:top w:val="single" w:sz="4" w:space="0" w:color="BDBDBD"/>
              <w:left w:val="single" w:sz="4" w:space="0" w:color="000000"/>
              <w:bottom w:val="single" w:sz="4" w:space="0" w:color="000000"/>
              <w:right w:val="single" w:sz="4" w:space="0" w:color="BDBDBD"/>
            </w:tcBorders>
            <w:vAlign w:val="bottom"/>
          </w:tcPr>
          <w:p w14:paraId="3B04BAC6" w14:textId="77777777" w:rsidR="0054391F" w:rsidRDefault="00C826BD">
            <w:pPr>
              <w:bidi w:val="0"/>
              <w:spacing w:after="0"/>
              <w:ind w:left="472"/>
              <w:jc w:val="left"/>
            </w:pPr>
            <w:r>
              <w:rPr>
                <w:b/>
                <w:color w:val="7E7E7E"/>
                <w:sz w:val="20"/>
              </w:rPr>
              <w:t>E. Personal Accident</w:t>
            </w:r>
            <w:r>
              <w:rPr>
                <w:b/>
                <w:sz w:val="20"/>
              </w:rPr>
              <w:t xml:space="preserve"> </w:t>
            </w:r>
          </w:p>
        </w:tc>
        <w:tc>
          <w:tcPr>
            <w:tcW w:w="3546" w:type="dxa"/>
            <w:tcBorders>
              <w:top w:val="single" w:sz="4" w:space="0" w:color="BDBDBD"/>
              <w:left w:val="single" w:sz="4" w:space="0" w:color="BDBDBD"/>
              <w:bottom w:val="single" w:sz="4" w:space="0" w:color="000000"/>
              <w:right w:val="single" w:sz="4" w:space="0" w:color="BDBDBD"/>
            </w:tcBorders>
            <w:vAlign w:val="bottom"/>
          </w:tcPr>
          <w:p w14:paraId="3F7E04AA" w14:textId="77777777" w:rsidR="0054391F" w:rsidRDefault="00C826BD">
            <w:pPr>
              <w:bidi w:val="0"/>
              <w:spacing w:after="0"/>
              <w:ind w:left="123"/>
              <w:jc w:val="center"/>
            </w:pPr>
            <w:r>
              <w:rPr>
                <w:color w:val="808080"/>
                <w:sz w:val="20"/>
              </w:rPr>
              <w:t>25,000</w:t>
            </w:r>
            <w:r>
              <w:rPr>
                <w:sz w:val="20"/>
              </w:rPr>
              <w:t xml:space="preserve"> </w:t>
            </w:r>
          </w:p>
        </w:tc>
        <w:tc>
          <w:tcPr>
            <w:tcW w:w="0" w:type="auto"/>
            <w:vMerge/>
            <w:tcBorders>
              <w:top w:val="nil"/>
              <w:left w:val="single" w:sz="4" w:space="0" w:color="BDBDBD"/>
              <w:bottom w:val="single" w:sz="4" w:space="0" w:color="000000"/>
              <w:right w:val="single" w:sz="4" w:space="0" w:color="000000"/>
            </w:tcBorders>
          </w:tcPr>
          <w:p w14:paraId="6085B337" w14:textId="77777777" w:rsidR="0054391F" w:rsidRDefault="0054391F">
            <w:pPr>
              <w:bidi w:val="0"/>
              <w:jc w:val="left"/>
            </w:pPr>
          </w:p>
        </w:tc>
      </w:tr>
    </w:tbl>
    <w:p w14:paraId="2090B6BF" w14:textId="77777777" w:rsidR="0054391F" w:rsidRDefault="00C826BD">
      <w:pPr>
        <w:bidi w:val="0"/>
        <w:spacing w:after="0"/>
        <w:ind w:right="-5"/>
      </w:pPr>
      <w:r>
        <w:rPr>
          <w:rFonts w:ascii="Arial" w:eastAsia="Arial" w:hAnsi="Arial" w:cs="Arial"/>
          <w:b/>
          <w:sz w:val="20"/>
        </w:rPr>
        <w:t xml:space="preserve"> </w:t>
      </w:r>
      <w:r>
        <w:rPr>
          <w:rFonts w:ascii="Arial" w:eastAsia="Arial" w:hAnsi="Arial" w:cs="Arial"/>
          <w:b/>
          <w:color w:val="FF0000"/>
          <w:sz w:val="20"/>
        </w:rPr>
        <w:t xml:space="preserve"> </w:t>
      </w:r>
    </w:p>
    <w:p w14:paraId="6ABF726F" w14:textId="77777777" w:rsidR="0054391F" w:rsidRDefault="00C826BD">
      <w:pPr>
        <w:bidi w:val="0"/>
        <w:spacing w:after="19"/>
        <w:jc w:val="left"/>
      </w:pPr>
      <w:r>
        <w:rPr>
          <w:rFonts w:ascii="Arial" w:eastAsia="Arial" w:hAnsi="Arial" w:cs="Arial"/>
          <w:b/>
          <w:sz w:val="12"/>
        </w:rPr>
        <w:t xml:space="preserve"> </w:t>
      </w:r>
    </w:p>
    <w:p w14:paraId="4D95FD3E" w14:textId="77777777" w:rsidR="0054391F" w:rsidRPr="00CF19EE" w:rsidRDefault="00C826BD">
      <w:pPr>
        <w:bidi w:val="0"/>
        <w:spacing w:after="285" w:line="242" w:lineRule="auto"/>
        <w:ind w:left="1426" w:right="1272"/>
        <w:jc w:val="left"/>
        <w:rPr>
          <w:color w:val="FF0000"/>
          <w:rPrChange w:id="84" w:author="Roshny Ravindran" w:date="2026-08-04T07:40:00Z" w16du:dateUtc="2026-08-04T03:40:00Z">
            <w:rPr/>
          </w:rPrChange>
        </w:rPr>
      </w:pPr>
      <w:r>
        <w:rPr>
          <w:color w:val="FF0000"/>
          <w:sz w:val="20"/>
          <w:rPrChange w:id="85" w:author="Roshny Ravindran" w:date="2026-08-04T07:40:00Z" w16du:dateUtc="2026-08-04T03:40:00Z">
            <w:rPr>
              <w:sz w:val="20"/>
            </w:rPr>
          </w:rPrChange>
        </w:rPr>
        <w:t>*Travelers aged between 0-60 years will pay excess USD50, 61-65 years will pay excess USD150, aged between  66-75 years will pay excess USD250 and aged between 76-</w:t>
      </w:r>
      <w:r>
        <w:rPr>
          <w:color w:val="FF0000"/>
          <w:sz w:val="20"/>
          <w:rPrChange w:id="86" w:author="Roshny Ravindran" w:date="2026-08-04T07:40:00Z" w16du:dateUtc="2026-08-04T03:40:00Z">
            <w:rPr>
              <w:sz w:val="20"/>
            </w:rPr>
          </w:rPrChange>
        </w:rPr>
        <w:t>80 years will pay excess USD500</w:t>
      </w:r>
      <w:r>
        <w:rPr>
          <w:color w:val="FF0000"/>
          <w:sz w:val="16"/>
          <w:rPrChange w:id="87" w:author="Roshny Ravindran" w:date="2026-08-04T07:40:00Z" w16du:dateUtc="2026-08-04T03:40:00Z">
            <w:rPr>
              <w:sz w:val="16"/>
            </w:rPr>
          </w:rPrChange>
        </w:rPr>
        <w:t xml:space="preserve">. </w:t>
      </w:r>
    </w:p>
    <w:p w14:paraId="0E21031A" w14:textId="77777777" w:rsidR="0054391F" w:rsidRDefault="00C826BD">
      <w:pPr>
        <w:spacing w:after="0"/>
        <w:ind w:left="1299"/>
        <w:jc w:val="left"/>
      </w:pPr>
      <w:r>
        <w:rPr>
          <w:color w:val="EE0000"/>
          <w:sz w:val="18"/>
          <w:szCs w:val="18"/>
          <w:rtl/>
        </w:rPr>
        <w:t xml:space="preserve">جدول المزايا (رحلة واحدة أو دخول متعدد)</w:t>
      </w:r>
    </w:p>
    <w:p w14:paraId="2380AC2D" w14:textId="77777777" w:rsidR="0054391F" w:rsidRDefault="00C826BD">
      <w:pPr>
        <w:bidi w:val="0"/>
        <w:spacing w:after="0"/>
        <w:ind w:left="4245"/>
        <w:jc w:val="center"/>
      </w:pPr>
      <w:r>
        <w:rPr>
          <w:sz w:val="18"/>
        </w:rPr>
        <w:t xml:space="preserve"> </w:t>
      </w:r>
    </w:p>
    <w:tbl>
      <w:tblPr>
        <w:tblStyle w:val="TableGrid"/>
        <w:tblW w:w="9921" w:type="dxa"/>
        <w:tblInd w:w="1180" w:type="dxa"/>
        <w:tblCellMar>
          <w:top w:w="19" w:type="dxa"/>
          <w:left w:w="4" w:type="dxa"/>
          <w:bottom w:w="0" w:type="dxa"/>
          <w:right w:w="115" w:type="dxa"/>
        </w:tblCellMar>
        <w:tblLook w:val="04A0" w:firstRow="1" w:lastRow="0" w:firstColumn="1" w:lastColumn="0" w:noHBand="0" w:noVBand="1"/>
      </w:tblPr>
      <w:tblGrid>
        <w:gridCol w:w="3338"/>
        <w:gridCol w:w="3068"/>
        <w:gridCol w:w="3515"/>
      </w:tblGrid>
      <w:tr w:rsidR="0054391F" w14:paraId="2B41D1EC" w14:textId="77777777">
        <w:trPr>
          <w:trHeight w:val="514"/>
        </w:trPr>
        <w:tc>
          <w:tcPr>
            <w:tcW w:w="3339" w:type="dxa"/>
            <w:tcBorders>
              <w:top w:val="single" w:sz="4" w:space="0" w:color="000000"/>
              <w:left w:val="single" w:sz="4" w:space="0" w:color="000000"/>
              <w:bottom w:val="single" w:sz="4" w:space="0" w:color="000000"/>
              <w:right w:val="single" w:sz="4" w:space="0" w:color="000000"/>
            </w:tcBorders>
            <w:shd w:val="clear" w:color="auto" w:fill="FF0000"/>
          </w:tcPr>
          <w:p w14:paraId="1A5A08E0" w14:textId="77777777" w:rsidR="0054391F" w:rsidRDefault="00C826BD">
            <w:pPr>
              <w:spacing w:after="0"/>
              <w:ind w:right="521"/>
            </w:pPr>
            <w:r>
              <w:rPr>
                <w:rFonts w:ascii="Arial" w:eastAsia="Arial" w:hAnsi="Arial" w:cs="Arial"/>
                <w:color w:val="FFFFFF"/>
                <w:szCs w:val="22"/>
                <w:rtl/>
              </w:rPr>
              <w:t xml:space="preserve">المبلغ الذي يتحمله صاحب البوليصة من قيمة المطالبة (الامتياز)</w:t>
            </w:r>
          </w:p>
        </w:tc>
        <w:tc>
          <w:tcPr>
            <w:tcW w:w="3068" w:type="dxa"/>
            <w:tcBorders>
              <w:top w:val="single" w:sz="4" w:space="0" w:color="000000"/>
              <w:left w:val="single" w:sz="4" w:space="0" w:color="000000"/>
              <w:bottom w:val="single" w:sz="4" w:space="0" w:color="000000"/>
              <w:right w:val="single" w:sz="4" w:space="0" w:color="000000"/>
            </w:tcBorders>
            <w:shd w:val="clear" w:color="auto" w:fill="FF0000"/>
          </w:tcPr>
          <w:p w14:paraId="0B133AA4" w14:textId="77777777" w:rsidR="0054391F" w:rsidRDefault="00C826BD">
            <w:pPr>
              <w:spacing w:after="0"/>
              <w:ind w:right="938"/>
            </w:pPr>
            <w:r>
              <w:rPr>
                <w:rFonts w:ascii="Arial" w:eastAsia="Arial" w:hAnsi="Arial" w:cs="Arial"/>
                <w:color w:val="FFFFFF"/>
                <w:szCs w:val="22"/>
                <w:rtl/>
              </w:rPr>
              <w:t xml:space="preserve">الحدود (بالدرهم الإماراتي)</w:t>
            </w:r>
          </w:p>
        </w:tc>
        <w:tc>
          <w:tcPr>
            <w:tcW w:w="3515" w:type="dxa"/>
            <w:tcBorders>
              <w:top w:val="single" w:sz="4" w:space="0" w:color="000000"/>
              <w:left w:val="single" w:sz="4" w:space="0" w:color="000000"/>
              <w:bottom w:val="single" w:sz="4" w:space="0" w:color="000000"/>
              <w:right w:val="single" w:sz="4" w:space="0" w:color="000000"/>
            </w:tcBorders>
            <w:shd w:val="clear" w:color="auto" w:fill="FF0000"/>
          </w:tcPr>
          <w:p w14:paraId="7BBD6111" w14:textId="77777777" w:rsidR="0054391F" w:rsidRDefault="00C826BD">
            <w:pPr>
              <w:spacing w:after="0"/>
              <w:ind w:right="522"/>
              <w:jc w:val="center"/>
            </w:pPr>
            <w:r>
              <w:rPr>
                <w:rFonts w:ascii="Arial" w:eastAsia="Arial" w:hAnsi="Arial" w:cs="Arial"/>
                <w:color w:val="FFFFFF"/>
                <w:szCs w:val="22"/>
                <w:rtl/>
              </w:rPr>
              <w:t xml:space="preserve">المزايا</w:t>
            </w:r>
          </w:p>
        </w:tc>
      </w:tr>
      <w:tr w:rsidR="0054391F" w14:paraId="549BF628" w14:textId="77777777">
        <w:trPr>
          <w:trHeight w:val="280"/>
        </w:trPr>
        <w:tc>
          <w:tcPr>
            <w:tcW w:w="3339" w:type="dxa"/>
            <w:vMerge w:val="restart"/>
            <w:tcBorders>
              <w:top w:val="single" w:sz="4" w:space="0" w:color="000000"/>
              <w:left w:val="single" w:sz="4" w:space="0" w:color="000000"/>
              <w:bottom w:val="single" w:sz="4" w:space="0" w:color="000000"/>
              <w:right w:val="single" w:sz="4" w:space="0" w:color="000000"/>
            </w:tcBorders>
          </w:tcPr>
          <w:p w14:paraId="171F113F" w14:textId="77777777" w:rsidR="0054391F" w:rsidRDefault="00C826BD">
            <w:pPr>
              <w:spacing w:after="0"/>
              <w:ind w:right="234"/>
              <w:jc w:val="center"/>
            </w:pPr>
            <w:r>
              <w:rPr>
                <w:rFonts w:ascii="Arial" w:eastAsia="Arial" w:hAnsi="Arial" w:cs="Arial"/>
                <w:color w:val="767070"/>
                <w:szCs w:val="22"/>
                <w:rtl/>
              </w:rPr>
              <w:t xml:space="preserve">50 دولارًا أمريكيًا*</w:t>
            </w:r>
          </w:p>
        </w:tc>
        <w:tc>
          <w:tcPr>
            <w:tcW w:w="3068" w:type="dxa"/>
            <w:tcBorders>
              <w:top w:val="single" w:sz="4" w:space="0" w:color="000000"/>
              <w:left w:val="single" w:sz="4" w:space="0" w:color="000000"/>
              <w:bottom w:val="single" w:sz="4" w:space="0" w:color="000000"/>
              <w:right w:val="single" w:sz="4" w:space="0" w:color="000000"/>
            </w:tcBorders>
          </w:tcPr>
          <w:p w14:paraId="1DE54E71" w14:textId="77777777" w:rsidR="0054391F" w:rsidRDefault="00C826BD">
            <w:pPr>
              <w:bidi w:val="0"/>
              <w:spacing w:after="0"/>
              <w:ind w:left="123"/>
              <w:jc w:val="center"/>
            </w:pPr>
            <w:r>
              <w:rPr>
                <w:color w:val="767070"/>
              </w:rPr>
              <w:t>200,000</w:t>
            </w:r>
            <w:r>
              <w:t xml:space="preserve"> </w:t>
            </w:r>
          </w:p>
        </w:tc>
        <w:tc>
          <w:tcPr>
            <w:tcW w:w="3515" w:type="dxa"/>
            <w:tcBorders>
              <w:top w:val="single" w:sz="4" w:space="0" w:color="000000"/>
              <w:left w:val="single" w:sz="4" w:space="0" w:color="000000"/>
              <w:bottom w:val="single" w:sz="4" w:space="0" w:color="000000"/>
              <w:right w:val="single" w:sz="4" w:space="0" w:color="000000"/>
            </w:tcBorders>
          </w:tcPr>
          <w:p w14:paraId="00FF1381" w14:textId="77777777" w:rsidR="0054391F" w:rsidRDefault="00C826BD">
            <w:pPr>
              <w:spacing w:after="0"/>
              <w:ind w:right="1532"/>
            </w:pPr>
            <w:r>
              <w:rPr>
                <w:color w:val="006EC0"/>
                <w:szCs w:val="22"/>
                <w:rtl/>
              </w:rPr>
              <w:t xml:space="preserve">أ. نفقات الطوارئ الطبية</w:t>
            </w:r>
          </w:p>
        </w:tc>
      </w:tr>
      <w:tr w:rsidR="0054391F" w14:paraId="72936D71" w14:textId="77777777">
        <w:trPr>
          <w:trHeight w:val="278"/>
        </w:trPr>
        <w:tc>
          <w:tcPr>
            <w:tcW w:w="0" w:type="auto"/>
            <w:vMerge/>
            <w:tcBorders>
              <w:top w:val="nil"/>
              <w:left w:val="single" w:sz="4" w:space="0" w:color="000000"/>
              <w:bottom w:val="nil"/>
              <w:right w:val="single" w:sz="4" w:space="0" w:color="000000"/>
            </w:tcBorders>
          </w:tcPr>
          <w:p w14:paraId="7E3F4282" w14:textId="77777777" w:rsidR="0054391F" w:rsidRDefault="0054391F">
            <w:pPr>
              <w:bidi w:val="0"/>
              <w:jc w:val="left"/>
            </w:pPr>
          </w:p>
        </w:tc>
        <w:tc>
          <w:tcPr>
            <w:tcW w:w="3068" w:type="dxa"/>
            <w:tcBorders>
              <w:top w:val="single" w:sz="4" w:space="0" w:color="000000"/>
              <w:left w:val="single" w:sz="4" w:space="0" w:color="000000"/>
              <w:bottom w:val="single" w:sz="4" w:space="0" w:color="000000"/>
              <w:right w:val="single" w:sz="4" w:space="0" w:color="000000"/>
            </w:tcBorders>
          </w:tcPr>
          <w:p w14:paraId="5BE762B2" w14:textId="77777777" w:rsidR="0054391F" w:rsidRDefault="00C826BD">
            <w:pPr>
              <w:bidi w:val="0"/>
              <w:spacing w:after="0"/>
              <w:ind w:left="121"/>
              <w:jc w:val="center"/>
            </w:pPr>
            <w:r>
              <w:rPr>
                <w:color w:val="767070"/>
              </w:rPr>
              <w:t>7,500</w:t>
            </w:r>
            <w:r>
              <w:t xml:space="preserve"> </w:t>
            </w:r>
          </w:p>
        </w:tc>
        <w:tc>
          <w:tcPr>
            <w:tcW w:w="3515" w:type="dxa"/>
            <w:tcBorders>
              <w:top w:val="single" w:sz="4" w:space="0" w:color="000000"/>
              <w:left w:val="single" w:sz="4" w:space="0" w:color="000000"/>
              <w:bottom w:val="single" w:sz="4" w:space="0" w:color="000000"/>
              <w:right w:val="single" w:sz="4" w:space="0" w:color="000000"/>
            </w:tcBorders>
          </w:tcPr>
          <w:p w14:paraId="56C22F0A" w14:textId="77777777" w:rsidR="0054391F" w:rsidRDefault="00C826BD">
            <w:pPr>
              <w:spacing w:after="0"/>
              <w:ind w:right="1354"/>
            </w:pPr>
            <w:r>
              <w:rPr>
                <w:color w:val="006EC0"/>
                <w:szCs w:val="22"/>
                <w:rtl/>
              </w:rPr>
              <w:t xml:space="preserve">ب. الإعادة إلى الوطن</w:t>
            </w:r>
          </w:p>
        </w:tc>
      </w:tr>
      <w:tr w:rsidR="0054391F" w14:paraId="6365E62B" w14:textId="77777777">
        <w:trPr>
          <w:trHeight w:val="278"/>
        </w:trPr>
        <w:tc>
          <w:tcPr>
            <w:tcW w:w="0" w:type="auto"/>
            <w:vMerge/>
            <w:tcBorders>
              <w:top w:val="nil"/>
              <w:left w:val="single" w:sz="4" w:space="0" w:color="000000"/>
              <w:bottom w:val="nil"/>
              <w:right w:val="single" w:sz="4" w:space="0" w:color="000000"/>
            </w:tcBorders>
          </w:tcPr>
          <w:p w14:paraId="1CDA8DF3" w14:textId="77777777" w:rsidR="0054391F" w:rsidRDefault="0054391F">
            <w:pPr>
              <w:bidi w:val="0"/>
              <w:jc w:val="left"/>
            </w:pPr>
          </w:p>
        </w:tc>
        <w:tc>
          <w:tcPr>
            <w:tcW w:w="3068" w:type="dxa"/>
            <w:tcBorders>
              <w:top w:val="single" w:sz="4" w:space="0" w:color="000000"/>
              <w:left w:val="single" w:sz="4" w:space="0" w:color="000000"/>
              <w:bottom w:val="single" w:sz="4" w:space="0" w:color="000000"/>
              <w:right w:val="single" w:sz="4" w:space="0" w:color="000000"/>
            </w:tcBorders>
          </w:tcPr>
          <w:p w14:paraId="07846D89" w14:textId="77777777" w:rsidR="0054391F" w:rsidRDefault="00C826BD">
            <w:pPr>
              <w:bidi w:val="0"/>
              <w:spacing w:after="0"/>
              <w:ind w:left="123"/>
              <w:jc w:val="center"/>
            </w:pPr>
            <w:r>
              <w:rPr>
                <w:color w:val="767070"/>
              </w:rPr>
              <w:t>10,000</w:t>
            </w:r>
            <w:r>
              <w:t xml:space="preserve"> </w:t>
            </w:r>
          </w:p>
        </w:tc>
        <w:tc>
          <w:tcPr>
            <w:tcW w:w="3515" w:type="dxa"/>
            <w:tcBorders>
              <w:top w:val="single" w:sz="4" w:space="0" w:color="000000"/>
              <w:left w:val="single" w:sz="4" w:space="0" w:color="000000"/>
              <w:bottom w:val="single" w:sz="4" w:space="0" w:color="000000"/>
              <w:right w:val="single" w:sz="4" w:space="0" w:color="000000"/>
            </w:tcBorders>
          </w:tcPr>
          <w:p w14:paraId="7E6AD477" w14:textId="77777777" w:rsidR="0054391F" w:rsidRDefault="00C826BD">
            <w:pPr>
              <w:spacing w:after="0"/>
              <w:ind w:right="1016"/>
            </w:pPr>
            <w:r>
              <w:rPr>
                <w:color w:val="006EC0"/>
                <w:szCs w:val="22"/>
                <w:rtl/>
              </w:rPr>
              <w:t xml:space="preserve">ج. إعادة جثمان المتوفى إلى الوطن</w:t>
            </w:r>
          </w:p>
        </w:tc>
      </w:tr>
      <w:tr w:rsidR="0054391F" w14:paraId="7871D03F" w14:textId="77777777">
        <w:trPr>
          <w:trHeight w:val="314"/>
        </w:trPr>
        <w:tc>
          <w:tcPr>
            <w:tcW w:w="0" w:type="auto"/>
            <w:vMerge/>
            <w:tcBorders>
              <w:top w:val="nil"/>
              <w:left w:val="single" w:sz="4" w:space="0" w:color="000000"/>
              <w:bottom w:val="single" w:sz="4" w:space="0" w:color="000000"/>
              <w:right w:val="single" w:sz="4" w:space="0" w:color="000000"/>
            </w:tcBorders>
          </w:tcPr>
          <w:p w14:paraId="573BF316" w14:textId="77777777" w:rsidR="0054391F" w:rsidRDefault="0054391F">
            <w:pPr>
              <w:bidi w:val="0"/>
              <w:jc w:val="left"/>
            </w:pPr>
          </w:p>
        </w:tc>
        <w:tc>
          <w:tcPr>
            <w:tcW w:w="3068" w:type="dxa"/>
            <w:tcBorders>
              <w:top w:val="single" w:sz="4" w:space="0" w:color="000000"/>
              <w:left w:val="single" w:sz="4" w:space="0" w:color="000000"/>
              <w:bottom w:val="single" w:sz="4" w:space="0" w:color="000000"/>
              <w:right w:val="single" w:sz="4" w:space="0" w:color="000000"/>
            </w:tcBorders>
          </w:tcPr>
          <w:p w14:paraId="31E96950" w14:textId="77777777" w:rsidR="0054391F" w:rsidRDefault="00C826BD">
            <w:pPr>
              <w:bidi w:val="0"/>
              <w:spacing w:after="0"/>
              <w:ind w:left="123"/>
              <w:jc w:val="center"/>
            </w:pPr>
            <w:r>
              <w:rPr>
                <w:color w:val="767070"/>
              </w:rPr>
              <w:t>250</w:t>
            </w:r>
            <w:r>
              <w:t xml:space="preserve"> </w:t>
            </w:r>
          </w:p>
        </w:tc>
        <w:tc>
          <w:tcPr>
            <w:tcW w:w="3515" w:type="dxa"/>
            <w:tcBorders>
              <w:top w:val="single" w:sz="4" w:space="0" w:color="000000"/>
              <w:left w:val="single" w:sz="4" w:space="0" w:color="000000"/>
              <w:bottom w:val="single" w:sz="4" w:space="0" w:color="000000"/>
              <w:right w:val="single" w:sz="4" w:space="0" w:color="000000"/>
            </w:tcBorders>
          </w:tcPr>
          <w:p w14:paraId="6279DF21" w14:textId="77777777" w:rsidR="0054391F" w:rsidRDefault="00C826BD">
            <w:pPr>
              <w:spacing w:after="0"/>
              <w:ind w:right="1589"/>
            </w:pPr>
            <w:r>
              <w:rPr>
                <w:color w:val="006EC0"/>
                <w:sz w:val="24"/>
                <w:rtl/>
              </w:rPr>
              <w:t xml:space="preserve">د. فقدان جواز السفر</w:t>
            </w:r>
          </w:p>
        </w:tc>
      </w:tr>
      <w:tr w:rsidR="0054391F" w14:paraId="502BDBAD" w14:textId="77777777">
        <w:trPr>
          <w:trHeight w:val="319"/>
        </w:trPr>
        <w:tc>
          <w:tcPr>
            <w:tcW w:w="3339" w:type="dxa"/>
            <w:tcBorders>
              <w:top w:val="single" w:sz="4" w:space="0" w:color="000000"/>
              <w:left w:val="single" w:sz="4" w:space="0" w:color="000000"/>
              <w:bottom w:val="single" w:sz="4" w:space="0" w:color="000000"/>
              <w:right w:val="single" w:sz="4" w:space="0" w:color="000000"/>
            </w:tcBorders>
          </w:tcPr>
          <w:p w14:paraId="414F0A3B" w14:textId="77777777" w:rsidR="0054391F" w:rsidRDefault="00C826BD">
            <w:pPr>
              <w:bidi w:val="0"/>
              <w:spacing w:after="0"/>
              <w:jc w:val="left"/>
            </w:pPr>
            <w:r>
              <w:rPr>
                <w:rFonts w:ascii="Times New Roman" w:eastAsia="Times New Roman" w:hAnsi="Times New Roman" w:cs="Times New Roman"/>
                <w:sz w:val="20"/>
              </w:rPr>
              <w:t xml:space="preserve"> </w:t>
            </w:r>
          </w:p>
        </w:tc>
        <w:tc>
          <w:tcPr>
            <w:tcW w:w="3068" w:type="dxa"/>
            <w:tcBorders>
              <w:top w:val="single" w:sz="4" w:space="0" w:color="000000"/>
              <w:left w:val="single" w:sz="4" w:space="0" w:color="000000"/>
              <w:bottom w:val="single" w:sz="4" w:space="0" w:color="000000"/>
              <w:right w:val="single" w:sz="4" w:space="0" w:color="000000"/>
            </w:tcBorders>
          </w:tcPr>
          <w:p w14:paraId="10485154" w14:textId="77777777" w:rsidR="0054391F" w:rsidRDefault="00C826BD">
            <w:pPr>
              <w:bidi w:val="0"/>
              <w:spacing w:after="0"/>
              <w:ind w:left="123"/>
              <w:jc w:val="center"/>
            </w:pPr>
            <w:r>
              <w:rPr>
                <w:color w:val="767070"/>
              </w:rPr>
              <w:t>25,000</w:t>
            </w:r>
            <w:r>
              <w:t xml:space="preserve"> </w:t>
            </w:r>
          </w:p>
        </w:tc>
        <w:tc>
          <w:tcPr>
            <w:tcW w:w="3515" w:type="dxa"/>
            <w:tcBorders>
              <w:top w:val="single" w:sz="4" w:space="0" w:color="000000"/>
              <w:left w:val="single" w:sz="4" w:space="0" w:color="000000"/>
              <w:bottom w:val="single" w:sz="4" w:space="0" w:color="000000"/>
              <w:right w:val="single" w:sz="4" w:space="0" w:color="000000"/>
            </w:tcBorders>
          </w:tcPr>
          <w:p w14:paraId="4164B977" w14:textId="77777777" w:rsidR="0054391F" w:rsidRDefault="00C826BD">
            <w:pPr>
              <w:spacing w:after="0"/>
              <w:ind w:right="1565"/>
            </w:pPr>
            <w:r>
              <w:rPr>
                <w:color w:val="006EC0"/>
                <w:sz w:val="24"/>
                <w:rtl/>
              </w:rPr>
              <w:t xml:space="preserve">هـ. الحوادث الشخصية</w:t>
            </w:r>
          </w:p>
        </w:tc>
      </w:tr>
    </w:tbl>
    <w:p w14:paraId="3D9766B2" w14:textId="77777777" w:rsidR="0054391F" w:rsidRDefault="00C826BD">
      <w:pPr>
        <w:bidi w:val="0"/>
        <w:spacing w:after="221"/>
        <w:ind w:right="1180"/>
      </w:pPr>
      <w:r>
        <w:rPr>
          <w:b/>
          <w:color w:val="FF0000"/>
          <w:sz w:val="28"/>
        </w:rPr>
        <w:t xml:space="preserve"> </w:t>
      </w:r>
    </w:p>
    <w:p w14:paraId="744B9540" w14:textId="77777777" w:rsidR="0054391F" w:rsidRDefault="00C826BD">
      <w:pPr>
        <w:tabs>
          <w:tab w:val="center" w:pos="5947"/>
          <w:tab w:val="center" w:pos="12240"/>
        </w:tabs>
        <w:spacing w:after="98"/>
        <w:jc w:val="left"/>
      </w:pPr>
      <w:r>
        <w:rPr>
          <w:szCs w:val="22"/>
          <w:rtl/>
        </w:rPr>
        <w:tab/>
        <w:tab/>
        <w:tab/>
        <w:t xml:space="preserve">*يدفع المسافرون الذين تتراوح أعمارهم بين 0 و60 عامًا مبلغ تحمل قدره 50 دولارًا أمريكيًا، ويدفع من تتراوح أعمارهم بين 61 و65 عامًا مبلغ تحمل قدره 150 دولارًا أمريكيًا، ومن تتراوح أعمارهم بين 66 و75 عامًا مبلغ تحمل قدره 250 دولارًا أمريكيًا، ومن تتراوح أعمارهم بين 76 و80 عامًا مبلغ تحمل قدره 500 دولار أمريكي.</w:t>
      </w:r>
    </w:p>
    <w:p w14:paraId="12A9A93F" w14:textId="77777777" w:rsidR="0054391F" w:rsidRDefault="00C826BD">
      <w:pPr>
        <w:bidi w:val="0"/>
        <w:spacing w:after="165"/>
        <w:ind w:right="1536"/>
      </w:pPr>
      <w:r>
        <w:rPr>
          <w:sz w:val="16"/>
        </w:rPr>
        <w:t xml:space="preserve"> </w:t>
      </w:r>
    </w:p>
    <w:p w14:paraId="11CE8612" w14:textId="25416236" w:rsidR="0054391F" w:rsidRPr="00CF19EE" w:rsidRDefault="00C826BD" w:rsidP="00CF19EE">
      <w:pPr>
        <w:bidi w:val="0"/>
        <w:spacing w:after="0"/>
        <w:ind w:left="1435" w:hanging="10"/>
        <w:jc w:val="center"/>
        <w:rPr>
          <w:color w:val="80340D" w:themeColor="accent2" w:themeShade="80"/>
          <w:rPrChange w:id="88" w:author="Roshny Ravindran" w:date="2026-08-04T07:40:00Z" w16du:dateUtc="2026-08-04T03:40:00Z">
            <w:rPr/>
          </w:rPrChange>
        </w:rPr>
        <w:pPrChange w:id="89" w:author="Roshny Ravindran" w:date="2026-08-04T07:40:00Z" w16du:dateUtc="2026-08-04T03:40:00Z">
          <w:pPr>
            <w:bidi w:val="0"/>
            <w:spacing w:after="0"/>
            <w:ind w:left="1435" w:hanging="10"/>
            <w:jc w:val="left"/>
          </w:pPr>
        </w:pPrChange>
      </w:pPr>
      <w:r>
        <w:rPr>
          <w:b/>
          <w:color w:val="80340D" w:themeColor="accent2" w:themeShade="80"/>
          <w:sz w:val="28"/>
          <w:rPrChange w:id="90" w:author="Roshny Ravindran" w:date="2026-08-04T07:40:00Z" w16du:dateUtc="2026-08-04T03:40:00Z">
            <w:rPr>
              <w:b/>
              <w:color w:val="FF0000"/>
              <w:sz w:val="28"/>
            </w:rPr>
          </w:rPrChange>
        </w:rPr>
        <w:t>CONDITIONS OF COVER:</w:t>
      </w:r>
    </w:p>
    <w:p w14:paraId="3AFA0C26" w14:textId="77777777" w:rsidR="0054391F" w:rsidRDefault="00C826BD">
      <w:pPr>
        <w:bidi w:val="0"/>
        <w:spacing w:after="0"/>
        <w:jc w:val="left"/>
      </w:pPr>
      <w:r>
        <w:rPr>
          <w:b/>
          <w:sz w:val="15"/>
        </w:rPr>
        <w:t xml:space="preserve"> </w:t>
      </w:r>
    </w:p>
    <w:tbl>
      <w:tblPr>
        <w:tblStyle w:val="TableGrid"/>
        <w:tblW w:w="9843" w:type="dxa"/>
        <w:tblInd w:w="1180" w:type="dxa"/>
        <w:tblCellMar>
          <w:top w:w="49" w:type="dxa"/>
          <w:left w:w="4" w:type="dxa"/>
          <w:bottom w:w="14" w:type="dxa"/>
          <w:right w:w="115" w:type="dxa"/>
        </w:tblCellMar>
        <w:tblLook w:val="04A0" w:firstRow="1" w:lastRow="0" w:firstColumn="1" w:lastColumn="0" w:noHBand="0" w:noVBand="1"/>
        <w:tblPrChange w:id="91" w:author="Roshny Ravindran" w:date="2026-08-04T07:40:00Z" w16du:dateUtc="2026-08-04T03:40:00Z">
          <w:tblPr>
            <w:tblStyle w:val="TableGrid"/>
            <w:tblW w:w="9843" w:type="dxa"/>
            <w:tblInd w:w="1180" w:type="dxa"/>
            <w:tblCellMar>
              <w:top w:w="49" w:type="dxa"/>
              <w:left w:w="4" w:type="dxa"/>
              <w:bottom w:w="14" w:type="dxa"/>
              <w:right w:w="115" w:type="dxa"/>
            </w:tblCellMar>
            <w:tblLook w:val="04A0" w:firstRow="1" w:lastRow="0" w:firstColumn="1" w:lastColumn="0" w:noHBand="0" w:noVBand="1"/>
          </w:tblPr>
        </w:tblPrChange>
      </w:tblPr>
      <w:tblGrid>
        <w:gridCol w:w="5817"/>
        <w:gridCol w:w="4026"/>
        <w:tblGridChange w:id="92">
          <w:tblGrid>
            <w:gridCol w:w="5817"/>
            <w:gridCol w:w="4026"/>
          </w:tblGrid>
        </w:tblGridChange>
      </w:tblGrid>
      <w:tr w:rsidR="0054391F" w14:paraId="31B1DA64" w14:textId="77777777" w:rsidTr="00CF19EE">
        <w:trPr>
          <w:trHeight w:val="415"/>
          <w:trPrChange w:id="93" w:author="Roshny Ravindran" w:date="2026-08-04T07:40:00Z" w16du:dateUtc="2026-08-04T03:40:00Z">
            <w:trPr>
              <w:trHeight w:val="415"/>
            </w:trPr>
          </w:trPrChange>
        </w:trPr>
        <w:tc>
          <w:tcPr>
            <w:tcW w:w="5817" w:type="dxa"/>
            <w:tcBorders>
              <w:top w:val="single" w:sz="4" w:space="0" w:color="000000"/>
              <w:left w:val="single" w:sz="4" w:space="0" w:color="000000"/>
              <w:bottom w:val="single" w:sz="4" w:space="0" w:color="BDBDBD"/>
              <w:right w:val="single" w:sz="4" w:space="0" w:color="A6A6A6"/>
            </w:tcBorders>
            <w:shd w:val="clear" w:color="auto" w:fill="80340D" w:themeFill="accent2" w:themeFillShade="80"/>
            <w:vAlign w:val="bottom"/>
            <w:tcPrChange w:id="94" w:author="Roshny Ravindran" w:date="2026-08-04T07:40:00Z" w16du:dateUtc="2026-08-04T03:40:00Z">
              <w:tcPr>
                <w:tcW w:w="5817" w:type="dxa"/>
                <w:tcBorders>
                  <w:top w:val="single" w:sz="4" w:space="0" w:color="000000"/>
                  <w:left w:val="single" w:sz="4" w:space="0" w:color="000000"/>
                  <w:bottom w:val="single" w:sz="4" w:space="0" w:color="BDBDBD"/>
                  <w:right w:val="single" w:sz="4" w:space="0" w:color="A6A6A6"/>
                </w:tcBorders>
                <w:shd w:val="clear" w:color="auto" w:fill="FF0000"/>
                <w:vAlign w:val="bottom"/>
              </w:tcPr>
            </w:tcPrChange>
          </w:tcPr>
          <w:p w14:paraId="25B0DCB5" w14:textId="77777777" w:rsidR="0054391F" w:rsidRDefault="00C826BD">
            <w:pPr>
              <w:bidi w:val="0"/>
              <w:spacing w:after="0"/>
              <w:ind w:left="116"/>
              <w:jc w:val="center"/>
            </w:pPr>
            <w:r>
              <w:rPr>
                <w:b/>
                <w:color w:val="FFFFFF"/>
                <w:sz w:val="20"/>
              </w:rPr>
              <w:t>Criteria</w:t>
            </w:r>
            <w:r>
              <w:rPr>
                <w:b/>
                <w:sz w:val="20"/>
              </w:rPr>
              <w:t xml:space="preserve"> </w:t>
            </w:r>
          </w:p>
        </w:tc>
        <w:tc>
          <w:tcPr>
            <w:tcW w:w="4026" w:type="dxa"/>
            <w:tcBorders>
              <w:top w:val="single" w:sz="4" w:space="0" w:color="000000"/>
              <w:left w:val="single" w:sz="4" w:space="0" w:color="A6A6A6"/>
              <w:bottom w:val="single" w:sz="4" w:space="0" w:color="BDBDBD"/>
              <w:right w:val="single" w:sz="4" w:space="0" w:color="000000"/>
            </w:tcBorders>
            <w:shd w:val="clear" w:color="auto" w:fill="80340D" w:themeFill="accent2" w:themeFillShade="80"/>
            <w:vAlign w:val="bottom"/>
            <w:tcPrChange w:id="95" w:author="Roshny Ravindran" w:date="2026-08-04T07:40:00Z" w16du:dateUtc="2026-08-04T03:40:00Z">
              <w:tcPr>
                <w:tcW w:w="4026" w:type="dxa"/>
                <w:tcBorders>
                  <w:top w:val="single" w:sz="4" w:space="0" w:color="000000"/>
                  <w:left w:val="single" w:sz="4" w:space="0" w:color="A6A6A6"/>
                  <w:bottom w:val="single" w:sz="4" w:space="0" w:color="BDBDBD"/>
                  <w:right w:val="single" w:sz="4" w:space="0" w:color="000000"/>
                </w:tcBorders>
                <w:shd w:val="clear" w:color="auto" w:fill="FF0000"/>
                <w:vAlign w:val="bottom"/>
              </w:tcPr>
            </w:tcPrChange>
          </w:tcPr>
          <w:p w14:paraId="0D0FC980" w14:textId="77777777" w:rsidR="0054391F" w:rsidRDefault="00C826BD">
            <w:pPr>
              <w:bidi w:val="0"/>
              <w:spacing w:after="0"/>
              <w:ind w:left="124"/>
              <w:jc w:val="center"/>
            </w:pPr>
            <w:r>
              <w:rPr>
                <w:b/>
                <w:color w:val="FFFFFF"/>
                <w:sz w:val="20"/>
              </w:rPr>
              <w:t>Remarks</w:t>
            </w:r>
            <w:r>
              <w:rPr>
                <w:b/>
                <w:sz w:val="20"/>
              </w:rPr>
              <w:t xml:space="preserve"> </w:t>
            </w:r>
          </w:p>
        </w:tc>
      </w:tr>
      <w:tr w:rsidR="0054391F" w14:paraId="797E7A2A" w14:textId="77777777">
        <w:trPr>
          <w:trHeight w:val="606"/>
        </w:trPr>
        <w:tc>
          <w:tcPr>
            <w:tcW w:w="5817" w:type="dxa"/>
            <w:tcBorders>
              <w:top w:val="single" w:sz="4" w:space="0" w:color="BDBDBD"/>
              <w:left w:val="single" w:sz="4" w:space="0" w:color="000000"/>
              <w:bottom w:val="single" w:sz="4" w:space="0" w:color="BDBDBD"/>
              <w:right w:val="single" w:sz="4" w:space="0" w:color="BDBDBD"/>
            </w:tcBorders>
          </w:tcPr>
          <w:p w14:paraId="0F13EC39" w14:textId="77777777" w:rsidR="0054391F" w:rsidRDefault="00C826BD">
            <w:pPr>
              <w:bidi w:val="0"/>
              <w:spacing w:after="0"/>
              <w:jc w:val="left"/>
            </w:pPr>
            <w:r>
              <w:rPr>
                <w:b/>
                <w:sz w:val="20"/>
              </w:rPr>
              <w:t xml:space="preserve"> </w:t>
            </w:r>
          </w:p>
          <w:p w14:paraId="0A59FB89" w14:textId="77777777" w:rsidR="0054391F" w:rsidRDefault="00C826BD">
            <w:pPr>
              <w:bidi w:val="0"/>
              <w:spacing w:after="0"/>
              <w:ind w:left="118"/>
              <w:jc w:val="center"/>
            </w:pPr>
            <w:r>
              <w:rPr>
                <w:b/>
                <w:color w:val="7E7E7E"/>
                <w:sz w:val="20"/>
              </w:rPr>
              <w:t>Trip Duration</w:t>
            </w:r>
            <w:r>
              <w:rPr>
                <w:b/>
                <w:sz w:val="20"/>
              </w:rPr>
              <w:t xml:space="preserve"> </w:t>
            </w:r>
          </w:p>
        </w:tc>
        <w:tc>
          <w:tcPr>
            <w:tcW w:w="4026" w:type="dxa"/>
            <w:tcBorders>
              <w:top w:val="single" w:sz="4" w:space="0" w:color="BDBDBD"/>
              <w:left w:val="single" w:sz="4" w:space="0" w:color="BDBDBD"/>
              <w:bottom w:val="single" w:sz="4" w:space="0" w:color="BDBDBD"/>
              <w:right w:val="single" w:sz="4" w:space="0" w:color="000000"/>
            </w:tcBorders>
            <w:vAlign w:val="bottom"/>
          </w:tcPr>
          <w:p w14:paraId="39136C6B" w14:textId="77777777" w:rsidR="0054391F" w:rsidRDefault="00C826BD">
            <w:pPr>
              <w:bidi w:val="0"/>
              <w:spacing w:after="0"/>
              <w:ind w:left="120"/>
              <w:jc w:val="center"/>
            </w:pPr>
            <w:r>
              <w:rPr>
                <w:color w:val="808080"/>
                <w:sz w:val="20"/>
              </w:rPr>
              <w:t xml:space="preserve">96 hours, 30, 60 or 90 days </w:t>
            </w:r>
          </w:p>
          <w:p w14:paraId="393320CF" w14:textId="77777777" w:rsidR="0054391F" w:rsidRDefault="00C826BD">
            <w:pPr>
              <w:bidi w:val="0"/>
              <w:spacing w:after="0"/>
              <w:ind w:left="113"/>
              <w:jc w:val="center"/>
            </w:pPr>
            <w:r>
              <w:rPr>
                <w:color w:val="808080"/>
                <w:sz w:val="20"/>
              </w:rPr>
              <w:t>6 Months Multi Trip (90 days max per trip)</w:t>
            </w:r>
            <w:r>
              <w:rPr>
                <w:sz w:val="20"/>
              </w:rPr>
              <w:t xml:space="preserve"> </w:t>
            </w:r>
          </w:p>
        </w:tc>
      </w:tr>
      <w:tr w:rsidR="0054391F" w14:paraId="5FC6097C" w14:textId="77777777">
        <w:trPr>
          <w:trHeight w:val="418"/>
        </w:trPr>
        <w:tc>
          <w:tcPr>
            <w:tcW w:w="5817" w:type="dxa"/>
            <w:tcBorders>
              <w:top w:val="single" w:sz="4" w:space="0" w:color="BDBDBD"/>
              <w:left w:val="single" w:sz="4" w:space="0" w:color="000000"/>
              <w:bottom w:val="single" w:sz="4" w:space="0" w:color="BDBDBD"/>
              <w:right w:val="single" w:sz="4" w:space="0" w:color="BDBDBD"/>
            </w:tcBorders>
            <w:vAlign w:val="bottom"/>
          </w:tcPr>
          <w:p w14:paraId="04219CB7" w14:textId="77777777" w:rsidR="0054391F" w:rsidRDefault="00C826BD">
            <w:pPr>
              <w:bidi w:val="0"/>
              <w:spacing w:after="0"/>
              <w:ind w:left="122"/>
              <w:jc w:val="center"/>
            </w:pPr>
            <w:r>
              <w:rPr>
                <w:b/>
                <w:color w:val="7E7E7E"/>
                <w:sz w:val="20"/>
              </w:rPr>
              <w:t>Geographical Scope</w:t>
            </w:r>
            <w:r>
              <w:rPr>
                <w:b/>
                <w:sz w:val="20"/>
              </w:rPr>
              <w:t xml:space="preserve"> </w:t>
            </w:r>
          </w:p>
        </w:tc>
        <w:tc>
          <w:tcPr>
            <w:tcW w:w="4026" w:type="dxa"/>
            <w:tcBorders>
              <w:top w:val="single" w:sz="4" w:space="0" w:color="BDBDBD"/>
              <w:left w:val="single" w:sz="4" w:space="0" w:color="BDBDBD"/>
              <w:bottom w:val="single" w:sz="4" w:space="0" w:color="BDBDBD"/>
              <w:right w:val="single" w:sz="4" w:space="0" w:color="000000"/>
            </w:tcBorders>
            <w:vAlign w:val="bottom"/>
          </w:tcPr>
          <w:p w14:paraId="1885CAE9" w14:textId="77777777" w:rsidR="0054391F" w:rsidRDefault="00C826BD">
            <w:pPr>
              <w:bidi w:val="0"/>
              <w:spacing w:after="0"/>
              <w:ind w:left="128"/>
              <w:jc w:val="center"/>
            </w:pPr>
            <w:r>
              <w:rPr>
                <w:color w:val="808080"/>
                <w:sz w:val="20"/>
              </w:rPr>
              <w:t>GCC*</w:t>
            </w:r>
            <w:r>
              <w:rPr>
                <w:sz w:val="20"/>
              </w:rPr>
              <w:t xml:space="preserve"> </w:t>
            </w:r>
          </w:p>
        </w:tc>
      </w:tr>
      <w:tr w:rsidR="0054391F" w14:paraId="0EF39D8E" w14:textId="77777777">
        <w:trPr>
          <w:trHeight w:val="416"/>
        </w:trPr>
        <w:tc>
          <w:tcPr>
            <w:tcW w:w="5817" w:type="dxa"/>
            <w:tcBorders>
              <w:top w:val="single" w:sz="4" w:space="0" w:color="BDBDBD"/>
              <w:left w:val="single" w:sz="4" w:space="0" w:color="000000"/>
              <w:bottom w:val="single" w:sz="4" w:space="0" w:color="000000"/>
              <w:right w:val="single" w:sz="4" w:space="0" w:color="BDBDBD"/>
            </w:tcBorders>
            <w:vAlign w:val="bottom"/>
          </w:tcPr>
          <w:p w14:paraId="4B66C6C4" w14:textId="77777777" w:rsidR="0054391F" w:rsidRDefault="00C826BD">
            <w:pPr>
              <w:bidi w:val="0"/>
              <w:spacing w:after="0"/>
              <w:ind w:left="123"/>
              <w:jc w:val="center"/>
            </w:pPr>
            <w:r>
              <w:rPr>
                <w:b/>
                <w:color w:val="7E7E7E"/>
                <w:sz w:val="20"/>
              </w:rPr>
              <w:t>Maximum Age</w:t>
            </w:r>
            <w:r>
              <w:rPr>
                <w:b/>
                <w:sz w:val="20"/>
              </w:rPr>
              <w:t xml:space="preserve"> </w:t>
            </w:r>
          </w:p>
        </w:tc>
        <w:tc>
          <w:tcPr>
            <w:tcW w:w="4026" w:type="dxa"/>
            <w:tcBorders>
              <w:top w:val="single" w:sz="4" w:space="0" w:color="BDBDBD"/>
              <w:left w:val="single" w:sz="4" w:space="0" w:color="BDBDBD"/>
              <w:bottom w:val="single" w:sz="4" w:space="0" w:color="000000"/>
              <w:right w:val="single" w:sz="4" w:space="0" w:color="000000"/>
            </w:tcBorders>
            <w:vAlign w:val="bottom"/>
          </w:tcPr>
          <w:p w14:paraId="40E43C8C" w14:textId="77777777" w:rsidR="0054391F" w:rsidRDefault="00C826BD">
            <w:pPr>
              <w:bidi w:val="0"/>
              <w:spacing w:after="0"/>
              <w:ind w:left="127"/>
              <w:jc w:val="center"/>
            </w:pPr>
            <w:r>
              <w:rPr>
                <w:color w:val="808080"/>
                <w:sz w:val="20"/>
              </w:rPr>
              <w:t>80</w:t>
            </w:r>
            <w:r>
              <w:rPr>
                <w:sz w:val="20"/>
              </w:rPr>
              <w:t xml:space="preserve"> </w:t>
            </w:r>
          </w:p>
        </w:tc>
      </w:tr>
    </w:tbl>
    <w:p w14:paraId="32F00A22" w14:textId="77777777" w:rsidR="0054391F" w:rsidRDefault="00C826BD">
      <w:pPr>
        <w:bidi w:val="0"/>
        <w:spacing w:after="0"/>
        <w:ind w:left="1440"/>
        <w:jc w:val="left"/>
      </w:pPr>
      <w:r>
        <w:rPr>
          <w:b/>
          <w:sz w:val="28"/>
        </w:rPr>
        <w:t>*</w:t>
      </w:r>
      <w:r>
        <w:rPr>
          <w:b/>
        </w:rPr>
        <w:t xml:space="preserve">GCC countries include: UAE, Bahrain, Oman, Kuwait, Qatar and Saudi Arabia </w:t>
      </w:r>
    </w:p>
    <w:tbl>
      <w:tblPr>
        <w:tblStyle w:val="TableGrid"/>
        <w:tblW w:w="9843" w:type="dxa"/>
        <w:tblInd w:w="1180" w:type="dxa"/>
        <w:tblCellMar>
          <w:top w:w="42" w:type="dxa"/>
          <w:left w:w="186" w:type="dxa"/>
          <w:bottom w:w="58" w:type="dxa"/>
          <w:right w:w="115" w:type="dxa"/>
        </w:tblCellMar>
        <w:tblLook w:val="04A0" w:firstRow="1" w:lastRow="0" w:firstColumn="1" w:lastColumn="0" w:noHBand="0" w:noVBand="1"/>
        <w:tblPrChange w:id="96" w:author="Roshny Ravindran" w:date="2026-08-04T07:40:00Z" w16du:dateUtc="2026-08-04T03:40:00Z">
          <w:tblPr>
            <w:tblStyle w:val="TableGrid"/>
            <w:tblW w:w="9843" w:type="dxa"/>
            <w:tblInd w:w="1180" w:type="dxa"/>
            <w:tblCellMar>
              <w:top w:w="42" w:type="dxa"/>
              <w:left w:w="186" w:type="dxa"/>
              <w:bottom w:w="58" w:type="dxa"/>
              <w:right w:w="115" w:type="dxa"/>
            </w:tblCellMar>
            <w:tblLook w:val="04A0" w:firstRow="1" w:lastRow="0" w:firstColumn="1" w:lastColumn="0" w:noHBand="0" w:noVBand="1"/>
          </w:tblPr>
        </w:tblPrChange>
      </w:tblPr>
      <w:tblGrid>
        <w:gridCol w:w="5817"/>
        <w:gridCol w:w="4026"/>
        <w:tblGridChange w:id="97">
          <w:tblGrid>
            <w:gridCol w:w="5817"/>
            <w:gridCol w:w="4026"/>
          </w:tblGrid>
        </w:tblGridChange>
      </w:tblGrid>
      <w:tr w:rsidR="0054391F" w14:paraId="7C5F3055" w14:textId="77777777" w:rsidTr="00CF19EE">
        <w:trPr>
          <w:trHeight w:val="444"/>
          <w:trPrChange w:id="98" w:author="Roshny Ravindran" w:date="2026-08-04T07:40:00Z" w16du:dateUtc="2026-08-04T03:40:00Z">
            <w:trPr>
              <w:trHeight w:val="444"/>
            </w:trPr>
          </w:trPrChange>
        </w:trPr>
        <w:tc>
          <w:tcPr>
            <w:tcW w:w="5817" w:type="dxa"/>
            <w:tcBorders>
              <w:top w:val="single" w:sz="4" w:space="0" w:color="000000"/>
              <w:left w:val="single" w:sz="4" w:space="0" w:color="000000"/>
              <w:bottom w:val="single" w:sz="4" w:space="0" w:color="BDBDBD"/>
              <w:right w:val="single" w:sz="4" w:space="0" w:color="A6A6A6"/>
            </w:tcBorders>
            <w:shd w:val="clear" w:color="auto" w:fill="80340D" w:themeFill="accent2" w:themeFillShade="80"/>
            <w:vAlign w:val="bottom"/>
            <w:tcPrChange w:id="99" w:author="Roshny Ravindran" w:date="2026-08-04T07:40:00Z" w16du:dateUtc="2026-08-04T03:40:00Z">
              <w:tcPr>
                <w:tcW w:w="5817" w:type="dxa"/>
                <w:tcBorders>
                  <w:top w:val="single" w:sz="4" w:space="0" w:color="000000"/>
                  <w:left w:val="single" w:sz="4" w:space="0" w:color="000000"/>
                  <w:bottom w:val="single" w:sz="4" w:space="0" w:color="BDBDBD"/>
                  <w:right w:val="single" w:sz="4" w:space="0" w:color="A6A6A6"/>
                </w:tcBorders>
                <w:shd w:val="clear" w:color="auto" w:fill="FF0000"/>
                <w:vAlign w:val="bottom"/>
              </w:tcPr>
            </w:tcPrChange>
          </w:tcPr>
          <w:p w14:paraId="3DC18102" w14:textId="77777777" w:rsidR="0054391F" w:rsidRDefault="00C826BD">
            <w:pPr>
              <w:spacing w:after="0"/>
              <w:ind w:right="93"/>
              <w:jc w:val="center"/>
            </w:pPr>
            <w:r>
              <w:rPr>
                <w:color w:val="FFFFFF"/>
                <w:szCs w:val="22"/>
                <w:rtl/>
              </w:rPr>
              <w:t xml:space="preserve">الملاحظات</w:t>
            </w:r>
          </w:p>
        </w:tc>
        <w:tc>
          <w:tcPr>
            <w:tcW w:w="4026" w:type="dxa"/>
            <w:tcBorders>
              <w:top w:val="single" w:sz="4" w:space="0" w:color="000000"/>
              <w:left w:val="single" w:sz="4" w:space="0" w:color="A6A6A6"/>
              <w:bottom w:val="single" w:sz="4" w:space="0" w:color="BDBDBD"/>
              <w:right w:val="single" w:sz="4" w:space="0" w:color="000000"/>
            </w:tcBorders>
            <w:shd w:val="clear" w:color="auto" w:fill="80340D" w:themeFill="accent2" w:themeFillShade="80"/>
            <w:vAlign w:val="bottom"/>
            <w:tcPrChange w:id="100" w:author="Roshny Ravindran" w:date="2026-08-04T07:40:00Z" w16du:dateUtc="2026-08-04T03:40:00Z">
              <w:tcPr>
                <w:tcW w:w="4026" w:type="dxa"/>
                <w:tcBorders>
                  <w:top w:val="single" w:sz="4" w:space="0" w:color="000000"/>
                  <w:left w:val="single" w:sz="4" w:space="0" w:color="A6A6A6"/>
                  <w:bottom w:val="single" w:sz="4" w:space="0" w:color="BDBDBD"/>
                  <w:right w:val="single" w:sz="4" w:space="0" w:color="000000"/>
                </w:tcBorders>
                <w:shd w:val="clear" w:color="auto" w:fill="FF0000"/>
                <w:vAlign w:val="bottom"/>
              </w:tcPr>
            </w:tcPrChange>
          </w:tcPr>
          <w:p w14:paraId="437F0E95" w14:textId="77777777" w:rsidR="0054391F" w:rsidRDefault="00C826BD">
            <w:pPr>
              <w:spacing w:after="0"/>
              <w:ind w:right="104"/>
              <w:jc w:val="center"/>
            </w:pPr>
            <w:r>
              <w:rPr>
                <w:color w:val="FFFFFF"/>
                <w:szCs w:val="22"/>
                <w:rtl/>
              </w:rPr>
              <w:t xml:space="preserve">المعايير</w:t>
            </w:r>
          </w:p>
        </w:tc>
      </w:tr>
      <w:tr w:rsidR="0054391F" w14:paraId="76713A64" w14:textId="77777777">
        <w:trPr>
          <w:trHeight w:val="623"/>
        </w:trPr>
        <w:tc>
          <w:tcPr>
            <w:tcW w:w="5817" w:type="dxa"/>
            <w:tcBorders>
              <w:top w:val="single" w:sz="4" w:space="0" w:color="BDBDBD"/>
              <w:left w:val="single" w:sz="4" w:space="0" w:color="000000"/>
              <w:bottom w:val="single" w:sz="4" w:space="0" w:color="BDBDBD"/>
              <w:right w:val="single" w:sz="4" w:space="0" w:color="BDBDBD"/>
            </w:tcBorders>
          </w:tcPr>
          <w:p w14:paraId="6ACE34A6" w14:textId="77777777" w:rsidR="0054391F" w:rsidRDefault="00C826BD">
            <w:pPr>
              <w:spacing w:after="0"/>
              <w:ind w:left="2108" w:right="110" w:firstLine="403"/>
            </w:pPr>
            <w:r>
              <w:rPr>
                <w:color w:val="7E7E7E"/>
                <w:szCs w:val="22"/>
              </w:rPr>
              <w:t xml:space="preserve">٩٦ ساعة، ٣٠ يومًا، ٦٠ يومًا أو ٩٠ يومًا / تأشيرة متعددة الرحلات لمدة ٦ أشهر (بحد أقصى ٩٠ يومًا لكل رحلة)</w:t>
            </w:r>
          </w:p>
        </w:tc>
        <w:tc>
          <w:tcPr>
            <w:tcW w:w="4026" w:type="dxa"/>
            <w:tcBorders>
              <w:top w:val="single" w:sz="4" w:space="0" w:color="BDBDBD"/>
              <w:left w:val="single" w:sz="4" w:space="0" w:color="BDBDBD"/>
              <w:bottom w:val="single" w:sz="4" w:space="0" w:color="BDBDBD"/>
              <w:right w:val="single" w:sz="4" w:space="0" w:color="000000"/>
            </w:tcBorders>
          </w:tcPr>
          <w:p w14:paraId="03C6A33E" w14:textId="77777777" w:rsidR="0054391F" w:rsidRDefault="00C826BD">
            <w:pPr>
              <w:spacing w:after="0"/>
              <w:ind w:right="112"/>
              <w:jc w:val="center"/>
            </w:pPr>
            <w:r>
              <w:rPr>
                <w:color w:val="808080"/>
                <w:szCs w:val="22"/>
                <w:rtl/>
              </w:rPr>
              <w:t xml:space="preserve">مدة الرحلة</w:t>
            </w:r>
          </w:p>
        </w:tc>
      </w:tr>
      <w:tr w:rsidR="0054391F" w14:paraId="34479304" w14:textId="77777777">
        <w:trPr>
          <w:trHeight w:val="444"/>
        </w:trPr>
        <w:tc>
          <w:tcPr>
            <w:tcW w:w="5817" w:type="dxa"/>
            <w:tcBorders>
              <w:top w:val="single" w:sz="4" w:space="0" w:color="BDBDBD"/>
              <w:left w:val="single" w:sz="4" w:space="0" w:color="000000"/>
              <w:bottom w:val="single" w:sz="4" w:space="0" w:color="BDBDBD"/>
              <w:right w:val="single" w:sz="4" w:space="0" w:color="BDBDBD"/>
            </w:tcBorders>
          </w:tcPr>
          <w:p w14:paraId="70DA095C" w14:textId="77777777" w:rsidR="0054391F" w:rsidRDefault="00C826BD">
            <w:pPr>
              <w:spacing w:after="0"/>
              <w:ind w:right="347"/>
              <w:jc w:val="center"/>
            </w:pPr>
            <w:r>
              <w:rPr>
                <w:color w:val="7E7E7E"/>
                <w:szCs w:val="22"/>
                <w:rtl/>
              </w:rPr>
              <w:t xml:space="preserve">دول مجلس التعاون الخليجي*</w:t>
            </w:r>
          </w:p>
        </w:tc>
        <w:tc>
          <w:tcPr>
            <w:tcW w:w="4026" w:type="dxa"/>
            <w:tcBorders>
              <w:top w:val="single" w:sz="4" w:space="0" w:color="BDBDBD"/>
              <w:left w:val="single" w:sz="4" w:space="0" w:color="BDBDBD"/>
              <w:bottom w:val="single" w:sz="4" w:space="0" w:color="BDBDBD"/>
              <w:right w:val="single" w:sz="4" w:space="0" w:color="000000"/>
            </w:tcBorders>
            <w:vAlign w:val="bottom"/>
          </w:tcPr>
          <w:p w14:paraId="77A5F226" w14:textId="77777777" w:rsidR="0054391F" w:rsidRDefault="00C826BD">
            <w:pPr>
              <w:spacing w:after="0"/>
              <w:ind w:right="304"/>
              <w:jc w:val="center"/>
            </w:pPr>
            <w:r>
              <w:rPr>
                <w:color w:val="808080"/>
                <w:szCs w:val="22"/>
                <w:rtl/>
              </w:rPr>
              <w:t xml:space="preserve">النطاق الجغرافي</w:t>
            </w:r>
          </w:p>
        </w:tc>
      </w:tr>
      <w:tr w:rsidR="0054391F" w14:paraId="5D9BA932" w14:textId="77777777">
        <w:trPr>
          <w:trHeight w:val="446"/>
        </w:trPr>
        <w:tc>
          <w:tcPr>
            <w:tcW w:w="5817" w:type="dxa"/>
            <w:tcBorders>
              <w:top w:val="single" w:sz="4" w:space="0" w:color="BDBDBD"/>
              <w:left w:val="single" w:sz="4" w:space="0" w:color="000000"/>
              <w:bottom w:val="single" w:sz="4" w:space="0" w:color="000000"/>
              <w:right w:val="single" w:sz="4" w:space="0" w:color="BDBDBD"/>
            </w:tcBorders>
            <w:vAlign w:val="bottom"/>
          </w:tcPr>
          <w:p w14:paraId="38DFD9FE" w14:textId="77777777" w:rsidR="0054391F" w:rsidRDefault="00C826BD">
            <w:pPr>
              <w:bidi w:val="0"/>
              <w:spacing w:after="0"/>
              <w:ind w:right="48"/>
              <w:jc w:val="center"/>
            </w:pPr>
            <w:r>
              <w:rPr>
                <w:color w:val="7E7E7E"/>
              </w:rPr>
              <w:t>80</w:t>
            </w:r>
            <w:r>
              <w:t xml:space="preserve"> </w:t>
            </w:r>
          </w:p>
        </w:tc>
        <w:tc>
          <w:tcPr>
            <w:tcW w:w="4026" w:type="dxa"/>
            <w:tcBorders>
              <w:top w:val="single" w:sz="4" w:space="0" w:color="BDBDBD"/>
              <w:left w:val="single" w:sz="4" w:space="0" w:color="BDBDBD"/>
              <w:bottom w:val="single" w:sz="4" w:space="0" w:color="000000"/>
              <w:right w:val="single" w:sz="4" w:space="0" w:color="000000"/>
            </w:tcBorders>
            <w:vAlign w:val="bottom"/>
          </w:tcPr>
          <w:p w14:paraId="7EBAC16F" w14:textId="77777777" w:rsidR="0054391F" w:rsidRDefault="00C826BD">
            <w:pPr>
              <w:spacing w:after="0"/>
              <w:ind w:right="229"/>
              <w:jc w:val="center"/>
            </w:pPr>
            <w:r>
              <w:rPr>
                <w:color w:val="808080"/>
                <w:szCs w:val="22"/>
                <w:rtl/>
              </w:rPr>
              <w:t xml:space="preserve">الحد الأقصى للسن</w:t>
            </w:r>
          </w:p>
        </w:tc>
      </w:tr>
    </w:tbl>
    <w:p w14:paraId="37B6D654" w14:textId="77777777" w:rsidR="0054391F" w:rsidRDefault="00C826BD">
      <w:pPr>
        <w:spacing w:after="0"/>
        <w:ind w:left="1466"/>
        <w:jc w:val="left"/>
      </w:pPr>
      <w:r>
        <w:rPr>
          <w:b/>
          <w:bCs/>
          <w:szCs w:val="22"/>
          <w:rtl/>
        </w:rPr>
        <w:t xml:space="preserve">*دول مجلس التعاون الخليجي تشمل: الإمارات العربية المتحدة، البحرين، عمان، الكويت، قطر والمملكة العربية السعودية</w:t>
      </w:r>
    </w:p>
    <w:p w14:paraId="7C493552" w14:textId="77777777" w:rsidR="0054391F" w:rsidRDefault="00C826BD">
      <w:pPr>
        <w:bidi w:val="0"/>
        <w:spacing w:after="25"/>
        <w:jc w:val="left"/>
      </w:pPr>
      <w:r>
        <w:rPr>
          <w:b/>
          <w:sz w:val="20"/>
        </w:rPr>
        <w:t xml:space="preserve"> </w:t>
      </w:r>
    </w:p>
    <w:p w14:paraId="1F8F7EB5" w14:textId="77777777" w:rsidR="0054391F" w:rsidRDefault="00C826BD">
      <w:pPr>
        <w:bidi w:val="0"/>
        <w:spacing w:after="0"/>
        <w:jc w:val="left"/>
        <w:rPr>
          <w:ins w:id="101" w:author="Roshny Ravindran" w:date="2026-08-04T07:40:00Z" w16du:dateUtc="2026-08-04T03:40:00Z"/>
          <w:b/>
          <w:sz w:val="20"/>
        </w:rPr>
      </w:pPr>
      <w:r>
        <w:rPr>
          <w:b/>
          <w:sz w:val="20"/>
        </w:rPr>
        <w:t xml:space="preserve"> </w:t>
      </w:r>
    </w:p>
    <w:p w14:paraId="3289E727" w14:textId="77777777" w:rsidR="00CF19EE" w:rsidRDefault="00CF19EE" w:rsidP="00CF19EE">
      <w:pPr>
        <w:bidi w:val="0"/>
        <w:spacing w:after="0"/>
        <w:jc w:val="left"/>
        <w:rPr>
          <w:ins w:id="102" w:author="Roshny Ravindran" w:date="2026-08-04T07:40:00Z" w16du:dateUtc="2026-08-04T03:40:00Z"/>
          <w:b/>
          <w:sz w:val="20"/>
        </w:rPr>
      </w:pPr>
    </w:p>
    <w:p w14:paraId="13D6C516" w14:textId="77777777" w:rsidR="00CF19EE" w:rsidRDefault="00CF19EE" w:rsidP="00CF19EE">
      <w:pPr>
        <w:bidi w:val="0"/>
        <w:spacing w:after="0"/>
        <w:jc w:val="left"/>
      </w:pPr>
    </w:p>
    <w:tbl>
      <w:tblPr>
        <w:tblStyle w:val="TableGrid"/>
        <w:tblW w:w="11590" w:type="dxa"/>
        <w:tblInd w:w="278" w:type="dxa"/>
        <w:tblCellMar>
          <w:top w:w="38" w:type="dxa"/>
          <w:left w:w="5" w:type="dxa"/>
          <w:bottom w:w="0" w:type="dxa"/>
          <w:right w:w="31" w:type="dxa"/>
        </w:tblCellMar>
        <w:tblLook w:val="04A0" w:firstRow="1" w:lastRow="0" w:firstColumn="1" w:lastColumn="0" w:noHBand="0" w:noVBand="1"/>
      </w:tblPr>
      <w:tblGrid>
        <w:gridCol w:w="5877"/>
        <w:gridCol w:w="5713"/>
      </w:tblGrid>
      <w:tr w:rsidR="0054391F" w:rsidRPr="00CF19EE" w14:paraId="614E6B32" w14:textId="77777777">
        <w:trPr>
          <w:trHeight w:val="291"/>
        </w:trPr>
        <w:tc>
          <w:tcPr>
            <w:tcW w:w="5877" w:type="dxa"/>
            <w:tcBorders>
              <w:top w:val="single" w:sz="4" w:space="0" w:color="000000"/>
              <w:left w:val="single" w:sz="4" w:space="0" w:color="000000"/>
              <w:bottom w:val="single" w:sz="4" w:space="0" w:color="000000"/>
              <w:right w:val="single" w:sz="4" w:space="0" w:color="000000"/>
            </w:tcBorders>
          </w:tcPr>
          <w:p w14:paraId="5EFC993A" w14:textId="77777777" w:rsidR="0054391F" w:rsidRPr="00CF19EE" w:rsidRDefault="00C826BD">
            <w:pPr>
              <w:bidi w:val="0"/>
              <w:spacing w:after="0"/>
              <w:ind w:left="108"/>
              <w:jc w:val="left"/>
              <w:rPr>
                <w:color w:val="80340D" w:themeColor="accent2" w:themeShade="80"/>
                <w:rPrChange w:id="103" w:author="Roshny Ravindran" w:date="2026-08-04T07:41:00Z" w16du:dateUtc="2026-08-04T03:41:00Z">
                  <w:rPr/>
                </w:rPrChange>
              </w:rPr>
            </w:pPr>
            <w:r>
              <w:rPr>
                <w:b/>
                <w:color w:val="80340D" w:themeColor="accent2" w:themeShade="80"/>
                <w:sz w:val="20"/>
                <w:rPrChange w:id="104" w:author="Roshny Ravindran" w:date="2026-08-04T07:41:00Z" w16du:dateUtc="2026-08-04T03:41:00Z">
                  <w:rPr>
                    <w:b/>
                    <w:color w:val="FF0000"/>
                    <w:sz w:val="20"/>
                  </w:rPr>
                </w:rPrChange>
              </w:rPr>
              <w:lastRenderedPageBreak/>
              <w:t>Key Information, Conditions and Exclusions</w:t>
            </w:r>
            <w:r>
              <w:rPr>
                <w:b/>
                <w:color w:val="80340D" w:themeColor="accent2" w:themeShade="80"/>
                <w:sz w:val="20"/>
                <w:rPrChange w:id="105" w:author="Roshny Ravindran" w:date="2026-08-04T07:41:00Z" w16du:dateUtc="2026-08-04T03:41:00Z">
                  <w:rPr>
                    <w:b/>
                    <w:sz w:val="20"/>
                  </w:rPr>
                </w:rPrChange>
              </w:rPr>
              <w:t xml:space="preserve"> </w:t>
            </w:r>
          </w:p>
        </w:tc>
        <w:tc>
          <w:tcPr>
            <w:tcW w:w="5713" w:type="dxa"/>
            <w:tcBorders>
              <w:top w:val="single" w:sz="4" w:space="0" w:color="000000"/>
              <w:left w:val="single" w:sz="4" w:space="0" w:color="000000"/>
              <w:bottom w:val="single" w:sz="4" w:space="0" w:color="000000"/>
              <w:right w:val="single" w:sz="4" w:space="0" w:color="000000"/>
            </w:tcBorders>
          </w:tcPr>
          <w:p w14:paraId="1B8F3E1C" w14:textId="77777777" w:rsidR="0054391F" w:rsidRPr="00CF19EE" w:rsidRDefault="00C826BD">
            <w:pPr>
              <w:spacing w:after="0"/>
              <w:ind w:left="66"/>
              <w:jc w:val="left"/>
              <w:rPr>
                <w:color w:val="80340D" w:themeColor="accent2" w:themeShade="80"/>
                <w:rPrChange w:id="106" w:author="Roshny Ravindran" w:date="2026-08-04T07:41:00Z" w16du:dateUtc="2026-08-04T03:41:00Z">
                  <w:rPr/>
                </w:rPrChange>
              </w:rPr>
            </w:pPr>
            <w:r>
              <w:rPr>
                <w:b/>
                <w:bCs/>
                <w:color w:val="80340D" w:themeColor="accent2" w:themeShade="80"/>
                <w:sz w:val="20"/>
                <w:szCs w:val="20"/>
                <w:rtl/>
                <w:rPrChange w:id="107" w:author="Roshny Ravindran" w:date="2026-08-04T07:41:00Z" w16du:dateUtc="2026-08-04T03:41:00Z">
                  <w:rPr>
                    <w:b/>
                    <w:bCs/>
                    <w:color w:val="FF0000"/>
                    <w:sz w:val="20"/>
                    <w:szCs w:val="20"/>
                    <w:rtl/>
                  </w:rPr>
                </w:rPrChange>
              </w:rPr>
              <w:t xml:space="preserve">المعلومات الأساسية والشروط والاستثناءات</w:t>
            </w:r>
          </w:p>
        </w:tc>
      </w:tr>
      <w:tr w:rsidR="0054391F" w14:paraId="6ED724A0" w14:textId="77777777">
        <w:trPr>
          <w:trHeight w:val="694"/>
        </w:trPr>
        <w:tc>
          <w:tcPr>
            <w:tcW w:w="5877" w:type="dxa"/>
            <w:tcBorders>
              <w:top w:val="single" w:sz="4" w:space="0" w:color="000000"/>
              <w:left w:val="single" w:sz="4" w:space="0" w:color="000000"/>
              <w:bottom w:val="single" w:sz="4" w:space="0" w:color="000000"/>
              <w:right w:val="single" w:sz="4" w:space="0" w:color="000000"/>
            </w:tcBorders>
            <w:vAlign w:val="bottom"/>
          </w:tcPr>
          <w:p w14:paraId="187351C1" w14:textId="77777777" w:rsidR="0054391F" w:rsidRDefault="00C826BD">
            <w:pPr>
              <w:bidi w:val="0"/>
              <w:spacing w:after="0"/>
              <w:ind w:left="108"/>
              <w:jc w:val="both"/>
            </w:pPr>
            <w:r>
              <w:rPr>
                <w:sz w:val="20"/>
              </w:rPr>
              <w:t xml:space="preserve">The purpose of this section is to set out the significant features, benefits, conditions, limitations and exclusions of this insurance. </w:t>
            </w:r>
          </w:p>
        </w:tc>
        <w:tc>
          <w:tcPr>
            <w:tcW w:w="5713" w:type="dxa"/>
            <w:tcBorders>
              <w:top w:val="single" w:sz="4" w:space="0" w:color="000000"/>
              <w:left w:val="single" w:sz="4" w:space="0" w:color="000000"/>
              <w:bottom w:val="single" w:sz="4" w:space="0" w:color="000000"/>
              <w:right w:val="single" w:sz="4" w:space="0" w:color="000000"/>
            </w:tcBorders>
          </w:tcPr>
          <w:p w14:paraId="1B1424DE" w14:textId="77777777" w:rsidR="0054391F" w:rsidRDefault="00C826BD">
            <w:pPr>
              <w:spacing w:after="0"/>
              <w:ind w:right="175"/>
            </w:pPr>
            <w:r>
              <w:rPr>
                <w:sz w:val="20"/>
                <w:szCs w:val="20"/>
                <w:rtl/>
              </w:rPr>
              <w:t xml:space="preserve">يتمثل الغرض من هذه الفقرة في إيضاح الخصائص الرئيسية ومزايا التأمين والشروط والقيود والاستثناءات المتعلقة بهذا التأمين.</w:t>
            </w:r>
          </w:p>
        </w:tc>
      </w:tr>
      <w:tr w:rsidR="0054391F" w14:paraId="36B6CA67" w14:textId="77777777">
        <w:trPr>
          <w:trHeight w:val="638"/>
        </w:trPr>
        <w:tc>
          <w:tcPr>
            <w:tcW w:w="5877" w:type="dxa"/>
            <w:tcBorders>
              <w:top w:val="single" w:sz="4" w:space="0" w:color="000000"/>
              <w:left w:val="single" w:sz="4" w:space="0" w:color="000000"/>
              <w:bottom w:val="single" w:sz="4" w:space="0" w:color="000000"/>
              <w:right w:val="single" w:sz="4" w:space="0" w:color="000000"/>
            </w:tcBorders>
          </w:tcPr>
          <w:p w14:paraId="4EA4EF02" w14:textId="77777777" w:rsidR="0054391F" w:rsidRDefault="00C826BD">
            <w:pPr>
              <w:bidi w:val="0"/>
              <w:spacing w:after="0"/>
              <w:ind w:left="108"/>
              <w:jc w:val="left"/>
            </w:pPr>
            <w:r>
              <w:rPr>
                <w:sz w:val="20"/>
              </w:rPr>
              <w:t xml:space="preserve">For a full description of the terms of insurance you will need to read all sections and aspects of this policy wording document. </w:t>
            </w:r>
          </w:p>
        </w:tc>
        <w:tc>
          <w:tcPr>
            <w:tcW w:w="5713" w:type="dxa"/>
            <w:tcBorders>
              <w:top w:val="single" w:sz="4" w:space="0" w:color="000000"/>
              <w:left w:val="single" w:sz="4" w:space="0" w:color="000000"/>
              <w:bottom w:val="single" w:sz="4" w:space="0" w:color="000000"/>
              <w:right w:val="single" w:sz="4" w:space="0" w:color="000000"/>
            </w:tcBorders>
          </w:tcPr>
          <w:p w14:paraId="2871F453" w14:textId="77777777" w:rsidR="0054391F" w:rsidRDefault="00C826BD">
            <w:pPr>
              <w:spacing w:after="0"/>
              <w:ind w:left="35" w:right="298" w:firstLine="1"/>
              <w:jc w:val="both"/>
            </w:pPr>
            <w:r>
              <w:rPr>
                <w:sz w:val="20"/>
                <w:szCs w:val="20"/>
                <w:rtl/>
              </w:rPr>
              <w:t xml:space="preserve">ومن أجل تفاصيل كاملة بخصوص أحكام التأمين فإنه يجب عليك الاطلاع على كافة الفقرات والنواحي الخاصة بوثيقة صياغة هذه البوليصة.</w:t>
            </w:r>
          </w:p>
        </w:tc>
      </w:tr>
      <w:tr w:rsidR="0054391F" w14:paraId="27BE30CB" w14:textId="77777777">
        <w:trPr>
          <w:trHeight w:val="979"/>
        </w:trPr>
        <w:tc>
          <w:tcPr>
            <w:tcW w:w="5877" w:type="dxa"/>
            <w:tcBorders>
              <w:top w:val="single" w:sz="4" w:space="0" w:color="000000"/>
              <w:left w:val="single" w:sz="4" w:space="0" w:color="000000"/>
              <w:bottom w:val="single" w:sz="4" w:space="0" w:color="000000"/>
              <w:right w:val="single" w:sz="4" w:space="0" w:color="000000"/>
            </w:tcBorders>
          </w:tcPr>
          <w:p w14:paraId="1D7F9861" w14:textId="3BBD6FED" w:rsidR="0054391F" w:rsidRDefault="00C826BD">
            <w:pPr>
              <w:bidi w:val="0"/>
              <w:spacing w:after="0"/>
              <w:ind w:left="108" w:right="24"/>
              <w:jc w:val="both"/>
            </w:pPr>
            <w:r>
              <w:rPr>
                <w:sz w:val="20"/>
              </w:rPr>
              <w:t xml:space="preserve">If you have any questions or doubts about the cover we provide or you would like more information, please call </w:t>
            </w:r>
            <w:r>
              <w:rPr>
                <w:b/>
                <w:color w:val="FF0000"/>
                <w:sz w:val="20"/>
              </w:rPr>
              <w:t>+</w:t>
            </w:r>
            <w:r>
              <w:rPr>
                <w:rFonts w:ascii="Palatino Linotype" w:eastAsia="Palatino Linotype" w:hAnsi="Palatino Linotype" w:cs="Palatino Linotype"/>
                <w:b/>
                <w:color w:val="FF0000"/>
                <w:sz w:val="16"/>
              </w:rPr>
              <w:t xml:space="preserve">44 2031264179 </w:t>
            </w:r>
            <w:r>
              <w:rPr>
                <w:sz w:val="20"/>
              </w:rPr>
              <w:t xml:space="preserve">or email </w:t>
            </w:r>
            <w:del w:id="109" w:author="Roshny Ravindran" w:date="2026-08-04T07:41:00Z" w16du:dateUtc="2026-08-04T03:41:00Z">
              <w:r>
                <w:rPr>
                  <w:rFonts w:ascii="Palatino Linotype" w:eastAsia="Palatino Linotype" w:hAnsi="Palatino Linotype" w:cs="Palatino Linotype"/>
                  <w:color w:val="3366FF"/>
                  <w:sz w:val="18"/>
                  <w:u w:val="single" w:color="3366FF"/>
                </w:rPr>
                <w:delText>nonmotorclaims@qicuae.com</w:delText>
              </w:r>
              <w:r>
                <w:rPr>
                  <w:rFonts w:ascii="Palatino Linotype" w:eastAsia="Palatino Linotype" w:hAnsi="Palatino Linotype" w:cs="Palatino Linotype"/>
                  <w:sz w:val="16"/>
                </w:rPr>
                <w:delText xml:space="preserve"> </w:delText>
              </w:r>
            </w:del>
            <w:ins w:id="110" w:author="Roshny Ravindran" w:date="2026-08-04T07:41:00Z" w16du:dateUtc="2026-08-04T03:41:00Z">
              <w:r>
                <w:rPr>
                  <w:rFonts w:ascii="Palatino Linotype" w:eastAsia="Palatino Linotype" w:hAnsi="Palatino Linotype" w:cs="Palatino Linotype"/>
                  <w:sz w:val="16"/>
                </w:rPr>
                <w:t>nonmotorclaims.dubai@qicuae.com</w:t>
              </w:r>
            </w:ins>
          </w:p>
        </w:tc>
        <w:tc>
          <w:tcPr>
            <w:tcW w:w="5713" w:type="dxa"/>
            <w:tcBorders>
              <w:top w:val="single" w:sz="4" w:space="0" w:color="000000"/>
              <w:left w:val="single" w:sz="4" w:space="0" w:color="000000"/>
              <w:bottom w:val="single" w:sz="4" w:space="0" w:color="000000"/>
              <w:right w:val="single" w:sz="4" w:space="0" w:color="000000"/>
            </w:tcBorders>
          </w:tcPr>
          <w:p w14:paraId="4305753D" w14:textId="77777777" w:rsidR="0054391F" w:rsidRDefault="00C826BD">
            <w:pPr>
              <w:spacing w:after="35" w:line="306" w:lineRule="auto"/>
              <w:ind w:left="1" w:right="384" w:hanging="1"/>
            </w:pPr>
            <w:r>
              <w:rPr>
                <w:sz w:val="31"/>
                <w:szCs w:val="31"/>
                <w:vertAlign w:val="superscript"/>
                <w:rtl/>
              </w:rPr>
              <w:t xml:space="preserve">في حال وجود أي استفسارات أو شكوك بخصوص الغطاء التأميني الذي نقوم بتقديمه أو كنت تود الحصول على المزيد من المعلومات، يُرجى الاتصال على رقم</w:t>
            </w:r>
          </w:p>
          <w:p w14:paraId="436F813F" w14:textId="77777777" w:rsidR="0054391F" w:rsidRDefault="00C826BD">
            <w:pPr>
              <w:tabs>
                <w:tab w:val="center" w:pos="1416"/>
                <w:tab w:val="center" w:pos="4010"/>
              </w:tabs>
              <w:bidi w:val="0"/>
              <w:spacing w:after="0"/>
              <w:jc w:val="left"/>
            </w:pPr>
            <w:r>
              <w:rPr>
                <w:rFonts w:ascii="Palatino Linotype" w:eastAsia="Palatino Linotype" w:hAnsi="Palatino Linotype" w:cs="Palatino Linotype"/>
                <w:color w:val="3366FF"/>
                <w:sz w:val="18"/>
                <w:u w:val="single" w:color="3366FF"/>
              </w:rPr>
              <w:tab/>
              <w:tab/>
              <w:tab/>
              <w:t xml:space="preserve">+44 2031264179 أو عبر البريد الإلكتروني nonmotorclaims.dubai@qicuae.com</w:t>
            </w:r>
          </w:p>
        </w:tc>
      </w:tr>
      <w:tr w:rsidR="0054391F" w:rsidRPr="00CF19EE" w14:paraId="314D3AC5" w14:textId="77777777">
        <w:trPr>
          <w:trHeight w:val="348"/>
        </w:trPr>
        <w:tc>
          <w:tcPr>
            <w:tcW w:w="5877" w:type="dxa"/>
            <w:tcBorders>
              <w:top w:val="single" w:sz="4" w:space="0" w:color="000000"/>
              <w:left w:val="single" w:sz="4" w:space="0" w:color="000000"/>
              <w:bottom w:val="single" w:sz="4" w:space="0" w:color="000000"/>
              <w:right w:val="single" w:sz="4" w:space="0" w:color="000000"/>
            </w:tcBorders>
          </w:tcPr>
          <w:p w14:paraId="4662AC98" w14:textId="77777777" w:rsidR="0054391F" w:rsidRPr="00CF19EE" w:rsidRDefault="00C826BD">
            <w:pPr>
              <w:bidi w:val="0"/>
              <w:spacing w:after="0"/>
              <w:ind w:left="108"/>
              <w:jc w:val="left"/>
              <w:rPr>
                <w:color w:val="80340D" w:themeColor="accent2" w:themeShade="80"/>
                <w:rPrChange w:id="111" w:author="Roshny Ravindran" w:date="2026-08-04T07:41:00Z" w16du:dateUtc="2026-08-04T03:41:00Z">
                  <w:rPr/>
                </w:rPrChange>
              </w:rPr>
            </w:pPr>
            <w:r>
              <w:rPr>
                <w:b/>
                <w:color w:val="80340D" w:themeColor="accent2" w:themeShade="80"/>
                <w:sz w:val="20"/>
                <w:rPrChange w:id="112" w:author="Roshny Ravindran" w:date="2026-08-04T07:41:00Z" w16du:dateUtc="2026-08-04T03:41:00Z">
                  <w:rPr>
                    <w:b/>
                    <w:color w:val="FF0000"/>
                    <w:sz w:val="20"/>
                  </w:rPr>
                </w:rPrChange>
              </w:rPr>
              <w:t>Age limits</w:t>
            </w:r>
            <w:r>
              <w:rPr>
                <w:b/>
                <w:color w:val="80340D" w:themeColor="accent2" w:themeShade="80"/>
                <w:sz w:val="20"/>
                <w:rPrChange w:id="113" w:author="Roshny Ravindran" w:date="2026-08-04T07:41:00Z" w16du:dateUtc="2026-08-04T03:41:00Z">
                  <w:rPr>
                    <w:b/>
                    <w:sz w:val="20"/>
                  </w:rPr>
                </w:rPrChange>
              </w:rPr>
              <w:t xml:space="preserve"> </w:t>
            </w:r>
          </w:p>
        </w:tc>
        <w:tc>
          <w:tcPr>
            <w:tcW w:w="5713" w:type="dxa"/>
            <w:tcBorders>
              <w:top w:val="single" w:sz="4" w:space="0" w:color="000000"/>
              <w:left w:val="single" w:sz="4" w:space="0" w:color="000000"/>
              <w:bottom w:val="single" w:sz="4" w:space="0" w:color="000000"/>
              <w:right w:val="single" w:sz="4" w:space="0" w:color="000000"/>
            </w:tcBorders>
          </w:tcPr>
          <w:p w14:paraId="52841CAF" w14:textId="77777777" w:rsidR="0054391F" w:rsidRPr="00CF19EE" w:rsidRDefault="00C826BD">
            <w:pPr>
              <w:spacing w:after="0"/>
              <w:ind w:left="68"/>
              <w:jc w:val="left"/>
              <w:rPr>
                <w:color w:val="80340D" w:themeColor="accent2" w:themeShade="80"/>
                <w:rPrChange w:id="114" w:author="Roshny Ravindran" w:date="2026-08-04T07:41:00Z" w16du:dateUtc="2026-08-04T03:41:00Z">
                  <w:rPr/>
                </w:rPrChange>
              </w:rPr>
            </w:pPr>
            <w:r>
              <w:rPr>
                <w:b/>
                <w:bCs/>
                <w:color w:val="80340D" w:themeColor="accent2" w:themeShade="80"/>
                <w:sz w:val="20"/>
                <w:szCs w:val="20"/>
                <w:rtl/>
                <w:rPrChange w:id="115" w:author="Roshny Ravindran" w:date="2026-08-04T07:41:00Z" w16du:dateUtc="2026-08-04T03:41:00Z">
                  <w:rPr>
                    <w:b/>
                    <w:bCs/>
                    <w:color w:val="FF0000"/>
                    <w:sz w:val="20"/>
                    <w:szCs w:val="20"/>
                    <w:rtl/>
                  </w:rPr>
                </w:rPrChange>
              </w:rPr>
              <w:t xml:space="preserve">القيود المتعلقة بالسن</w:t>
            </w:r>
          </w:p>
        </w:tc>
      </w:tr>
      <w:tr w:rsidR="0054391F" w14:paraId="161CDC2D" w14:textId="77777777">
        <w:trPr>
          <w:trHeight w:val="492"/>
        </w:trPr>
        <w:tc>
          <w:tcPr>
            <w:tcW w:w="5877" w:type="dxa"/>
            <w:tcBorders>
              <w:top w:val="single" w:sz="4" w:space="0" w:color="000000"/>
              <w:left w:val="single" w:sz="4" w:space="0" w:color="000000"/>
              <w:bottom w:val="single" w:sz="4" w:space="0" w:color="000000"/>
              <w:right w:val="single" w:sz="4" w:space="0" w:color="000000"/>
            </w:tcBorders>
          </w:tcPr>
          <w:p w14:paraId="7AD45F32" w14:textId="77777777" w:rsidR="0054391F" w:rsidRDefault="00C826BD">
            <w:pPr>
              <w:bidi w:val="0"/>
              <w:spacing w:after="0"/>
              <w:ind w:left="108"/>
              <w:jc w:val="left"/>
            </w:pPr>
            <w:r>
              <w:rPr>
                <w:sz w:val="20"/>
              </w:rPr>
              <w:t xml:space="preserve">You will only be covered if you are aged under the age of 81 years old (i.e. 80 years and 11 months) at the date your policy was issued. </w:t>
            </w:r>
          </w:p>
        </w:tc>
        <w:tc>
          <w:tcPr>
            <w:tcW w:w="5713" w:type="dxa"/>
            <w:tcBorders>
              <w:top w:val="single" w:sz="4" w:space="0" w:color="000000"/>
              <w:left w:val="single" w:sz="4" w:space="0" w:color="000000"/>
              <w:bottom w:val="single" w:sz="4" w:space="0" w:color="000000"/>
              <w:right w:val="single" w:sz="4" w:space="0" w:color="000000"/>
            </w:tcBorders>
          </w:tcPr>
          <w:p w14:paraId="4054F3E1" w14:textId="77777777" w:rsidR="0054391F" w:rsidRDefault="00C826BD">
            <w:pPr>
              <w:spacing w:after="0"/>
              <w:ind w:left="2" w:right="1174" w:hanging="2"/>
            </w:pPr>
            <w:r>
              <w:rPr>
                <w:rFonts w:ascii="Arial" w:eastAsia="Arial" w:hAnsi="Arial" w:cs="Arial"/>
                <w:sz w:val="18"/>
                <w:szCs w:val="18"/>
                <w:rtl/>
              </w:rPr>
              <w:t xml:space="preserve">لن تكون مشمولًا بالتغطية إلا إذا كان عمرك أقل من 81 عامًا (أي 80 عامًا و11 شهرًا) في تاريخ إصدار وثيقة التأمين الخاصة بك.</w:t>
            </w:r>
          </w:p>
        </w:tc>
      </w:tr>
      <w:tr w:rsidR="0054391F" w:rsidRPr="00CF19EE" w14:paraId="5E3C204C" w14:textId="77777777">
        <w:trPr>
          <w:trHeight w:val="288"/>
        </w:trPr>
        <w:tc>
          <w:tcPr>
            <w:tcW w:w="5877" w:type="dxa"/>
            <w:tcBorders>
              <w:top w:val="single" w:sz="4" w:space="0" w:color="000000"/>
              <w:left w:val="single" w:sz="4" w:space="0" w:color="000000"/>
              <w:bottom w:val="single" w:sz="4" w:space="0" w:color="000000"/>
              <w:right w:val="single" w:sz="4" w:space="0" w:color="000000"/>
            </w:tcBorders>
          </w:tcPr>
          <w:p w14:paraId="6C37713A" w14:textId="77777777" w:rsidR="0054391F" w:rsidRPr="00CF19EE" w:rsidRDefault="00C826BD">
            <w:pPr>
              <w:bidi w:val="0"/>
              <w:spacing w:after="0"/>
              <w:ind w:left="108"/>
              <w:jc w:val="left"/>
              <w:rPr>
                <w:color w:val="80340D" w:themeColor="accent2" w:themeShade="80"/>
                <w:rPrChange w:id="117" w:author="Roshny Ravindran" w:date="2026-08-04T07:41:00Z" w16du:dateUtc="2026-08-04T03:41:00Z">
                  <w:rPr/>
                </w:rPrChange>
              </w:rPr>
            </w:pPr>
            <w:r>
              <w:rPr>
                <w:b/>
                <w:color w:val="80340D" w:themeColor="accent2" w:themeShade="80"/>
                <w:sz w:val="20"/>
                <w:rPrChange w:id="118" w:author="Roshny Ravindran" w:date="2026-08-04T07:41:00Z" w16du:dateUtc="2026-08-04T03:41:00Z">
                  <w:rPr>
                    <w:b/>
                    <w:color w:val="FF0000"/>
                    <w:sz w:val="20"/>
                  </w:rPr>
                </w:rPrChange>
              </w:rPr>
              <w:t>Multiple Entry Policies</w:t>
            </w:r>
            <w:r>
              <w:rPr>
                <w:b/>
                <w:color w:val="80340D" w:themeColor="accent2" w:themeShade="80"/>
                <w:sz w:val="20"/>
                <w:rPrChange w:id="119" w:author="Roshny Ravindran" w:date="2026-08-04T07:41:00Z" w16du:dateUtc="2026-08-04T03:41:00Z">
                  <w:rPr>
                    <w:b/>
                    <w:sz w:val="20"/>
                  </w:rPr>
                </w:rPrChange>
              </w:rPr>
              <w:t xml:space="preserve"> </w:t>
            </w:r>
          </w:p>
        </w:tc>
        <w:tc>
          <w:tcPr>
            <w:tcW w:w="5713" w:type="dxa"/>
            <w:tcBorders>
              <w:top w:val="single" w:sz="4" w:space="0" w:color="000000"/>
              <w:left w:val="single" w:sz="4" w:space="0" w:color="000000"/>
              <w:bottom w:val="single" w:sz="4" w:space="0" w:color="000000"/>
              <w:right w:val="single" w:sz="4" w:space="0" w:color="000000"/>
            </w:tcBorders>
          </w:tcPr>
          <w:p w14:paraId="25FFB7D5" w14:textId="77777777" w:rsidR="0054391F" w:rsidRPr="00CF19EE" w:rsidRDefault="00C826BD">
            <w:pPr>
              <w:spacing w:after="0"/>
              <w:ind w:left="67"/>
              <w:jc w:val="left"/>
              <w:rPr>
                <w:color w:val="80340D" w:themeColor="accent2" w:themeShade="80"/>
                <w:rPrChange w:id="120" w:author="Roshny Ravindran" w:date="2026-08-04T07:41:00Z" w16du:dateUtc="2026-08-04T03:41:00Z">
                  <w:rPr/>
                </w:rPrChange>
              </w:rPr>
            </w:pPr>
            <w:r>
              <w:rPr>
                <w:b/>
                <w:bCs/>
                <w:color w:val="80340D" w:themeColor="accent2" w:themeShade="80"/>
                <w:sz w:val="20"/>
                <w:szCs w:val="20"/>
                <w:rtl/>
                <w:rPrChange w:id="121" w:author="Roshny Ravindran" w:date="2026-08-04T07:41:00Z" w16du:dateUtc="2026-08-04T03:41:00Z">
                  <w:rPr>
                    <w:b/>
                    <w:bCs/>
                    <w:color w:val="FF0000"/>
                    <w:sz w:val="20"/>
                    <w:szCs w:val="20"/>
                    <w:rtl/>
                  </w:rPr>
                </w:rPrChange>
              </w:rPr>
              <w:t xml:space="preserve">البوالص متعددة الدخول</w:t>
            </w:r>
          </w:p>
        </w:tc>
      </w:tr>
      <w:tr w:rsidR="0054391F" w14:paraId="50B0C651" w14:textId="77777777">
        <w:trPr>
          <w:trHeight w:val="569"/>
        </w:trPr>
        <w:tc>
          <w:tcPr>
            <w:tcW w:w="5877" w:type="dxa"/>
            <w:tcBorders>
              <w:top w:val="single" w:sz="4" w:space="0" w:color="000000"/>
              <w:left w:val="single" w:sz="4" w:space="0" w:color="000000"/>
              <w:bottom w:val="single" w:sz="4" w:space="0" w:color="000000"/>
              <w:right w:val="single" w:sz="4" w:space="0" w:color="000000"/>
            </w:tcBorders>
          </w:tcPr>
          <w:p w14:paraId="43AFED1C" w14:textId="77777777" w:rsidR="0054391F" w:rsidRDefault="00C826BD">
            <w:pPr>
              <w:bidi w:val="0"/>
              <w:spacing w:after="0"/>
              <w:ind w:left="108" w:right="133"/>
              <w:jc w:val="both"/>
            </w:pPr>
            <w:r>
              <w:rPr>
                <w:sz w:val="20"/>
              </w:rPr>
              <w:t xml:space="preserve">This gives you cover to travel as many times as you like during any one period of insurance, as long as no single trip lasts longer than </w:t>
            </w:r>
            <w:r>
              <w:rPr>
                <w:rFonts w:ascii="Arial" w:eastAsia="Arial" w:hAnsi="Arial" w:cs="Arial"/>
                <w:sz w:val="12"/>
              </w:rPr>
              <w:t>90</w:t>
            </w:r>
            <w:r>
              <w:rPr>
                <w:rFonts w:ascii="Arial" w:eastAsia="Arial" w:hAnsi="Arial" w:cs="Arial"/>
                <w:sz w:val="20"/>
                <w:vertAlign w:val="subscript"/>
              </w:rPr>
              <w:t xml:space="preserve"> </w:t>
            </w:r>
            <w:r>
              <w:rPr>
                <w:sz w:val="20"/>
              </w:rPr>
              <w:t xml:space="preserve">days. </w:t>
            </w:r>
          </w:p>
        </w:tc>
        <w:tc>
          <w:tcPr>
            <w:tcW w:w="5713" w:type="dxa"/>
            <w:tcBorders>
              <w:top w:val="single" w:sz="4" w:space="0" w:color="000000"/>
              <w:left w:val="single" w:sz="4" w:space="0" w:color="000000"/>
              <w:bottom w:val="single" w:sz="4" w:space="0" w:color="000000"/>
              <w:right w:val="single" w:sz="4" w:space="0" w:color="000000"/>
            </w:tcBorders>
          </w:tcPr>
          <w:p w14:paraId="4F281B6B" w14:textId="77777777" w:rsidR="0054391F" w:rsidRDefault="00C826BD">
            <w:pPr>
              <w:spacing w:after="0"/>
              <w:ind w:left="21" w:right="536" w:firstLine="48"/>
              <w:jc w:val="both"/>
            </w:pPr>
            <w:r>
              <w:rPr>
                <w:rFonts w:ascii="Arial" w:eastAsia="Arial" w:hAnsi="Arial" w:cs="Arial"/>
                <w:sz w:val="17"/>
                <w:szCs w:val="17"/>
                <w:rtl/>
              </w:rPr>
              <w:t xml:space="preserve">تمنحك هذه البوليصة الغطاء التأميني للسفر عدد المرات الذي قد ترغب فيه خلال أي فترة تأمين واحدة، طالما لا تستمر أي رحلة فردية لأكثر من 90 يومًا.</w:t>
            </w:r>
          </w:p>
        </w:tc>
      </w:tr>
      <w:tr w:rsidR="0054391F" w:rsidRPr="00CF19EE" w14:paraId="00730BEB" w14:textId="77777777">
        <w:trPr>
          <w:trHeight w:val="348"/>
        </w:trPr>
        <w:tc>
          <w:tcPr>
            <w:tcW w:w="5877" w:type="dxa"/>
            <w:tcBorders>
              <w:top w:val="single" w:sz="4" w:space="0" w:color="000000"/>
              <w:left w:val="single" w:sz="4" w:space="0" w:color="000000"/>
              <w:bottom w:val="single" w:sz="4" w:space="0" w:color="000000"/>
              <w:right w:val="single" w:sz="4" w:space="0" w:color="000000"/>
            </w:tcBorders>
          </w:tcPr>
          <w:p w14:paraId="28B4E13A" w14:textId="77777777" w:rsidR="0054391F" w:rsidRPr="00CF19EE" w:rsidRDefault="00C826BD">
            <w:pPr>
              <w:bidi w:val="0"/>
              <w:spacing w:after="0"/>
              <w:ind w:left="108"/>
              <w:jc w:val="left"/>
              <w:rPr>
                <w:color w:val="80340D" w:themeColor="accent2" w:themeShade="80"/>
                <w:rPrChange w:id="123" w:author="Roshny Ravindran" w:date="2026-08-04T07:41:00Z" w16du:dateUtc="2026-08-04T03:41:00Z">
                  <w:rPr/>
                </w:rPrChange>
              </w:rPr>
            </w:pPr>
            <w:r>
              <w:rPr>
                <w:b/>
                <w:color w:val="80340D" w:themeColor="accent2" w:themeShade="80"/>
                <w:sz w:val="20"/>
                <w:rPrChange w:id="124" w:author="Roshny Ravindran" w:date="2026-08-04T07:41:00Z" w16du:dateUtc="2026-08-04T03:41:00Z">
                  <w:rPr>
                    <w:b/>
                    <w:color w:val="FF0000"/>
                    <w:sz w:val="20"/>
                  </w:rPr>
                </w:rPrChange>
              </w:rPr>
              <w:t>Contract of Insurance</w:t>
            </w:r>
            <w:r>
              <w:rPr>
                <w:b/>
                <w:color w:val="80340D" w:themeColor="accent2" w:themeShade="80"/>
                <w:sz w:val="20"/>
                <w:rPrChange w:id="125" w:author="Roshny Ravindran" w:date="2026-08-04T07:41:00Z" w16du:dateUtc="2026-08-04T03:41:00Z">
                  <w:rPr>
                    <w:b/>
                    <w:sz w:val="20"/>
                  </w:rPr>
                </w:rPrChange>
              </w:rPr>
              <w:t xml:space="preserve"> </w:t>
            </w:r>
          </w:p>
        </w:tc>
        <w:tc>
          <w:tcPr>
            <w:tcW w:w="5713" w:type="dxa"/>
            <w:tcBorders>
              <w:top w:val="single" w:sz="4" w:space="0" w:color="000000"/>
              <w:left w:val="single" w:sz="4" w:space="0" w:color="000000"/>
              <w:bottom w:val="single" w:sz="4" w:space="0" w:color="000000"/>
              <w:right w:val="single" w:sz="4" w:space="0" w:color="000000"/>
            </w:tcBorders>
          </w:tcPr>
          <w:p w14:paraId="3E3132B4" w14:textId="77777777" w:rsidR="0054391F" w:rsidRPr="00CF19EE" w:rsidRDefault="00C826BD">
            <w:pPr>
              <w:spacing w:after="0"/>
              <w:ind w:left="65"/>
              <w:jc w:val="left"/>
              <w:rPr>
                <w:color w:val="80340D" w:themeColor="accent2" w:themeShade="80"/>
                <w:rPrChange w:id="126" w:author="Roshny Ravindran" w:date="2026-08-04T07:41:00Z" w16du:dateUtc="2026-08-04T03:41:00Z">
                  <w:rPr/>
                </w:rPrChange>
              </w:rPr>
            </w:pPr>
            <w:r>
              <w:rPr>
                <w:b/>
                <w:bCs/>
                <w:color w:val="80340D" w:themeColor="accent2" w:themeShade="80"/>
                <w:sz w:val="20"/>
                <w:szCs w:val="20"/>
                <w:rtl/>
                <w:rPrChange w:id="127" w:author="Roshny Ravindran" w:date="2026-08-04T07:41:00Z" w16du:dateUtc="2026-08-04T03:41:00Z">
                  <w:rPr>
                    <w:b/>
                    <w:bCs/>
                    <w:color w:val="FF0000"/>
                    <w:sz w:val="20"/>
                    <w:szCs w:val="20"/>
                    <w:rtl/>
                  </w:rPr>
                </w:rPrChange>
              </w:rPr>
              <w:t xml:space="preserve">عقد التأمين</w:t>
            </w:r>
          </w:p>
        </w:tc>
      </w:tr>
      <w:tr w:rsidR="0054391F" w14:paraId="23D47967" w14:textId="77777777">
        <w:trPr>
          <w:trHeight w:val="847"/>
        </w:trPr>
        <w:tc>
          <w:tcPr>
            <w:tcW w:w="5877" w:type="dxa"/>
            <w:tcBorders>
              <w:top w:val="single" w:sz="4" w:space="0" w:color="000000"/>
              <w:left w:val="single" w:sz="4" w:space="0" w:color="000000"/>
              <w:bottom w:val="single" w:sz="4" w:space="0" w:color="000000"/>
              <w:right w:val="single" w:sz="4" w:space="0" w:color="000000"/>
            </w:tcBorders>
          </w:tcPr>
          <w:p w14:paraId="589CF8C2" w14:textId="77777777" w:rsidR="0054391F" w:rsidRDefault="00C826BD">
            <w:pPr>
              <w:bidi w:val="0"/>
              <w:spacing w:after="0"/>
              <w:ind w:left="108" w:right="95"/>
              <w:jc w:val="both"/>
            </w:pPr>
            <w:r>
              <w:rPr>
                <w:sz w:val="20"/>
              </w:rPr>
              <w:t xml:space="preserve">This is your travel insurance contract. It contains certain conditions and exclusions in each section, and general conditions and exclusions apply to all the sections. You must meet these conditions, or we may not accept your claim. </w:t>
            </w:r>
          </w:p>
        </w:tc>
        <w:tc>
          <w:tcPr>
            <w:tcW w:w="5713" w:type="dxa"/>
            <w:tcBorders>
              <w:top w:val="single" w:sz="4" w:space="0" w:color="000000"/>
              <w:left w:val="single" w:sz="4" w:space="0" w:color="000000"/>
              <w:bottom w:val="single" w:sz="4" w:space="0" w:color="000000"/>
              <w:right w:val="single" w:sz="4" w:space="0" w:color="000000"/>
            </w:tcBorders>
          </w:tcPr>
          <w:p w14:paraId="190001C6" w14:textId="77777777" w:rsidR="0054391F" w:rsidRDefault="00C826BD">
            <w:pPr>
              <w:spacing w:after="80"/>
              <w:ind w:left="65"/>
              <w:jc w:val="left"/>
            </w:pPr>
            <w:r>
              <w:rPr>
                <w:sz w:val="20"/>
                <w:szCs w:val="20"/>
                <w:rtl/>
              </w:rPr>
              <w:t xml:space="preserve">يكون هذا بمثابة عقد التأمين على الرحلات الخاص بك. ويحتوي هذا العقد على شروط واستثناءات معينة</w:t>
            </w:r>
          </w:p>
          <w:p w14:paraId="3050B8F6" w14:textId="77777777" w:rsidR="0054391F" w:rsidRDefault="00C826BD">
            <w:pPr>
              <w:spacing w:after="0"/>
              <w:ind w:left="36" w:right="146" w:hanging="2"/>
              <w:jc w:val="both"/>
            </w:pPr>
            <w:r>
              <w:rPr>
                <w:sz w:val="31"/>
                <w:szCs w:val="31"/>
                <w:vertAlign w:val="superscript"/>
                <w:rtl/>
              </w:rPr>
              <w:t xml:space="preserve">في كل فقرة، وتسري الشروط والاستثناءات العامة على كافة الفقرات. يجب عليك الوفاء بهذه الشروط وإلا فقد لا نقبل المطالبة الخاصة بك.</w:t>
            </w:r>
          </w:p>
        </w:tc>
      </w:tr>
      <w:tr w:rsidR="0054391F" w14:paraId="5E2544A1" w14:textId="77777777">
        <w:trPr>
          <w:trHeight w:val="372"/>
        </w:trPr>
        <w:tc>
          <w:tcPr>
            <w:tcW w:w="5877" w:type="dxa"/>
            <w:tcBorders>
              <w:top w:val="single" w:sz="4" w:space="0" w:color="000000"/>
              <w:left w:val="single" w:sz="4" w:space="0" w:color="000000"/>
              <w:bottom w:val="single" w:sz="4" w:space="0" w:color="000000"/>
              <w:right w:val="single" w:sz="4" w:space="0" w:color="000000"/>
            </w:tcBorders>
          </w:tcPr>
          <w:p w14:paraId="29423B90" w14:textId="77777777" w:rsidR="0054391F" w:rsidRDefault="00C826BD">
            <w:pPr>
              <w:bidi w:val="0"/>
              <w:spacing w:after="0"/>
              <w:ind w:left="108"/>
              <w:jc w:val="left"/>
            </w:pPr>
            <w:r>
              <w:rPr>
                <w:sz w:val="20"/>
              </w:rPr>
              <w:t xml:space="preserve">This insurance cover provides financial protection and medical assistance for your trip. </w:t>
            </w:r>
          </w:p>
        </w:tc>
        <w:tc>
          <w:tcPr>
            <w:tcW w:w="5713" w:type="dxa"/>
            <w:tcBorders>
              <w:top w:val="single" w:sz="4" w:space="0" w:color="000000"/>
              <w:left w:val="single" w:sz="4" w:space="0" w:color="000000"/>
              <w:bottom w:val="single" w:sz="4" w:space="0" w:color="000000"/>
              <w:right w:val="single" w:sz="4" w:space="0" w:color="000000"/>
            </w:tcBorders>
          </w:tcPr>
          <w:p w14:paraId="6CF3C04D" w14:textId="77777777" w:rsidR="0054391F" w:rsidRDefault="00C826BD">
            <w:pPr>
              <w:spacing w:after="0"/>
              <w:ind w:left="66"/>
              <w:jc w:val="left"/>
            </w:pPr>
            <w:r>
              <w:rPr>
                <w:sz w:val="20"/>
                <w:szCs w:val="20"/>
                <w:rtl/>
              </w:rPr>
              <w:t xml:space="preserve">يقدم هذا الغطاء التأميني حماية مالية ومساعدة طبية لرحلتك.</w:t>
            </w:r>
          </w:p>
        </w:tc>
      </w:tr>
      <w:tr w:rsidR="0054391F" w14:paraId="0829115E" w14:textId="77777777">
        <w:trPr>
          <w:trHeight w:val="922"/>
        </w:trPr>
        <w:tc>
          <w:tcPr>
            <w:tcW w:w="5877" w:type="dxa"/>
            <w:tcBorders>
              <w:top w:val="single" w:sz="4" w:space="0" w:color="000000"/>
              <w:left w:val="single" w:sz="4" w:space="0" w:color="000000"/>
              <w:bottom w:val="single" w:sz="4" w:space="0" w:color="000000"/>
              <w:right w:val="single" w:sz="4" w:space="0" w:color="000000"/>
            </w:tcBorders>
          </w:tcPr>
          <w:p w14:paraId="56C6BBAA" w14:textId="77777777" w:rsidR="0054391F" w:rsidRDefault="00C826BD">
            <w:pPr>
              <w:bidi w:val="0"/>
              <w:spacing w:after="0"/>
              <w:ind w:left="108" w:right="129"/>
              <w:jc w:val="both"/>
            </w:pPr>
            <w:r>
              <w:rPr>
                <w:sz w:val="20"/>
              </w:rPr>
              <w:t xml:space="preserve">Claims will be considered under the cover of this policy, on the condition that you have informed us of all your other insurance policies, state benefits and/or agreements, which would otherwise cover you for this claim. </w:t>
            </w:r>
          </w:p>
        </w:tc>
        <w:tc>
          <w:tcPr>
            <w:tcW w:w="5713" w:type="dxa"/>
            <w:tcBorders>
              <w:top w:val="single" w:sz="4" w:space="0" w:color="000000"/>
              <w:left w:val="single" w:sz="4" w:space="0" w:color="000000"/>
              <w:bottom w:val="single" w:sz="4" w:space="0" w:color="000000"/>
              <w:right w:val="single" w:sz="4" w:space="0" w:color="000000"/>
            </w:tcBorders>
          </w:tcPr>
          <w:p w14:paraId="211A472B" w14:textId="77777777" w:rsidR="0054391F" w:rsidRDefault="00C826BD">
            <w:pPr>
              <w:spacing w:after="0"/>
              <w:ind w:left="1" w:right="293" w:hanging="1"/>
              <w:jc w:val="both"/>
            </w:pPr>
            <w:r>
              <w:rPr>
                <w:sz w:val="20"/>
                <w:szCs w:val="20"/>
                <w:rtl/>
              </w:rPr>
              <w:t xml:space="preserve">سيتم النظر في المطالبات بموجب الغطاء التأميني لهذه البوليصة، وذلك شريطة قيامك بإبلاغنا بكافة بوالص التأمين الأخرى الخاصة بك و/أو الامتيازات الحكومية و/أو الاتفاقيات التي قد تشملك بخلاف ذلك بخصوص هذه المطالبة.</w:t>
            </w:r>
          </w:p>
        </w:tc>
      </w:tr>
      <w:tr w:rsidR="0054391F" w14:paraId="43838E1E" w14:textId="77777777">
        <w:trPr>
          <w:trHeight w:val="970"/>
        </w:trPr>
        <w:tc>
          <w:tcPr>
            <w:tcW w:w="5877" w:type="dxa"/>
            <w:tcBorders>
              <w:top w:val="single" w:sz="4" w:space="0" w:color="000000"/>
              <w:left w:val="single" w:sz="4" w:space="0" w:color="000000"/>
              <w:bottom w:val="single" w:sz="4" w:space="0" w:color="000000"/>
              <w:right w:val="single" w:sz="4" w:space="0" w:color="000000"/>
            </w:tcBorders>
          </w:tcPr>
          <w:p w14:paraId="2A8C0756" w14:textId="77777777" w:rsidR="0054391F" w:rsidRDefault="00C826BD">
            <w:pPr>
              <w:bidi w:val="0"/>
              <w:spacing w:after="0"/>
              <w:ind w:left="108" w:right="165"/>
              <w:jc w:val="both"/>
            </w:pPr>
            <w:r>
              <w:rPr>
                <w:sz w:val="20"/>
              </w:rPr>
              <w:t xml:space="preserve">In the event of your claim being accepted and settled by us, we reserve the right to recover any payment made from other insurance policies, state benefits and/or agreements, whether in full or in part. </w:t>
            </w:r>
          </w:p>
        </w:tc>
        <w:tc>
          <w:tcPr>
            <w:tcW w:w="5713" w:type="dxa"/>
            <w:tcBorders>
              <w:top w:val="single" w:sz="4" w:space="0" w:color="000000"/>
              <w:left w:val="single" w:sz="4" w:space="0" w:color="000000"/>
              <w:bottom w:val="single" w:sz="4" w:space="0" w:color="000000"/>
              <w:right w:val="single" w:sz="4" w:space="0" w:color="000000"/>
            </w:tcBorders>
          </w:tcPr>
          <w:p w14:paraId="59022CF5" w14:textId="77777777" w:rsidR="0054391F" w:rsidRDefault="00C826BD">
            <w:pPr>
              <w:spacing w:after="0"/>
              <w:ind w:left="31" w:right="826" w:hanging="2"/>
              <w:jc w:val="both"/>
            </w:pPr>
            <w:r>
              <w:rPr>
                <w:sz w:val="20"/>
                <w:szCs w:val="20"/>
                <w:rtl/>
              </w:rPr>
              <w:t xml:space="preserve">في حالة قبول المطالبة الخاصة بك وتسويتها من قبلنا، فإننا نحتفظ بالحق في استرداد أي مبالغ مدفوعة من بوالص تأمين أخرى و/أو الامتيازات الحكومية و/أو الاتفاقيات الأخرى، سواء كان ذلك بشكل كامل أو جزئي.</w:t>
            </w:r>
          </w:p>
        </w:tc>
      </w:tr>
      <w:tr w:rsidR="0054391F" w14:paraId="64138050" w14:textId="77777777">
        <w:trPr>
          <w:trHeight w:val="1808"/>
        </w:trPr>
        <w:tc>
          <w:tcPr>
            <w:tcW w:w="5877" w:type="dxa"/>
            <w:tcBorders>
              <w:top w:val="single" w:sz="4" w:space="0" w:color="000000"/>
              <w:left w:val="single" w:sz="4" w:space="0" w:color="000000"/>
              <w:bottom w:val="single" w:sz="4" w:space="0" w:color="000000"/>
              <w:right w:val="single" w:sz="4" w:space="0" w:color="000000"/>
            </w:tcBorders>
          </w:tcPr>
          <w:p w14:paraId="28EFE9F2" w14:textId="77777777" w:rsidR="0054391F" w:rsidRDefault="00C826BD">
            <w:pPr>
              <w:bidi w:val="0"/>
              <w:spacing w:after="0"/>
              <w:ind w:left="108" w:right="73"/>
              <w:jc w:val="both"/>
            </w:pPr>
            <w:r>
              <w:rPr>
                <w:sz w:val="20"/>
              </w:rPr>
              <w:t xml:space="preserve">Where these other insurance policies, state benefits and or agreements are found to be deemed as the primary source of cover, you are required to claim from those in the first instance, as this policy is excess to all other insurance. Notwithstanding this, if settlement has been issued by us, it does not constitute a full acceptance of liability by us, and we reserve the right to, and are entitled to, seek full or partial recovery from those other insurance policies, state benefits and/or agreements that would also cover the claim. </w:t>
            </w:r>
          </w:p>
        </w:tc>
        <w:tc>
          <w:tcPr>
            <w:tcW w:w="5713" w:type="dxa"/>
            <w:tcBorders>
              <w:top w:val="single" w:sz="4" w:space="0" w:color="000000"/>
              <w:left w:val="single" w:sz="4" w:space="0" w:color="000000"/>
              <w:bottom w:val="single" w:sz="4" w:space="0" w:color="000000"/>
              <w:right w:val="single" w:sz="4" w:space="0" w:color="000000"/>
            </w:tcBorders>
          </w:tcPr>
          <w:p w14:paraId="16EEA29D" w14:textId="77777777" w:rsidR="0054391F" w:rsidRDefault="00C826BD">
            <w:pPr>
              <w:spacing w:after="45" w:line="321" w:lineRule="auto"/>
              <w:ind w:left="66" w:right="271" w:hanging="3"/>
              <w:jc w:val="both"/>
            </w:pPr>
            <w:r>
              <w:rPr>
                <w:sz w:val="31"/>
                <w:szCs w:val="31"/>
                <w:vertAlign w:val="superscript"/>
                <w:rtl/>
              </w:rPr>
              <w:t xml:space="preserve">في حال تم اعتبار بوالص التأمين الأخرى الخاصة بك و/أو الامتيازات الحكومية و/أو الاتفاقيات بمثابة المصدر الرئيسي للغطاء التأميني، فإنه يجب عليك المطالبة من هذه المصادر في المرحلة الأولى، بحيث يتم اعتبار هذه البوليصة كجزء فائض عن ذلك التأمين الآخر. وبصرف النظر عن هذا، فإنه في حال تم إصدار تسوية من قبلنا، فإنها لا تشكل قبولًا كاملًا للمسؤولية من قبلنا، كما أننا نحتفظ بالحق، ويحق لنا، في</w:t>
            </w:r>
          </w:p>
          <w:p w14:paraId="5BE10F44" w14:textId="77777777" w:rsidR="0054391F" w:rsidRDefault="00C826BD">
            <w:pPr>
              <w:spacing w:after="0"/>
              <w:ind w:right="233" w:firstLine="2"/>
              <w:jc w:val="both"/>
            </w:pPr>
            <w:r>
              <w:rPr>
                <w:sz w:val="20"/>
                <w:szCs w:val="20"/>
                <w:rtl/>
              </w:rPr>
              <w:t xml:space="preserve">المطالبة باسترداد كل أو جزء من بوالص التأمين الأخرى الخاصة بك و/أو الامتيازات الحكومية و/أو الاتفاقيات الأخرى التي تغطي هذه المطالبة أيضًا.</w:t>
            </w:r>
          </w:p>
        </w:tc>
      </w:tr>
      <w:tr w:rsidR="0054391F" w14:paraId="7C3BDED0" w14:textId="77777777">
        <w:trPr>
          <w:trHeight w:val="290"/>
        </w:trPr>
        <w:tc>
          <w:tcPr>
            <w:tcW w:w="5877" w:type="dxa"/>
            <w:tcBorders>
              <w:top w:val="single" w:sz="4" w:space="0" w:color="000000"/>
              <w:left w:val="single" w:sz="4" w:space="0" w:color="000000"/>
              <w:bottom w:val="single" w:sz="4" w:space="0" w:color="000000"/>
              <w:right w:val="single" w:sz="4" w:space="0" w:color="000000"/>
            </w:tcBorders>
          </w:tcPr>
          <w:p w14:paraId="5B2E6A62" w14:textId="77777777" w:rsidR="0054391F" w:rsidRDefault="00C826BD">
            <w:pPr>
              <w:bidi w:val="0"/>
              <w:spacing w:after="0"/>
              <w:jc w:val="left"/>
            </w:pPr>
            <w:r>
              <w:rPr>
                <w:rFonts w:ascii="Times New Roman" w:eastAsia="Times New Roman" w:hAnsi="Times New Roman" w:cs="Times New Roman"/>
                <w:sz w:val="18"/>
              </w:rPr>
              <w:t xml:space="preserve"> </w:t>
            </w:r>
          </w:p>
        </w:tc>
        <w:tc>
          <w:tcPr>
            <w:tcW w:w="5713" w:type="dxa"/>
            <w:tcBorders>
              <w:top w:val="single" w:sz="4" w:space="0" w:color="000000"/>
              <w:left w:val="single" w:sz="4" w:space="0" w:color="000000"/>
              <w:bottom w:val="single" w:sz="4" w:space="0" w:color="000000"/>
              <w:right w:val="single" w:sz="4" w:space="0" w:color="000000"/>
            </w:tcBorders>
          </w:tcPr>
          <w:p w14:paraId="1EB40BF8" w14:textId="77777777" w:rsidR="0054391F" w:rsidRDefault="00C826BD">
            <w:pPr>
              <w:bidi w:val="0"/>
              <w:spacing w:after="0"/>
              <w:jc w:val="left"/>
            </w:pPr>
            <w:r>
              <w:rPr>
                <w:rFonts w:ascii="Times New Roman" w:eastAsia="Times New Roman" w:hAnsi="Times New Roman" w:cs="Times New Roman"/>
                <w:sz w:val="18"/>
              </w:rPr>
              <w:t xml:space="preserve"> </w:t>
            </w:r>
          </w:p>
        </w:tc>
      </w:tr>
    </w:tbl>
    <w:p w14:paraId="1FDFDAD5" w14:textId="77777777" w:rsidR="0054391F" w:rsidRDefault="0054391F">
      <w:pPr>
        <w:bidi w:val="0"/>
        <w:spacing w:after="0"/>
        <w:ind w:right="372"/>
        <w:jc w:val="left"/>
      </w:pPr>
    </w:p>
    <w:tbl>
      <w:tblPr>
        <w:tblStyle w:val="TableGrid"/>
        <w:tblW w:w="11590" w:type="dxa"/>
        <w:tblInd w:w="278" w:type="dxa"/>
        <w:tblCellMar>
          <w:top w:w="7" w:type="dxa"/>
          <w:left w:w="5" w:type="dxa"/>
          <w:bottom w:w="0" w:type="dxa"/>
          <w:right w:w="53" w:type="dxa"/>
        </w:tblCellMar>
        <w:tblLook w:val="04A0" w:firstRow="1" w:lastRow="0" w:firstColumn="1" w:lastColumn="0" w:noHBand="0" w:noVBand="1"/>
      </w:tblPr>
      <w:tblGrid>
        <w:gridCol w:w="5877"/>
        <w:gridCol w:w="5713"/>
      </w:tblGrid>
      <w:tr w:rsidR="0054391F" w14:paraId="4FFA375C" w14:textId="77777777">
        <w:trPr>
          <w:trHeight w:val="1128"/>
        </w:trPr>
        <w:tc>
          <w:tcPr>
            <w:tcW w:w="5877" w:type="dxa"/>
            <w:tcBorders>
              <w:top w:val="single" w:sz="4" w:space="0" w:color="000000"/>
              <w:left w:val="single" w:sz="4" w:space="0" w:color="000000"/>
              <w:bottom w:val="single" w:sz="4" w:space="0" w:color="000000"/>
              <w:right w:val="single" w:sz="4" w:space="0" w:color="000000"/>
            </w:tcBorders>
          </w:tcPr>
          <w:p w14:paraId="69DAEE39" w14:textId="77777777" w:rsidR="0054391F" w:rsidRDefault="00C826BD">
            <w:pPr>
              <w:bidi w:val="0"/>
              <w:spacing w:after="0"/>
              <w:ind w:left="108" w:right="108"/>
              <w:jc w:val="both"/>
            </w:pPr>
            <w:r>
              <w:rPr>
                <w:sz w:val="20"/>
              </w:rPr>
              <w:lastRenderedPageBreak/>
              <w:t xml:space="preserve">Most sections of your policy have limits on the amount the insurer will pay under that section. </w:t>
            </w:r>
            <w:r>
              <w:rPr>
                <w:color w:val="FF0000"/>
                <w:sz w:val="20"/>
                <w:rPrChange w:id="129" w:author="Roshny Ravindran" w:date="2026-08-04T07:42:00Z" w16du:dateUtc="2026-08-04T03:42:00Z">
                  <w:rPr>
                    <w:sz w:val="20"/>
                  </w:rPr>
                </w:rPrChange>
              </w:rPr>
              <w:t xml:space="preserve">We would confirm that this policy does not replace items on a new-for-old basis. </w:t>
            </w:r>
            <w:r>
              <w:rPr>
                <w:b/>
                <w:color w:val="FF0000"/>
                <w:sz w:val="20"/>
                <w:rPrChange w:id="130" w:author="Roshny Ravindran" w:date="2026-08-04T07:42:00Z" w16du:dateUtc="2026-08-04T03:42:00Z">
                  <w:rPr>
                    <w:b/>
                    <w:sz w:val="20"/>
                  </w:rPr>
                </w:rPrChange>
              </w:rPr>
              <w:t xml:space="preserve">Therefore, deductions for age, wear and tear and loss of value will be applied to some claims. </w:t>
            </w:r>
          </w:p>
        </w:tc>
        <w:tc>
          <w:tcPr>
            <w:tcW w:w="5713" w:type="dxa"/>
            <w:tcBorders>
              <w:top w:val="single" w:sz="4" w:space="0" w:color="000000"/>
              <w:left w:val="single" w:sz="4" w:space="0" w:color="000000"/>
              <w:bottom w:val="single" w:sz="4" w:space="0" w:color="000000"/>
              <w:right w:val="single" w:sz="4" w:space="0" w:color="000000"/>
            </w:tcBorders>
          </w:tcPr>
          <w:p w14:paraId="0EF2008A" w14:textId="77777777" w:rsidR="0054391F" w:rsidRDefault="00C826BD">
            <w:pPr>
              <w:spacing w:after="24"/>
              <w:ind w:left="43"/>
              <w:jc w:val="left"/>
            </w:pPr>
            <w:r>
              <w:rPr>
                <w:sz w:val="20"/>
                <w:szCs w:val="20"/>
                <w:rtl/>
              </w:rPr>
              <w:t xml:space="preserve">يكون لأغلب فقرات البوليصة الخاصة بك قيود على المبلغ الذي ستقوم شركة التأمين بسداده بموجب</w:t>
            </w:r>
          </w:p>
          <w:p w14:paraId="750B5CF6" w14:textId="77777777" w:rsidR="0054391F" w:rsidRDefault="00C826BD">
            <w:pPr>
              <w:spacing w:after="0"/>
              <w:ind w:left="13" w:right="115"/>
            </w:pPr>
            <w:r>
              <w:rPr>
                <w:sz w:val="20"/>
                <w:szCs w:val="20"/>
                <w:rtl/>
              </w:rPr>
              <w:t xml:space="preserve">هذه الفقرة. إننا نود أن نؤكد على أن هذه البوليصة لا تستبدل المواد على أساس استبدال مواد قديمة بأخرى جديدة. ومن ثم فإنه سيتم تطبيق اقتطاعات من أجل السن وإهلاك الاستعمال وخسارة القيمة على بعض المطالبات.</w:t>
            </w:r>
          </w:p>
        </w:tc>
      </w:tr>
      <w:tr w:rsidR="0054391F" w14:paraId="7FD7AE4C" w14:textId="77777777">
        <w:trPr>
          <w:trHeight w:val="1126"/>
        </w:trPr>
        <w:tc>
          <w:tcPr>
            <w:tcW w:w="5877" w:type="dxa"/>
            <w:tcBorders>
              <w:top w:val="single" w:sz="4" w:space="0" w:color="000000"/>
              <w:left w:val="single" w:sz="4" w:space="0" w:color="000000"/>
              <w:bottom w:val="single" w:sz="4" w:space="0" w:color="000000"/>
              <w:right w:val="single" w:sz="4" w:space="0" w:color="000000"/>
            </w:tcBorders>
          </w:tcPr>
          <w:p w14:paraId="4D2AB723" w14:textId="77777777" w:rsidR="0054391F" w:rsidRDefault="00C826BD">
            <w:pPr>
              <w:bidi w:val="0"/>
              <w:spacing w:after="0"/>
              <w:ind w:left="108" w:right="156"/>
              <w:jc w:val="both"/>
            </w:pPr>
            <w:r>
              <w:rPr>
                <w:sz w:val="20"/>
              </w:rPr>
              <w:t xml:space="preserve">Some sections also include other specific limits, for example, for any one item or for valuables in total. You should check your policy. If you plan on taking expensive items with you, we suggest you insure them separately under a household all risks/contents policy. </w:t>
            </w:r>
          </w:p>
        </w:tc>
        <w:tc>
          <w:tcPr>
            <w:tcW w:w="5713" w:type="dxa"/>
            <w:tcBorders>
              <w:top w:val="single" w:sz="4" w:space="0" w:color="000000"/>
              <w:left w:val="single" w:sz="4" w:space="0" w:color="000000"/>
              <w:bottom w:val="single" w:sz="4" w:space="0" w:color="000000"/>
              <w:right w:val="single" w:sz="4" w:space="0" w:color="000000"/>
            </w:tcBorders>
          </w:tcPr>
          <w:p w14:paraId="7AC09712" w14:textId="77777777" w:rsidR="0054391F" w:rsidRDefault="00C826BD">
            <w:pPr>
              <w:spacing w:after="30" w:line="216" w:lineRule="auto"/>
              <w:ind w:right="1325" w:firstLine="3"/>
              <w:jc w:val="both"/>
            </w:pPr>
            <w:r>
              <w:rPr>
                <w:sz w:val="20"/>
                <w:szCs w:val="20"/>
                <w:rtl/>
              </w:rPr>
              <w:t xml:space="preserve">تشمل بعض الفقرات أيضًا قيودًا معينة أخرى، على سبيل المثال، بالنسبة إلى أي مادة واحدة أو بالنسبة إلى مواد قيمة في إجماليها. يجب عليك التحقق من البوليصة الخاصة بك. في حال كنت تخطط</w:t>
            </w:r>
          </w:p>
          <w:p w14:paraId="49709A2E" w14:textId="77777777" w:rsidR="0054391F" w:rsidRDefault="00C826BD">
            <w:pPr>
              <w:spacing w:after="0"/>
              <w:ind w:left="3" w:right="283" w:hanging="3"/>
            </w:pPr>
            <w:r>
              <w:rPr>
                <w:sz w:val="20"/>
                <w:szCs w:val="20"/>
                <w:rtl/>
              </w:rPr>
              <w:t xml:space="preserve">لاصطحاب مواد باهظة معك، فإننا نقترح قيامك بالتأمين عليها بشكل منفصل بموجب بوليصة تأمين على كافة المخاطر/المحتويات المنزلية.</w:t>
            </w:r>
          </w:p>
        </w:tc>
      </w:tr>
      <w:tr w:rsidR="0054391F" w14:paraId="14977046" w14:textId="77777777">
        <w:trPr>
          <w:trHeight w:val="1371"/>
        </w:trPr>
        <w:tc>
          <w:tcPr>
            <w:tcW w:w="5877" w:type="dxa"/>
            <w:tcBorders>
              <w:top w:val="single" w:sz="4" w:space="0" w:color="000000"/>
              <w:left w:val="single" w:sz="4" w:space="0" w:color="000000"/>
              <w:bottom w:val="single" w:sz="4" w:space="0" w:color="000000"/>
              <w:right w:val="single" w:sz="4" w:space="0" w:color="000000"/>
            </w:tcBorders>
          </w:tcPr>
          <w:p w14:paraId="1046A6C7" w14:textId="77777777" w:rsidR="0054391F" w:rsidRDefault="00C826BD">
            <w:pPr>
              <w:bidi w:val="0"/>
              <w:spacing w:after="0"/>
              <w:ind w:left="108" w:right="47"/>
              <w:jc w:val="both"/>
            </w:pPr>
            <w:r>
              <w:rPr>
                <w:sz w:val="20"/>
              </w:rPr>
              <w:t xml:space="preserve">This contract of insurance is governed by the laws of the UAE that apply to the part of the UAE where you reside. Any legal proceedings by you, your heirs or assigns shall be brought in the courts of the part of the UAE. </w:t>
            </w:r>
          </w:p>
        </w:tc>
        <w:tc>
          <w:tcPr>
            <w:tcW w:w="5713" w:type="dxa"/>
            <w:tcBorders>
              <w:top w:val="single" w:sz="4" w:space="0" w:color="000000"/>
              <w:left w:val="single" w:sz="4" w:space="0" w:color="000000"/>
              <w:bottom w:val="single" w:sz="4" w:space="0" w:color="000000"/>
              <w:right w:val="single" w:sz="4" w:space="0" w:color="000000"/>
            </w:tcBorders>
          </w:tcPr>
          <w:p w14:paraId="0178DBDD" w14:textId="77777777" w:rsidR="0054391F" w:rsidRDefault="00C826BD">
            <w:pPr>
              <w:spacing w:after="0"/>
              <w:ind w:left="43" w:right="221"/>
              <w:jc w:val="both"/>
            </w:pPr>
            <w:r>
              <w:rPr>
                <w:sz w:val="20"/>
                <w:szCs w:val="20"/>
                <w:rtl/>
              </w:rPr>
              <w:t xml:space="preserve">يُحكم عقد التأمين هذا بموجب قوانين دولة الإمارات العربية المتحدة التي تسري على ذلك الجزء الذي تقيم فيه من الإمارات. سيتم القيام بأي إجراءات قانونية من قبلك أو من قبل ورثتك أو من يتم التنازل لهم من قبلك أمام المحاكم التابعة لذلك الجزء الذي تقيم فيه من دولة الإمارات العربية المتحدة.</w:t>
            </w:r>
          </w:p>
        </w:tc>
      </w:tr>
      <w:tr w:rsidR="0054391F" w14:paraId="11E18D88" w14:textId="77777777">
        <w:trPr>
          <w:trHeight w:val="218"/>
        </w:trPr>
        <w:tc>
          <w:tcPr>
            <w:tcW w:w="5877" w:type="dxa"/>
            <w:tcBorders>
              <w:top w:val="single" w:sz="4" w:space="0" w:color="000000"/>
              <w:left w:val="single" w:sz="4" w:space="0" w:color="000000"/>
              <w:bottom w:val="single" w:sz="4" w:space="0" w:color="000000"/>
              <w:right w:val="single" w:sz="4" w:space="0" w:color="000000"/>
            </w:tcBorders>
          </w:tcPr>
          <w:p w14:paraId="10BAEFBF" w14:textId="77777777" w:rsidR="0054391F" w:rsidRDefault="00C826BD">
            <w:pPr>
              <w:bidi w:val="0"/>
              <w:spacing w:after="0"/>
              <w:ind w:left="108"/>
              <w:jc w:val="left"/>
            </w:pPr>
            <w:r>
              <w:rPr>
                <w:b/>
                <w:color w:val="FF0000"/>
                <w:sz w:val="20"/>
              </w:rPr>
              <w:t>Data Protection</w:t>
            </w:r>
            <w:r>
              <w:rPr>
                <w:b/>
                <w:sz w:val="20"/>
              </w:rPr>
              <w:t xml:space="preserve"> </w:t>
            </w:r>
          </w:p>
        </w:tc>
        <w:tc>
          <w:tcPr>
            <w:tcW w:w="5713" w:type="dxa"/>
            <w:tcBorders>
              <w:top w:val="single" w:sz="4" w:space="0" w:color="000000"/>
              <w:left w:val="single" w:sz="4" w:space="0" w:color="000000"/>
              <w:bottom w:val="single" w:sz="4" w:space="0" w:color="000000"/>
              <w:right w:val="single" w:sz="4" w:space="0" w:color="000000"/>
            </w:tcBorders>
          </w:tcPr>
          <w:p w14:paraId="6E8C27D8" w14:textId="77777777" w:rsidR="0054391F" w:rsidRDefault="00C826BD">
            <w:pPr>
              <w:spacing w:after="0"/>
              <w:ind w:left="46"/>
              <w:jc w:val="left"/>
            </w:pPr>
            <w:r>
              <w:rPr>
                <w:b/>
                <w:bCs/>
                <w:color w:val="FF0000"/>
                <w:sz w:val="20"/>
                <w:szCs w:val="20"/>
                <w:rtl/>
              </w:rPr>
              <w:t xml:space="preserve">حماية البيانات</w:t>
            </w:r>
          </w:p>
        </w:tc>
      </w:tr>
      <w:tr w:rsidR="0054391F" w14:paraId="7B2B0D3C" w14:textId="77777777">
        <w:trPr>
          <w:trHeight w:val="216"/>
        </w:trPr>
        <w:tc>
          <w:tcPr>
            <w:tcW w:w="5877" w:type="dxa"/>
            <w:tcBorders>
              <w:top w:val="single" w:sz="4" w:space="0" w:color="000000"/>
              <w:left w:val="single" w:sz="4" w:space="0" w:color="000000"/>
              <w:bottom w:val="single" w:sz="4" w:space="0" w:color="000000"/>
              <w:right w:val="single" w:sz="4" w:space="0" w:color="000000"/>
            </w:tcBorders>
          </w:tcPr>
          <w:p w14:paraId="14FF669C" w14:textId="77777777" w:rsidR="0054391F" w:rsidRDefault="00C826BD">
            <w:pPr>
              <w:bidi w:val="0"/>
              <w:spacing w:after="0"/>
              <w:ind w:left="108"/>
              <w:jc w:val="left"/>
            </w:pPr>
            <w:r>
              <w:rPr>
                <w:sz w:val="20"/>
              </w:rPr>
              <w:t xml:space="preserve">We will need to obtain personal information from you. </w:t>
            </w:r>
          </w:p>
        </w:tc>
        <w:tc>
          <w:tcPr>
            <w:tcW w:w="5713" w:type="dxa"/>
            <w:tcBorders>
              <w:top w:val="single" w:sz="4" w:space="0" w:color="000000"/>
              <w:left w:val="single" w:sz="4" w:space="0" w:color="000000"/>
              <w:bottom w:val="single" w:sz="4" w:space="0" w:color="000000"/>
              <w:right w:val="single" w:sz="4" w:space="0" w:color="000000"/>
            </w:tcBorders>
          </w:tcPr>
          <w:p w14:paraId="25103E19" w14:textId="77777777" w:rsidR="0054391F" w:rsidRDefault="00C826BD">
            <w:pPr>
              <w:spacing w:after="0"/>
              <w:ind w:left="43"/>
              <w:jc w:val="left"/>
            </w:pPr>
            <w:r>
              <w:rPr>
                <w:sz w:val="20"/>
                <w:szCs w:val="20"/>
                <w:rtl/>
              </w:rPr>
              <w:t xml:space="preserve">سيتوجب علينا الحصول على المعلومات الشخصية منك.</w:t>
            </w:r>
          </w:p>
        </w:tc>
      </w:tr>
      <w:tr w:rsidR="0054391F" w14:paraId="3BBFCA12" w14:textId="77777777">
        <w:trPr>
          <w:trHeight w:val="950"/>
        </w:trPr>
        <w:tc>
          <w:tcPr>
            <w:tcW w:w="5877" w:type="dxa"/>
            <w:tcBorders>
              <w:top w:val="single" w:sz="4" w:space="0" w:color="000000"/>
              <w:left w:val="single" w:sz="4" w:space="0" w:color="000000"/>
              <w:bottom w:val="single" w:sz="4" w:space="0" w:color="000000"/>
              <w:right w:val="single" w:sz="4" w:space="0" w:color="000000"/>
            </w:tcBorders>
          </w:tcPr>
          <w:p w14:paraId="3DA7B3ED" w14:textId="77777777" w:rsidR="0054391F" w:rsidRDefault="00C826BD">
            <w:pPr>
              <w:bidi w:val="0"/>
              <w:spacing w:after="0"/>
              <w:ind w:left="108" w:right="115"/>
              <w:jc w:val="both"/>
            </w:pPr>
            <w:r>
              <w:rPr>
                <w:sz w:val="20"/>
              </w:rPr>
              <w:t xml:space="preserve">This means any information obtained from you in connection with a service or product provided to you by us (or our subsidiaries). Information is collected lawfully and in accordance with Data Protection laws </w:t>
            </w:r>
          </w:p>
        </w:tc>
        <w:tc>
          <w:tcPr>
            <w:tcW w:w="5713" w:type="dxa"/>
            <w:tcBorders>
              <w:top w:val="single" w:sz="4" w:space="0" w:color="000000"/>
              <w:left w:val="single" w:sz="4" w:space="0" w:color="000000"/>
              <w:bottom w:val="single" w:sz="4" w:space="0" w:color="000000"/>
              <w:right w:val="single" w:sz="4" w:space="0" w:color="000000"/>
            </w:tcBorders>
          </w:tcPr>
          <w:p w14:paraId="65AE721F" w14:textId="77777777" w:rsidR="0054391F" w:rsidRDefault="00C826BD">
            <w:pPr>
              <w:spacing w:after="130"/>
              <w:ind w:right="110"/>
              <w:jc w:val="center"/>
            </w:pPr>
            <w:r>
              <w:rPr>
                <w:sz w:val="20"/>
                <w:szCs w:val="20"/>
                <w:rtl/>
              </w:rPr>
              <w:t xml:space="preserve">ويعني هذا أي معلومات يتم الحصول عليها منك فيما يتعلق بالخدمات أو المنتجات المقدمة إليك من قبلنا (أو الشركات التابعة لنا).</w:t>
            </w:r>
          </w:p>
          <w:p w14:paraId="705D0618" w14:textId="77777777" w:rsidR="0054391F" w:rsidRDefault="00C826BD">
            <w:pPr>
              <w:spacing w:after="0"/>
              <w:ind w:left="43"/>
              <w:jc w:val="left"/>
            </w:pPr>
            <w:r>
              <w:rPr>
                <w:sz w:val="20"/>
                <w:szCs w:val="20"/>
                <w:rtl/>
              </w:rPr>
              <w:t xml:space="preserve">يتم جمع المعلومات بشكل مشروع ووفقًا لقوانين حماية البيانات.</w:t>
            </w:r>
          </w:p>
        </w:tc>
      </w:tr>
      <w:tr w:rsidR="0054391F" w14:paraId="51A4109E" w14:textId="77777777">
        <w:trPr>
          <w:trHeight w:val="410"/>
        </w:trPr>
        <w:tc>
          <w:tcPr>
            <w:tcW w:w="5877" w:type="dxa"/>
            <w:tcBorders>
              <w:top w:val="single" w:sz="4" w:space="0" w:color="000000"/>
              <w:left w:val="single" w:sz="4" w:space="0" w:color="000000"/>
              <w:bottom w:val="single" w:sz="4" w:space="0" w:color="000000"/>
              <w:right w:val="single" w:sz="4" w:space="0" w:color="000000"/>
            </w:tcBorders>
          </w:tcPr>
          <w:p w14:paraId="47B7D80D" w14:textId="77777777" w:rsidR="0054391F" w:rsidRDefault="00C826BD">
            <w:pPr>
              <w:bidi w:val="0"/>
              <w:spacing w:after="0"/>
              <w:ind w:left="108"/>
              <w:jc w:val="left"/>
            </w:pPr>
            <w:r>
              <w:rPr>
                <w:sz w:val="20"/>
              </w:rPr>
              <w:t xml:space="preserve">We will use your personal data in the following circumstances: </w:t>
            </w:r>
          </w:p>
        </w:tc>
        <w:tc>
          <w:tcPr>
            <w:tcW w:w="5713" w:type="dxa"/>
            <w:tcBorders>
              <w:top w:val="single" w:sz="4" w:space="0" w:color="000000"/>
              <w:left w:val="single" w:sz="4" w:space="0" w:color="000000"/>
              <w:bottom w:val="single" w:sz="4" w:space="0" w:color="000000"/>
              <w:right w:val="single" w:sz="4" w:space="0" w:color="000000"/>
            </w:tcBorders>
          </w:tcPr>
          <w:p w14:paraId="72E83772" w14:textId="77777777" w:rsidR="0054391F" w:rsidRDefault="00C826BD">
            <w:pPr>
              <w:spacing w:after="0"/>
              <w:ind w:left="44"/>
              <w:jc w:val="left"/>
            </w:pPr>
            <w:r>
              <w:rPr>
                <w:sz w:val="20"/>
                <w:szCs w:val="20"/>
                <w:rtl/>
              </w:rPr>
              <w:t xml:space="preserve">سنقوم باستخدام البيانات الشخصية الخاصة بك في الظروف التالية:</w:t>
            </w:r>
          </w:p>
        </w:tc>
      </w:tr>
      <w:tr w:rsidR="0054391F" w14:paraId="1209FEDF" w14:textId="77777777">
        <w:trPr>
          <w:trHeight w:val="5120"/>
        </w:trPr>
        <w:tc>
          <w:tcPr>
            <w:tcW w:w="5877" w:type="dxa"/>
            <w:tcBorders>
              <w:top w:val="single" w:sz="4" w:space="0" w:color="000000"/>
              <w:left w:val="single" w:sz="4" w:space="0" w:color="000000"/>
              <w:bottom w:val="single" w:sz="4" w:space="0" w:color="000000"/>
              <w:right w:val="single" w:sz="4" w:space="0" w:color="000000"/>
            </w:tcBorders>
          </w:tcPr>
          <w:p w14:paraId="1E1E4F26" w14:textId="77777777" w:rsidR="0054391F" w:rsidRDefault="00C826BD">
            <w:pPr>
              <w:bidi w:val="0"/>
              <w:spacing w:after="0"/>
              <w:ind w:left="1440"/>
              <w:jc w:val="left"/>
            </w:pPr>
            <w:r>
              <w:rPr>
                <w:sz w:val="20"/>
              </w:rPr>
              <w:t xml:space="preserve"> </w:t>
            </w:r>
          </w:p>
          <w:p w14:paraId="0BCF1ECD" w14:textId="77777777" w:rsidR="0054391F" w:rsidRDefault="00C826BD">
            <w:pPr>
              <w:numPr>
                <w:ilvl w:val="0"/>
                <w:numId w:val="1"/>
              </w:numPr>
              <w:bidi w:val="0"/>
              <w:spacing w:after="0"/>
              <w:ind w:hanging="360"/>
              <w:jc w:val="left"/>
            </w:pPr>
            <w:r>
              <w:rPr>
                <w:sz w:val="20"/>
              </w:rPr>
              <w:t xml:space="preserve">to confirm, update and improve our customer records </w:t>
            </w:r>
          </w:p>
          <w:p w14:paraId="23DD6894" w14:textId="77777777" w:rsidR="0054391F" w:rsidRDefault="00C826BD">
            <w:pPr>
              <w:numPr>
                <w:ilvl w:val="0"/>
                <w:numId w:val="1"/>
              </w:numPr>
              <w:bidi w:val="0"/>
              <w:spacing w:after="0"/>
              <w:ind w:hanging="360"/>
              <w:jc w:val="left"/>
            </w:pPr>
            <w:r>
              <w:rPr>
                <w:sz w:val="20"/>
              </w:rPr>
              <w:t xml:space="preserve">to identify and market products and services that may be of interest to you </w:t>
            </w:r>
          </w:p>
          <w:p w14:paraId="0001C1E6" w14:textId="77777777" w:rsidR="0054391F" w:rsidRDefault="00C826BD">
            <w:pPr>
              <w:numPr>
                <w:ilvl w:val="0"/>
                <w:numId w:val="1"/>
              </w:numPr>
              <w:bidi w:val="0"/>
              <w:spacing w:after="0"/>
              <w:ind w:hanging="360"/>
              <w:jc w:val="left"/>
            </w:pPr>
            <w:r>
              <w:rPr>
                <w:sz w:val="20"/>
              </w:rPr>
              <w:t xml:space="preserve">to analyze and develop our relationship with you </w:t>
            </w:r>
          </w:p>
          <w:p w14:paraId="5E7836A5" w14:textId="77777777" w:rsidR="0054391F" w:rsidRDefault="00C826BD">
            <w:pPr>
              <w:numPr>
                <w:ilvl w:val="0"/>
                <w:numId w:val="1"/>
              </w:numPr>
              <w:bidi w:val="0"/>
              <w:spacing w:after="0"/>
              <w:ind w:hanging="360"/>
              <w:jc w:val="left"/>
            </w:pPr>
            <w:r>
              <w:rPr>
                <w:sz w:val="20"/>
              </w:rPr>
              <w:t xml:space="preserve">To help in processing any applications you may make. </w:t>
            </w:r>
          </w:p>
          <w:p w14:paraId="44D54A95" w14:textId="77777777" w:rsidR="0054391F" w:rsidRDefault="00C826BD">
            <w:pPr>
              <w:numPr>
                <w:ilvl w:val="0"/>
                <w:numId w:val="1"/>
              </w:numPr>
              <w:bidi w:val="0"/>
              <w:spacing w:after="12" w:line="230" w:lineRule="auto"/>
              <w:ind w:hanging="360"/>
              <w:jc w:val="left"/>
            </w:pPr>
            <w:r>
              <w:rPr>
                <w:sz w:val="20"/>
              </w:rPr>
              <w:t xml:space="preserve">To manage and administer your policy, including underwriting and claims handling. This may include </w:t>
            </w:r>
          </w:p>
          <w:p w14:paraId="459B1A62" w14:textId="77777777" w:rsidR="0054391F" w:rsidRDefault="00C826BD">
            <w:pPr>
              <w:numPr>
                <w:ilvl w:val="0"/>
                <w:numId w:val="1"/>
              </w:numPr>
              <w:bidi w:val="0"/>
              <w:spacing w:after="215" w:line="230" w:lineRule="auto"/>
              <w:ind w:hanging="360"/>
              <w:jc w:val="left"/>
            </w:pPr>
            <w:r>
              <w:rPr>
                <w:sz w:val="20"/>
              </w:rPr>
              <w:t xml:space="preserve">Disclosing it to other insurers, regulatory authorities, or to our agents who provide services on your behalf. </w:t>
            </w:r>
          </w:p>
          <w:p w14:paraId="6A4FFCC9" w14:textId="77777777" w:rsidR="0054391F" w:rsidRDefault="00C826BD">
            <w:pPr>
              <w:numPr>
                <w:ilvl w:val="0"/>
                <w:numId w:val="1"/>
              </w:numPr>
              <w:bidi w:val="0"/>
              <w:spacing w:after="0"/>
              <w:ind w:hanging="360"/>
              <w:jc w:val="left"/>
            </w:pPr>
            <w:r>
              <w:rPr>
                <w:sz w:val="20"/>
              </w:rPr>
              <w:t xml:space="preserve">for the carrying out studies of statistics and claim rates, </w:t>
            </w:r>
          </w:p>
          <w:p w14:paraId="19A1AD66" w14:textId="77777777" w:rsidR="0054391F" w:rsidRDefault="00C826BD">
            <w:pPr>
              <w:numPr>
                <w:ilvl w:val="0"/>
                <w:numId w:val="1"/>
              </w:numPr>
              <w:bidi w:val="0"/>
              <w:spacing w:after="0"/>
              <w:ind w:hanging="360"/>
              <w:jc w:val="left"/>
            </w:pPr>
            <w:r>
              <w:rPr>
                <w:sz w:val="20"/>
              </w:rPr>
              <w:t xml:space="preserve">for the analysis and the prevention of fraud; </w:t>
            </w:r>
          </w:p>
          <w:p w14:paraId="6A85D7A0" w14:textId="77777777" w:rsidR="0054391F" w:rsidRDefault="00C826BD">
            <w:pPr>
              <w:numPr>
                <w:ilvl w:val="0"/>
                <w:numId w:val="1"/>
              </w:numPr>
              <w:bidi w:val="0"/>
              <w:spacing w:after="0"/>
              <w:ind w:hanging="360"/>
              <w:jc w:val="left"/>
            </w:pPr>
            <w:r>
              <w:rPr>
                <w:sz w:val="20"/>
              </w:rPr>
              <w:t xml:space="preserve">for the analysis and the prevention of payment defaults, </w:t>
            </w:r>
          </w:p>
          <w:p w14:paraId="2BAE1075" w14:textId="77777777" w:rsidR="0054391F" w:rsidRDefault="00C826BD">
            <w:pPr>
              <w:numPr>
                <w:ilvl w:val="0"/>
                <w:numId w:val="1"/>
              </w:numPr>
              <w:bidi w:val="0"/>
              <w:spacing w:after="0"/>
              <w:ind w:hanging="360"/>
              <w:jc w:val="left"/>
            </w:pPr>
            <w:r>
              <w:rPr>
                <w:sz w:val="20"/>
              </w:rPr>
              <w:t xml:space="preserve">For statistical studies by us and/or any sectorial organization in the GCC. </w:t>
            </w:r>
          </w:p>
        </w:tc>
        <w:tc>
          <w:tcPr>
            <w:tcW w:w="5713" w:type="dxa"/>
            <w:tcBorders>
              <w:top w:val="single" w:sz="4" w:space="0" w:color="000000"/>
              <w:left w:val="single" w:sz="4" w:space="0" w:color="000000"/>
              <w:bottom w:val="single" w:sz="4" w:space="0" w:color="000000"/>
              <w:right w:val="single" w:sz="4" w:space="0" w:color="000000"/>
            </w:tcBorders>
          </w:tcPr>
          <w:p w14:paraId="4FBA3198" w14:textId="77777777" w:rsidR="0054391F" w:rsidRDefault="00C826BD">
            <w:pPr>
              <w:numPr>
                <w:ilvl w:val="0"/>
                <w:numId w:val="2"/>
              </w:numPr>
              <w:spacing w:after="194"/>
              <w:ind w:hanging="113"/>
              <w:jc w:val="left"/>
            </w:pPr>
            <w:r>
              <w:rPr>
                <w:sz w:val="20"/>
                <w:szCs w:val="20"/>
                <w:rtl/>
              </w:rPr>
              <w:t xml:space="preserve">لتأكيد وتحديث وتحسين سجلات العملاء الخاصة بنا</w:t>
            </w:r>
          </w:p>
          <w:p w14:paraId="350D6CEF" w14:textId="77777777" w:rsidR="0054391F" w:rsidRDefault="00C826BD">
            <w:pPr>
              <w:numPr>
                <w:ilvl w:val="0"/>
                <w:numId w:val="2"/>
              </w:numPr>
              <w:spacing w:after="199"/>
              <w:ind w:hanging="113"/>
              <w:jc w:val="left"/>
            </w:pPr>
            <w:r>
              <w:rPr>
                <w:sz w:val="20"/>
                <w:szCs w:val="20"/>
                <w:rtl/>
              </w:rPr>
              <w:t xml:space="preserve">لتحديد وتسويق المنتجات والخدمات التي قد تكون محل اهتمام من قبلك.</w:t>
            </w:r>
          </w:p>
          <w:p w14:paraId="5F18E90F" w14:textId="77777777" w:rsidR="0054391F" w:rsidRDefault="00C826BD">
            <w:pPr>
              <w:numPr>
                <w:ilvl w:val="0"/>
                <w:numId w:val="2"/>
              </w:numPr>
              <w:spacing w:after="216"/>
              <w:ind w:hanging="113"/>
              <w:jc w:val="left"/>
            </w:pPr>
            <w:r>
              <w:rPr>
                <w:sz w:val="20"/>
                <w:szCs w:val="20"/>
                <w:rtl/>
              </w:rPr>
              <w:t xml:space="preserve">لأغراض تحليل وتطوير علاقاتنا معك</w:t>
            </w:r>
          </w:p>
          <w:p w14:paraId="59B1D54A" w14:textId="77777777" w:rsidR="0054391F" w:rsidRDefault="00C826BD">
            <w:pPr>
              <w:numPr>
                <w:ilvl w:val="0"/>
                <w:numId w:val="2"/>
              </w:numPr>
              <w:spacing w:after="260"/>
              <w:ind w:hanging="113"/>
              <w:jc w:val="left"/>
            </w:pPr>
            <w:r>
              <w:rPr>
                <w:sz w:val="20"/>
                <w:szCs w:val="20"/>
                <w:rtl/>
              </w:rPr>
              <w:t xml:space="preserve">للمساعدة في معالجة أي طلبات قد تقوم بتقديمها.</w:t>
            </w:r>
          </w:p>
          <w:p w14:paraId="165066DB" w14:textId="77777777" w:rsidR="0054391F" w:rsidRDefault="00C826BD">
            <w:pPr>
              <w:numPr>
                <w:ilvl w:val="0"/>
                <w:numId w:val="2"/>
              </w:numPr>
              <w:spacing w:after="80"/>
              <w:ind w:hanging="113"/>
              <w:jc w:val="left"/>
            </w:pPr>
            <w:r>
              <w:rPr>
                <w:sz w:val="20"/>
                <w:szCs w:val="20"/>
                <w:rtl/>
              </w:rPr>
              <w:t xml:space="preserve">بغرض إدارة وتنظيم البوليصة الخاصة بك، بما في ذلك الاكتتاب ومعالجة المطالبات. وقد يشمل هذا الإفصاح عنها لأي شركات</w:t>
            </w:r>
          </w:p>
          <w:p w14:paraId="25869369" w14:textId="77777777" w:rsidR="0054391F" w:rsidRDefault="00C826BD">
            <w:pPr>
              <w:spacing w:after="175"/>
              <w:ind w:left="42"/>
              <w:jc w:val="left"/>
            </w:pPr>
            <w:r>
              <w:rPr>
                <w:sz w:val="20"/>
                <w:szCs w:val="20"/>
                <w:rtl/>
              </w:rPr>
              <w:t xml:space="preserve">تأمين أخرى أو السلطات التنظيمية أو إلى وكلائنا الذين يقومون بتقديم الخدمات بالنيابة عنك.</w:t>
            </w:r>
          </w:p>
          <w:p w14:paraId="36D1F14C" w14:textId="77777777" w:rsidR="0054391F" w:rsidRDefault="00C826BD">
            <w:pPr>
              <w:numPr>
                <w:ilvl w:val="0"/>
                <w:numId w:val="2"/>
              </w:numPr>
              <w:spacing w:after="155"/>
              <w:ind w:hanging="113"/>
              <w:jc w:val="left"/>
            </w:pPr>
            <w:r>
              <w:rPr>
                <w:sz w:val="20"/>
                <w:szCs w:val="20"/>
                <w:rtl/>
              </w:rPr>
              <w:t xml:space="preserve">بغرض إجراء الدراسات الإحصائية ودراسات معدلات المطالبات،</w:t>
            </w:r>
          </w:p>
          <w:p w14:paraId="2F22B565" w14:textId="77777777" w:rsidR="0054391F" w:rsidRDefault="00C826BD">
            <w:pPr>
              <w:numPr>
                <w:ilvl w:val="0"/>
                <w:numId w:val="2"/>
              </w:numPr>
              <w:spacing w:after="221"/>
              <w:ind w:hanging="113"/>
              <w:jc w:val="left"/>
            </w:pPr>
            <w:r>
              <w:rPr>
                <w:sz w:val="20"/>
                <w:szCs w:val="20"/>
                <w:rtl/>
              </w:rPr>
              <w:t xml:space="preserve">لأغراض التحليل ومنع الأعمال الاحتيالية؛</w:t>
            </w:r>
          </w:p>
          <w:p w14:paraId="6195B3CA" w14:textId="77777777" w:rsidR="0054391F" w:rsidRDefault="00C826BD">
            <w:pPr>
              <w:numPr>
                <w:ilvl w:val="0"/>
                <w:numId w:val="2"/>
              </w:numPr>
              <w:spacing w:after="137"/>
              <w:ind w:hanging="113"/>
              <w:jc w:val="left"/>
            </w:pPr>
            <w:r>
              <w:rPr>
                <w:sz w:val="20"/>
                <w:szCs w:val="20"/>
                <w:rtl/>
              </w:rPr>
              <w:t xml:space="preserve">لأغراض التحليل ومنع حالات التخلف عن السداد،</w:t>
            </w:r>
          </w:p>
          <w:p w14:paraId="471F2CE4" w14:textId="77777777" w:rsidR="0054391F" w:rsidRDefault="00C826BD">
            <w:pPr>
              <w:numPr>
                <w:ilvl w:val="0"/>
                <w:numId w:val="2"/>
              </w:numPr>
              <w:spacing w:after="0"/>
              <w:ind w:hanging="113"/>
              <w:jc w:val="left"/>
            </w:pPr>
            <w:r>
              <w:rPr>
                <w:sz w:val="20"/>
                <w:szCs w:val="20"/>
                <w:rtl/>
              </w:rPr>
              <w:t xml:space="preserve">من أجل إجراء الدراسات الإحصائية من قبلنا و/أو أي منظمة تابعة للقطاع في دول مجلس التعاون الخليجي.</w:t>
            </w:r>
          </w:p>
        </w:tc>
      </w:tr>
      <w:tr w:rsidR="0054391F" w:rsidRPr="00CF19EE" w14:paraId="42AE5213" w14:textId="77777777">
        <w:trPr>
          <w:trHeight w:val="317"/>
        </w:trPr>
        <w:tc>
          <w:tcPr>
            <w:tcW w:w="5877" w:type="dxa"/>
            <w:tcBorders>
              <w:top w:val="single" w:sz="4" w:space="0" w:color="000000"/>
              <w:left w:val="single" w:sz="4" w:space="0" w:color="000000"/>
              <w:bottom w:val="single" w:sz="4" w:space="0" w:color="000000"/>
              <w:right w:val="single" w:sz="4" w:space="0" w:color="000000"/>
            </w:tcBorders>
          </w:tcPr>
          <w:p w14:paraId="248374E6" w14:textId="77777777" w:rsidR="0054391F" w:rsidRPr="00CF19EE" w:rsidRDefault="00C826BD">
            <w:pPr>
              <w:bidi w:val="0"/>
              <w:spacing w:after="0"/>
              <w:ind w:left="108"/>
              <w:jc w:val="left"/>
              <w:rPr>
                <w:color w:val="80340D" w:themeColor="accent2" w:themeShade="80"/>
                <w:rPrChange w:id="131" w:author="Roshny Ravindran" w:date="2026-08-04T07:42:00Z" w16du:dateUtc="2026-08-04T03:42:00Z">
                  <w:rPr/>
                </w:rPrChange>
              </w:rPr>
            </w:pPr>
            <w:r>
              <w:rPr>
                <w:b/>
                <w:color w:val="80340D" w:themeColor="accent2" w:themeShade="80"/>
                <w:sz w:val="20"/>
                <w:rPrChange w:id="132" w:author="Roshny Ravindran" w:date="2026-08-04T07:42:00Z" w16du:dateUtc="2026-08-04T03:42:00Z">
                  <w:rPr>
                    <w:b/>
                    <w:color w:val="FF0000"/>
                    <w:sz w:val="20"/>
                  </w:rPr>
                </w:rPrChange>
              </w:rPr>
              <w:t>Fraudulent Claims</w:t>
            </w:r>
            <w:r>
              <w:rPr>
                <w:b/>
                <w:color w:val="80340D" w:themeColor="accent2" w:themeShade="80"/>
                <w:sz w:val="20"/>
                <w:rPrChange w:id="133" w:author="Roshny Ravindran" w:date="2026-08-04T07:42:00Z" w16du:dateUtc="2026-08-04T03:42:00Z">
                  <w:rPr>
                    <w:b/>
                    <w:sz w:val="20"/>
                  </w:rPr>
                </w:rPrChange>
              </w:rPr>
              <w:t xml:space="preserve"> </w:t>
            </w:r>
          </w:p>
        </w:tc>
        <w:tc>
          <w:tcPr>
            <w:tcW w:w="5713" w:type="dxa"/>
            <w:tcBorders>
              <w:top w:val="single" w:sz="4" w:space="0" w:color="000000"/>
              <w:left w:val="single" w:sz="4" w:space="0" w:color="000000"/>
              <w:bottom w:val="single" w:sz="4" w:space="0" w:color="000000"/>
              <w:right w:val="single" w:sz="4" w:space="0" w:color="000000"/>
            </w:tcBorders>
          </w:tcPr>
          <w:p w14:paraId="622864C2" w14:textId="77777777" w:rsidR="0054391F" w:rsidRPr="00CF19EE" w:rsidRDefault="00C826BD">
            <w:pPr>
              <w:spacing w:after="0"/>
              <w:ind w:left="42"/>
              <w:jc w:val="left"/>
              <w:rPr>
                <w:color w:val="80340D" w:themeColor="accent2" w:themeShade="80"/>
                <w:rPrChange w:id="134" w:author="Roshny Ravindran" w:date="2026-08-04T07:42:00Z" w16du:dateUtc="2026-08-04T03:42:00Z">
                  <w:rPr/>
                </w:rPrChange>
              </w:rPr>
            </w:pPr>
            <w:r>
              <w:rPr>
                <w:b/>
                <w:bCs/>
                <w:color w:val="80340D" w:themeColor="accent2" w:themeShade="80"/>
                <w:szCs w:val="22"/>
                <w:rtl/>
                <w:rPrChange w:id="135" w:author="Roshny Ravindran" w:date="2026-08-04T07:42:00Z" w16du:dateUtc="2026-08-04T03:42:00Z">
                  <w:rPr>
                    <w:b/>
                    <w:bCs/>
                    <w:color w:val="FF0000"/>
                    <w:szCs w:val="22"/>
                    <w:rtl/>
                  </w:rPr>
                </w:rPrChange>
              </w:rPr>
              <w:t xml:space="preserve">المطالبات الاحتيالية</w:t>
            </w:r>
          </w:p>
        </w:tc>
      </w:tr>
      <w:tr w:rsidR="0054391F" w14:paraId="223D053D" w14:textId="77777777">
        <w:trPr>
          <w:trHeight w:val="218"/>
        </w:trPr>
        <w:tc>
          <w:tcPr>
            <w:tcW w:w="5877" w:type="dxa"/>
            <w:tcBorders>
              <w:top w:val="single" w:sz="4" w:space="0" w:color="000000"/>
              <w:left w:val="single" w:sz="4" w:space="0" w:color="000000"/>
              <w:bottom w:val="single" w:sz="4" w:space="0" w:color="000000"/>
              <w:right w:val="single" w:sz="4" w:space="0" w:color="000000"/>
            </w:tcBorders>
          </w:tcPr>
          <w:p w14:paraId="348F7673" w14:textId="77777777" w:rsidR="0054391F" w:rsidRDefault="00C826BD">
            <w:pPr>
              <w:tabs>
                <w:tab w:val="center" w:pos="169"/>
                <w:tab w:val="center" w:pos="2422"/>
              </w:tabs>
              <w:bidi w:val="0"/>
              <w:spacing w:after="0"/>
              <w:jc w:val="left"/>
            </w:pPr>
            <w:r>
              <w:tab/>
            </w:r>
            <w:r>
              <w:rPr>
                <w:sz w:val="20"/>
              </w:rPr>
              <w:t xml:space="preserve">1. </w:t>
              <w:tab/>
              <w:t xml:space="preserve">If you make a fraudulent claim under this insurance contract, we: </w:t>
            </w:r>
          </w:p>
        </w:tc>
        <w:tc>
          <w:tcPr>
            <w:tcW w:w="5713" w:type="dxa"/>
            <w:tcBorders>
              <w:top w:val="single" w:sz="4" w:space="0" w:color="000000"/>
              <w:left w:val="single" w:sz="4" w:space="0" w:color="000000"/>
              <w:bottom w:val="single" w:sz="4" w:space="0" w:color="000000"/>
              <w:right w:val="single" w:sz="4" w:space="0" w:color="000000"/>
            </w:tcBorders>
          </w:tcPr>
          <w:p w14:paraId="7EBFE18E" w14:textId="77777777" w:rsidR="0054391F" w:rsidRDefault="00C826BD">
            <w:pPr>
              <w:spacing w:after="0"/>
              <w:ind w:right="2115"/>
            </w:pPr>
            <w:r>
              <w:rPr>
                <w:sz w:val="20"/>
                <w:szCs w:val="20"/>
              </w:rPr>
              <w:t xml:space="preserve">1. في حال قيامك بتقديم مطالبة احتيالية بموجب عقد التأمين هذا، فإننا:</w:t>
            </w:r>
          </w:p>
        </w:tc>
      </w:tr>
      <w:tr w:rsidR="0054391F" w14:paraId="19AA6EA8" w14:textId="77777777">
        <w:trPr>
          <w:trHeight w:val="218"/>
        </w:trPr>
        <w:tc>
          <w:tcPr>
            <w:tcW w:w="5877" w:type="dxa"/>
            <w:tcBorders>
              <w:top w:val="single" w:sz="4" w:space="0" w:color="000000"/>
              <w:left w:val="single" w:sz="4" w:space="0" w:color="000000"/>
              <w:bottom w:val="single" w:sz="4" w:space="0" w:color="000000"/>
              <w:right w:val="single" w:sz="4" w:space="0" w:color="000000"/>
            </w:tcBorders>
          </w:tcPr>
          <w:p w14:paraId="19FECA5B" w14:textId="77777777" w:rsidR="0054391F" w:rsidRDefault="00C826BD">
            <w:pPr>
              <w:tabs>
                <w:tab w:val="center" w:pos="518"/>
                <w:tab w:val="center" w:pos="1705"/>
              </w:tabs>
              <w:bidi w:val="0"/>
              <w:spacing w:after="0"/>
              <w:jc w:val="left"/>
            </w:pPr>
            <w:r>
              <w:lastRenderedPageBreak/>
              <w:tab/>
            </w:r>
            <w:r>
              <w:rPr>
                <w:sz w:val="20"/>
              </w:rPr>
              <w:t xml:space="preserve">a) </w:t>
              <w:tab/>
              <w:t xml:space="preserve">Are not liable to pay the claim; </w:t>
            </w:r>
          </w:p>
        </w:tc>
        <w:tc>
          <w:tcPr>
            <w:tcW w:w="5713" w:type="dxa"/>
            <w:tcBorders>
              <w:top w:val="single" w:sz="4" w:space="0" w:color="000000"/>
              <w:left w:val="single" w:sz="4" w:space="0" w:color="000000"/>
              <w:bottom w:val="single" w:sz="4" w:space="0" w:color="000000"/>
              <w:right w:val="single" w:sz="4" w:space="0" w:color="000000"/>
            </w:tcBorders>
          </w:tcPr>
          <w:p w14:paraId="5EA5CCB0" w14:textId="77777777" w:rsidR="0054391F" w:rsidRDefault="00C826BD">
            <w:pPr>
              <w:spacing w:after="0"/>
              <w:ind w:left="400"/>
              <w:jc w:val="left"/>
            </w:pPr>
            <w:r>
              <w:rPr>
                <w:sz w:val="20"/>
                <w:szCs w:val="20"/>
                <w:rtl/>
              </w:rPr>
              <w:t xml:space="preserve">أ. لن نكون مسؤولين عن سداد المطالبة؛</w:t>
            </w:r>
          </w:p>
        </w:tc>
      </w:tr>
      <w:tr w:rsidR="0054391F" w14:paraId="378163CE" w14:textId="77777777">
        <w:trPr>
          <w:trHeight w:val="242"/>
        </w:trPr>
        <w:tc>
          <w:tcPr>
            <w:tcW w:w="5877" w:type="dxa"/>
            <w:tcBorders>
              <w:top w:val="single" w:sz="4" w:space="0" w:color="000000"/>
              <w:left w:val="single" w:sz="4" w:space="0" w:color="000000"/>
              <w:bottom w:val="single" w:sz="4" w:space="0" w:color="000000"/>
              <w:right w:val="single" w:sz="4" w:space="0" w:color="000000"/>
            </w:tcBorders>
          </w:tcPr>
          <w:p w14:paraId="3A63DA07" w14:textId="77777777" w:rsidR="0054391F" w:rsidRDefault="00C826BD">
            <w:pPr>
              <w:bidi w:val="0"/>
              <w:spacing w:after="0"/>
              <w:ind w:left="37"/>
              <w:jc w:val="center"/>
            </w:pPr>
            <w:r>
              <w:rPr>
                <w:sz w:val="20"/>
              </w:rPr>
              <w:t xml:space="preserve">b)  May recover from you any sums paid by us to you in respect of the claim; and </w:t>
            </w:r>
          </w:p>
        </w:tc>
        <w:tc>
          <w:tcPr>
            <w:tcW w:w="5713" w:type="dxa"/>
            <w:tcBorders>
              <w:top w:val="single" w:sz="4" w:space="0" w:color="000000"/>
              <w:left w:val="single" w:sz="4" w:space="0" w:color="000000"/>
              <w:bottom w:val="single" w:sz="4" w:space="0" w:color="000000"/>
              <w:right w:val="single" w:sz="4" w:space="0" w:color="000000"/>
            </w:tcBorders>
          </w:tcPr>
          <w:p w14:paraId="23B024D2" w14:textId="77777777" w:rsidR="0054391F" w:rsidRDefault="00C826BD">
            <w:pPr>
              <w:spacing w:after="0"/>
              <w:ind w:right="1786"/>
            </w:pPr>
            <w:r>
              <w:rPr>
                <w:sz w:val="20"/>
                <w:szCs w:val="20"/>
                <w:rtl/>
              </w:rPr>
              <w:t xml:space="preserve">ب. يجوز لنا أن نسترد منك أي مبالغ مدفوعة من قبلنا إليك فيما يتعلق بالمطالبة؛ و</w:t>
            </w:r>
          </w:p>
        </w:tc>
      </w:tr>
      <w:tr w:rsidR="0054391F" w14:paraId="56734C1C" w14:textId="77777777">
        <w:trPr>
          <w:trHeight w:val="583"/>
        </w:trPr>
        <w:tc>
          <w:tcPr>
            <w:tcW w:w="5877" w:type="dxa"/>
            <w:tcBorders>
              <w:top w:val="single" w:sz="4" w:space="0" w:color="000000"/>
              <w:left w:val="single" w:sz="4" w:space="0" w:color="000000"/>
              <w:bottom w:val="single" w:sz="4" w:space="0" w:color="000000"/>
              <w:right w:val="single" w:sz="4" w:space="0" w:color="000000"/>
            </w:tcBorders>
          </w:tcPr>
          <w:p w14:paraId="79DEB5AB" w14:textId="77777777" w:rsidR="0054391F" w:rsidRDefault="00C826BD">
            <w:pPr>
              <w:bidi w:val="0"/>
              <w:spacing w:after="0"/>
              <w:ind w:left="816" w:right="100" w:hanging="360"/>
              <w:jc w:val="both"/>
            </w:pPr>
            <w:r>
              <w:rPr>
                <w:sz w:val="20"/>
              </w:rPr>
              <w:t xml:space="preserve">c) May by notice to you treat the contract as having been terminated with effect from the time of the fraudulent act. </w:t>
            </w:r>
          </w:p>
        </w:tc>
        <w:tc>
          <w:tcPr>
            <w:tcW w:w="5713" w:type="dxa"/>
            <w:tcBorders>
              <w:top w:val="single" w:sz="4" w:space="0" w:color="000000"/>
              <w:left w:val="single" w:sz="4" w:space="0" w:color="000000"/>
              <w:bottom w:val="single" w:sz="4" w:space="0" w:color="000000"/>
              <w:right w:val="single" w:sz="4" w:space="0" w:color="000000"/>
            </w:tcBorders>
          </w:tcPr>
          <w:p w14:paraId="6FEC472C" w14:textId="77777777" w:rsidR="0054391F" w:rsidRDefault="00C826BD">
            <w:pPr>
              <w:spacing w:after="0"/>
              <w:ind w:left="734" w:right="1286" w:hanging="360"/>
              <w:jc w:val="both"/>
            </w:pPr>
            <w:r>
              <w:rPr>
                <w:sz w:val="20"/>
                <w:szCs w:val="20"/>
                <w:rtl/>
              </w:rPr>
              <w:t xml:space="preserve">ج. يجوز لنا بموجب إشعار مقدم إليك التعامل مع العقد كما لو كان قد تم إنهاؤه اعتبارًا من وقت التصرف الاحتيالي.</w:t>
            </w:r>
          </w:p>
        </w:tc>
      </w:tr>
      <w:tr w:rsidR="0054391F" w14:paraId="22F196FA" w14:textId="77777777">
        <w:trPr>
          <w:trHeight w:val="252"/>
        </w:trPr>
        <w:tc>
          <w:tcPr>
            <w:tcW w:w="5877" w:type="dxa"/>
            <w:tcBorders>
              <w:top w:val="single" w:sz="4" w:space="0" w:color="000000"/>
              <w:left w:val="single" w:sz="4" w:space="0" w:color="000000"/>
              <w:bottom w:val="single" w:sz="4" w:space="0" w:color="000000"/>
              <w:right w:val="single" w:sz="4" w:space="0" w:color="000000"/>
            </w:tcBorders>
          </w:tcPr>
          <w:p w14:paraId="203BA205" w14:textId="77777777" w:rsidR="0054391F" w:rsidRDefault="00C826BD">
            <w:pPr>
              <w:bidi w:val="0"/>
              <w:spacing w:after="0"/>
              <w:ind w:left="108"/>
              <w:jc w:val="left"/>
            </w:pPr>
            <w:r>
              <w:rPr>
                <w:sz w:val="20"/>
              </w:rPr>
              <w:t xml:space="preserve">2. If we exercise our right under clause (1)(c)above: </w:t>
            </w:r>
          </w:p>
        </w:tc>
        <w:tc>
          <w:tcPr>
            <w:tcW w:w="5713" w:type="dxa"/>
            <w:tcBorders>
              <w:top w:val="single" w:sz="4" w:space="0" w:color="000000"/>
              <w:left w:val="single" w:sz="4" w:space="0" w:color="000000"/>
              <w:bottom w:val="single" w:sz="4" w:space="0" w:color="000000"/>
              <w:right w:val="single" w:sz="4" w:space="0" w:color="000000"/>
            </w:tcBorders>
          </w:tcPr>
          <w:p w14:paraId="2AC3571C" w14:textId="77777777" w:rsidR="0054391F" w:rsidRDefault="00C826BD">
            <w:pPr>
              <w:spacing w:after="0"/>
              <w:ind w:left="42"/>
              <w:jc w:val="left"/>
            </w:pPr>
            <w:r>
              <w:rPr>
                <w:szCs w:val="22"/>
              </w:rPr>
              <w:t xml:space="preserve">2. في حال قيامنا بممارسة حقنا بموجب البند (1)(ج) أعلاه:</w:t>
            </w:r>
          </w:p>
        </w:tc>
      </w:tr>
      <w:tr w:rsidR="0054391F" w14:paraId="013BD430" w14:textId="77777777">
        <w:trPr>
          <w:trHeight w:val="571"/>
        </w:trPr>
        <w:tc>
          <w:tcPr>
            <w:tcW w:w="5877" w:type="dxa"/>
            <w:tcBorders>
              <w:top w:val="single" w:sz="4" w:space="0" w:color="000000"/>
              <w:left w:val="single" w:sz="4" w:space="0" w:color="000000"/>
              <w:bottom w:val="single" w:sz="4" w:space="0" w:color="000000"/>
              <w:right w:val="single" w:sz="4" w:space="0" w:color="000000"/>
            </w:tcBorders>
          </w:tcPr>
          <w:p w14:paraId="2939CB70" w14:textId="77777777" w:rsidR="0054391F" w:rsidRDefault="00C826BD">
            <w:pPr>
              <w:bidi w:val="0"/>
              <w:spacing w:after="0"/>
              <w:ind w:right="694" w:firstLine="360"/>
              <w:jc w:val="both"/>
            </w:pPr>
            <w:r>
              <w:rPr>
                <w:color w:val="FF0000"/>
                <w:sz w:val="20"/>
                <w:rPrChange w:id="138" w:author="Roshny Ravindran" w:date="2026-08-04T07:42:00Z" w16du:dateUtc="2026-08-04T03:42:00Z">
                  <w:rPr>
                    <w:sz w:val="20"/>
                  </w:rPr>
                </w:rPrChange>
              </w:rPr>
              <w:t>a)</w:t>
            </w:r>
            <w:r>
              <w:rPr>
                <w:rFonts w:ascii="Arial" w:eastAsia="Arial" w:hAnsi="Arial" w:cs="Arial"/>
                <w:color w:val="FF0000"/>
                <w:sz w:val="20"/>
                <w:rPrChange w:id="139" w:author="Roshny Ravindran" w:date="2026-08-04T07:42:00Z" w16du:dateUtc="2026-08-04T03:42:00Z">
                  <w:rPr>
                    <w:rFonts w:ascii="Arial" w:eastAsia="Arial" w:hAnsi="Arial" w:cs="Arial"/>
                    <w:sz w:val="20"/>
                  </w:rPr>
                </w:rPrChange>
              </w:rPr>
              <w:t xml:space="preserve"> </w:t>
            </w:r>
            <w:r>
              <w:rPr>
                <w:color w:val="FF0000"/>
                <w:sz w:val="20"/>
                <w:rPrChange w:id="140" w:author="Roshny Ravindran" w:date="2026-08-04T07:42:00Z" w16du:dateUtc="2026-08-04T03:42:00Z">
                  <w:rPr>
                    <w:sz w:val="20"/>
                  </w:rPr>
                </w:rPrChange>
              </w:rPr>
              <w:t xml:space="preserve">We shall not be liable to you in respect of a relevant event occurring after the time of the fraudulent act.  </w:t>
            </w:r>
          </w:p>
        </w:tc>
        <w:tc>
          <w:tcPr>
            <w:tcW w:w="5713" w:type="dxa"/>
            <w:tcBorders>
              <w:top w:val="single" w:sz="4" w:space="0" w:color="000000"/>
              <w:left w:val="single" w:sz="4" w:space="0" w:color="000000"/>
              <w:bottom w:val="single" w:sz="4" w:space="0" w:color="000000"/>
              <w:right w:val="single" w:sz="4" w:space="0" w:color="000000"/>
            </w:tcBorders>
          </w:tcPr>
          <w:p w14:paraId="293E60A1" w14:textId="77777777" w:rsidR="0054391F" w:rsidRDefault="00C826BD">
            <w:pPr>
              <w:spacing w:after="37"/>
              <w:ind w:right="1524"/>
            </w:pPr>
            <w:r>
              <w:rPr>
                <w:sz w:val="20"/>
                <w:szCs w:val="20"/>
                <w:rtl/>
              </w:rPr>
              <w:t xml:space="preserve">أ. لن نكون مسؤولين تجاهك فيما يتعلق بأي حدث متصل يقع بعد وقت التصرف الاحتيالي.</w:t>
            </w:r>
          </w:p>
          <w:p w14:paraId="590DCB44" w14:textId="77777777" w:rsidR="0054391F" w:rsidRDefault="00C826BD">
            <w:pPr>
              <w:spacing w:after="0"/>
              <w:ind w:right="255"/>
              <w:jc w:val="center"/>
            </w:pPr>
            <w:r>
              <w:rPr>
                <w:sz w:val="20"/>
                <w:szCs w:val="20"/>
                <w:rtl/>
              </w:rPr>
              <w:t xml:space="preserve">يكون الحدث المتصل عبارة عن أي حدث يؤدي إلى تحملنا المسؤولية بموجب عقد</w:t>
            </w:r>
          </w:p>
        </w:tc>
      </w:tr>
    </w:tbl>
    <w:p w14:paraId="6F47D8CD" w14:textId="77777777" w:rsidR="0054391F" w:rsidRDefault="0054391F">
      <w:pPr>
        <w:bidi w:val="0"/>
        <w:spacing w:after="0"/>
        <w:ind w:right="372"/>
        <w:jc w:val="left"/>
      </w:pPr>
    </w:p>
    <w:tbl>
      <w:tblPr>
        <w:tblStyle w:val="TableGrid"/>
        <w:tblW w:w="11590" w:type="dxa"/>
        <w:tblInd w:w="278" w:type="dxa"/>
        <w:tblCellMar>
          <w:top w:w="38" w:type="dxa"/>
          <w:left w:w="5" w:type="dxa"/>
          <w:bottom w:w="4" w:type="dxa"/>
          <w:right w:w="51" w:type="dxa"/>
        </w:tblCellMar>
        <w:tblLook w:val="04A0" w:firstRow="1" w:lastRow="0" w:firstColumn="1" w:lastColumn="0" w:noHBand="0" w:noVBand="1"/>
      </w:tblPr>
      <w:tblGrid>
        <w:gridCol w:w="5877"/>
        <w:gridCol w:w="5713"/>
      </w:tblGrid>
      <w:tr w:rsidR="0054391F" w14:paraId="5E0FC887" w14:textId="77777777">
        <w:trPr>
          <w:trHeight w:val="848"/>
        </w:trPr>
        <w:tc>
          <w:tcPr>
            <w:tcW w:w="5877" w:type="dxa"/>
            <w:tcBorders>
              <w:top w:val="single" w:sz="4" w:space="0" w:color="000000"/>
              <w:left w:val="single" w:sz="4" w:space="0" w:color="000000"/>
              <w:bottom w:val="single" w:sz="4" w:space="0" w:color="000000"/>
              <w:right w:val="single" w:sz="4" w:space="0" w:color="000000"/>
            </w:tcBorders>
          </w:tcPr>
          <w:p w14:paraId="3255267D" w14:textId="77777777" w:rsidR="0054391F" w:rsidRDefault="00C826BD">
            <w:pPr>
              <w:bidi w:val="0"/>
              <w:spacing w:after="0"/>
              <w:ind w:left="89" w:right="208" w:firstLine="631"/>
              <w:jc w:val="both"/>
            </w:pPr>
            <w:r>
              <w:rPr>
                <w:sz w:val="20"/>
              </w:rPr>
              <w:t xml:space="preserve">A relevant event is whatever gives rise to our liability under the insurance contract (such as the occurrence of a loss, the making of a claim, or the notification of a potential claim); and, </w:t>
            </w:r>
          </w:p>
        </w:tc>
        <w:tc>
          <w:tcPr>
            <w:tcW w:w="5713" w:type="dxa"/>
            <w:tcBorders>
              <w:top w:val="single" w:sz="4" w:space="0" w:color="000000"/>
              <w:left w:val="single" w:sz="4" w:space="0" w:color="000000"/>
              <w:bottom w:val="single" w:sz="4" w:space="0" w:color="000000"/>
              <w:right w:val="single" w:sz="4" w:space="0" w:color="000000"/>
            </w:tcBorders>
          </w:tcPr>
          <w:p w14:paraId="07B24BBA" w14:textId="77777777" w:rsidR="0054391F" w:rsidRDefault="00C826BD">
            <w:pPr>
              <w:spacing w:after="0"/>
              <w:ind w:left="669" w:right="1428" w:firstLine="47"/>
            </w:pPr>
            <w:r>
              <w:rPr>
                <w:sz w:val="20"/>
                <w:szCs w:val="20"/>
                <w:rtl/>
              </w:rPr>
              <w:t xml:space="preserve">التأمين (على سبيل المثال وقوع خسارة أو التقدم بمطالبة أو التنويه عن مطالبة محتملة)؛ و</w:t>
            </w:r>
          </w:p>
        </w:tc>
      </w:tr>
      <w:tr w:rsidR="0054391F" w14:paraId="159DEC16" w14:textId="77777777">
        <w:trPr>
          <w:trHeight w:val="290"/>
        </w:trPr>
        <w:tc>
          <w:tcPr>
            <w:tcW w:w="5877" w:type="dxa"/>
            <w:tcBorders>
              <w:top w:val="single" w:sz="4" w:space="0" w:color="000000"/>
              <w:left w:val="single" w:sz="4" w:space="0" w:color="000000"/>
              <w:bottom w:val="single" w:sz="4" w:space="0" w:color="000000"/>
              <w:right w:val="single" w:sz="4" w:space="0" w:color="000000"/>
            </w:tcBorders>
          </w:tcPr>
          <w:p w14:paraId="1E8CD875" w14:textId="77777777" w:rsidR="0054391F" w:rsidRDefault="00C826BD">
            <w:pPr>
              <w:bidi w:val="0"/>
              <w:spacing w:after="0"/>
              <w:ind w:left="720"/>
              <w:jc w:val="left"/>
            </w:pPr>
            <w:r>
              <w:rPr>
                <w:sz w:val="20"/>
              </w:rPr>
              <w:t xml:space="preserve">b) We need not return any of the premiums paid. </w:t>
            </w:r>
          </w:p>
        </w:tc>
        <w:tc>
          <w:tcPr>
            <w:tcW w:w="5713" w:type="dxa"/>
            <w:tcBorders>
              <w:top w:val="single" w:sz="4" w:space="0" w:color="000000"/>
              <w:left w:val="single" w:sz="4" w:space="0" w:color="000000"/>
              <w:bottom w:val="single" w:sz="4" w:space="0" w:color="000000"/>
              <w:right w:val="single" w:sz="4" w:space="0" w:color="000000"/>
            </w:tcBorders>
          </w:tcPr>
          <w:p w14:paraId="1C58CC2F" w14:textId="77777777" w:rsidR="0054391F" w:rsidRDefault="00C826BD">
            <w:pPr>
              <w:spacing w:after="0"/>
              <w:ind w:left="405"/>
              <w:jc w:val="left"/>
            </w:pPr>
            <w:r>
              <w:rPr>
                <w:sz w:val="20"/>
                <w:szCs w:val="20"/>
                <w:rtl/>
              </w:rPr>
              <w:t xml:space="preserve">ب. لا يجب علينا إعادة أي أقساط تأمين مدفوعة.</w:t>
            </w:r>
          </w:p>
        </w:tc>
      </w:tr>
      <w:tr w:rsidR="0054391F" w14:paraId="2847534F" w14:textId="77777777">
        <w:trPr>
          <w:trHeight w:val="1702"/>
        </w:trPr>
        <w:tc>
          <w:tcPr>
            <w:tcW w:w="5877" w:type="dxa"/>
            <w:tcBorders>
              <w:top w:val="single" w:sz="4" w:space="0" w:color="000000"/>
              <w:left w:val="single" w:sz="4" w:space="0" w:color="000000"/>
              <w:bottom w:val="single" w:sz="4" w:space="0" w:color="000000"/>
              <w:right w:val="single" w:sz="4" w:space="0" w:color="000000"/>
            </w:tcBorders>
          </w:tcPr>
          <w:p w14:paraId="6676C6A1" w14:textId="77777777" w:rsidR="0054391F" w:rsidRDefault="00C826BD">
            <w:pPr>
              <w:bidi w:val="0"/>
              <w:spacing w:after="0"/>
              <w:ind w:left="468" w:right="51" w:hanging="360"/>
              <w:jc w:val="both"/>
            </w:pPr>
            <w:r>
              <w:rPr>
                <w:sz w:val="20"/>
              </w:rPr>
              <w:t xml:space="preserve">3.  If this insurance contract provides cover for any person who is not a party to the contract )“a covered person”(, and a fraudulent claim is made under the contract by or on behalf of a covered person, we may exercise the rights set out in clause (1) above as if there were an individual insurance contract between us and the covered person. However, the exercise of any of those rights shall not affect the cover provided under the contract for any other person. </w:t>
            </w:r>
          </w:p>
        </w:tc>
        <w:tc>
          <w:tcPr>
            <w:tcW w:w="5713" w:type="dxa"/>
            <w:tcBorders>
              <w:top w:val="single" w:sz="4" w:space="0" w:color="000000"/>
              <w:left w:val="single" w:sz="4" w:space="0" w:color="000000"/>
              <w:bottom w:val="single" w:sz="4" w:space="0" w:color="000000"/>
              <w:right w:val="single" w:sz="4" w:space="0" w:color="000000"/>
            </w:tcBorders>
          </w:tcPr>
          <w:p w14:paraId="75AF08FE" w14:textId="77777777" w:rsidR="0054391F" w:rsidRDefault="00C826BD">
            <w:pPr>
              <w:spacing w:after="0"/>
              <w:ind w:left="45"/>
              <w:jc w:val="left"/>
            </w:pPr>
            <w:r>
              <w:rPr>
                <w:szCs w:val="22"/>
              </w:rPr>
              <w:t xml:space="preserve">3. في حال تقديم عقد التأمين هذا لغطاء تأميني لأي شخص لا يكون طرفًا في العقد ("الشخص</w:t>
            </w:r>
          </w:p>
          <w:p w14:paraId="56F8F7CD" w14:textId="77777777" w:rsidR="0054391F" w:rsidRDefault="00C826BD">
            <w:pPr>
              <w:spacing w:after="0"/>
              <w:ind w:left="43" w:right="130" w:firstLine="1"/>
              <w:jc w:val="both"/>
            </w:pPr>
            <w:r>
              <w:rPr>
                <w:sz w:val="20"/>
                <w:szCs w:val="20"/>
                <w:rtl/>
              </w:rPr>
              <w:t xml:space="preserve">«المشمول بالتغطية»)، وتم التقدم بمطالبة احتيالية بموجب العقد من قبل الشخص المشمول بالتغطية أو بالنيابة عنه، فإنه يجوز لنا ممارسة الحقوق المنصوص عليها في البند (1) أعلاه كما لو كان هناك عقد تأمين فردي بيننا وبين الشخص المشمول بالتغطية. ومع ذلك، فإن ممارسة أي من هذه الحقوق لن تؤثر على الغطاء التأميني المقدم بموجب العقد لأي شخص آخر.</w:t>
            </w:r>
          </w:p>
        </w:tc>
      </w:tr>
      <w:tr w:rsidR="0054391F" w:rsidRPr="00CF19EE" w14:paraId="54C14E62" w14:textId="77777777">
        <w:trPr>
          <w:trHeight w:val="286"/>
        </w:trPr>
        <w:tc>
          <w:tcPr>
            <w:tcW w:w="5877" w:type="dxa"/>
            <w:tcBorders>
              <w:top w:val="single" w:sz="4" w:space="0" w:color="000000"/>
              <w:left w:val="single" w:sz="4" w:space="0" w:color="000000"/>
              <w:bottom w:val="single" w:sz="4" w:space="0" w:color="000000"/>
              <w:right w:val="single" w:sz="4" w:space="0" w:color="000000"/>
            </w:tcBorders>
          </w:tcPr>
          <w:p w14:paraId="5353BD63" w14:textId="77777777" w:rsidR="0054391F" w:rsidRPr="00CF19EE" w:rsidRDefault="00C826BD">
            <w:pPr>
              <w:bidi w:val="0"/>
              <w:spacing w:after="0"/>
              <w:ind w:left="108"/>
              <w:jc w:val="left"/>
              <w:rPr>
                <w:color w:val="80340D" w:themeColor="accent2" w:themeShade="80"/>
                <w:rPrChange w:id="141" w:author="Roshny Ravindran" w:date="2026-08-04T07:42:00Z" w16du:dateUtc="2026-08-04T03:42:00Z">
                  <w:rPr/>
                </w:rPrChange>
              </w:rPr>
            </w:pPr>
            <w:r>
              <w:rPr>
                <w:b/>
                <w:color w:val="80340D" w:themeColor="accent2" w:themeShade="80"/>
                <w:sz w:val="20"/>
                <w:rPrChange w:id="142" w:author="Roshny Ravindran" w:date="2026-08-04T07:42:00Z" w16du:dateUtc="2026-08-04T03:42:00Z">
                  <w:rPr>
                    <w:b/>
                    <w:color w:val="FF0000"/>
                    <w:sz w:val="20"/>
                  </w:rPr>
                </w:rPrChange>
              </w:rPr>
              <w:t>Insurers</w:t>
            </w:r>
            <w:r>
              <w:rPr>
                <w:b/>
                <w:color w:val="80340D" w:themeColor="accent2" w:themeShade="80"/>
                <w:sz w:val="20"/>
                <w:rPrChange w:id="143" w:author="Roshny Ravindran" w:date="2026-08-04T07:42:00Z" w16du:dateUtc="2026-08-04T03:42:00Z">
                  <w:rPr>
                    <w:b/>
                    <w:sz w:val="20"/>
                  </w:rPr>
                </w:rPrChange>
              </w:rPr>
              <w:t xml:space="preserve"> </w:t>
            </w:r>
          </w:p>
        </w:tc>
        <w:tc>
          <w:tcPr>
            <w:tcW w:w="5713" w:type="dxa"/>
            <w:tcBorders>
              <w:top w:val="single" w:sz="4" w:space="0" w:color="000000"/>
              <w:left w:val="single" w:sz="4" w:space="0" w:color="000000"/>
              <w:bottom w:val="single" w:sz="4" w:space="0" w:color="000000"/>
              <w:right w:val="single" w:sz="4" w:space="0" w:color="000000"/>
            </w:tcBorders>
          </w:tcPr>
          <w:p w14:paraId="4E9567F0" w14:textId="77777777" w:rsidR="0054391F" w:rsidRPr="00CF19EE" w:rsidRDefault="00C826BD">
            <w:pPr>
              <w:spacing w:after="0"/>
              <w:ind w:left="49"/>
              <w:jc w:val="left"/>
              <w:rPr>
                <w:color w:val="80340D" w:themeColor="accent2" w:themeShade="80"/>
                <w:rPrChange w:id="144" w:author="Roshny Ravindran" w:date="2026-08-04T07:42:00Z" w16du:dateUtc="2026-08-04T03:42:00Z">
                  <w:rPr/>
                </w:rPrChange>
              </w:rPr>
            </w:pPr>
            <w:r>
              <w:rPr>
                <w:b/>
                <w:bCs/>
                <w:color w:val="80340D" w:themeColor="accent2" w:themeShade="80"/>
                <w:sz w:val="20"/>
                <w:szCs w:val="20"/>
                <w:rtl/>
                <w:rPrChange w:id="145" w:author="Roshny Ravindran" w:date="2026-08-04T07:42:00Z" w16du:dateUtc="2026-08-04T03:42:00Z">
                  <w:rPr>
                    <w:b/>
                    <w:bCs/>
                    <w:color w:val="FF0000"/>
                    <w:sz w:val="20"/>
                    <w:szCs w:val="20"/>
                    <w:rtl/>
                  </w:rPr>
                </w:rPrChange>
              </w:rPr>
              <w:t xml:space="preserve">شركات التأمين</w:t>
            </w:r>
          </w:p>
        </w:tc>
      </w:tr>
      <w:tr w:rsidR="0054391F" w14:paraId="19F5BF08" w14:textId="77777777">
        <w:trPr>
          <w:trHeight w:val="770"/>
        </w:trPr>
        <w:tc>
          <w:tcPr>
            <w:tcW w:w="5877" w:type="dxa"/>
            <w:tcBorders>
              <w:top w:val="single" w:sz="4" w:space="0" w:color="000000"/>
              <w:left w:val="single" w:sz="4" w:space="0" w:color="000000"/>
              <w:bottom w:val="single" w:sz="4" w:space="0" w:color="000000"/>
              <w:right w:val="single" w:sz="4" w:space="0" w:color="000000"/>
            </w:tcBorders>
          </w:tcPr>
          <w:p w14:paraId="16E8EA88" w14:textId="77777777" w:rsidR="0054391F" w:rsidRDefault="00C826BD">
            <w:pPr>
              <w:bidi w:val="0"/>
              <w:spacing w:after="0"/>
              <w:ind w:left="108" w:right="406"/>
              <w:jc w:val="both"/>
            </w:pPr>
            <w:r>
              <w:rPr>
                <w:sz w:val="20"/>
              </w:rPr>
              <w:t xml:space="preserve">This insurance is provided by </w:t>
            </w:r>
            <w:r>
              <w:rPr>
                <w:rFonts w:ascii="Palatino Linotype" w:eastAsia="Palatino Linotype" w:hAnsi="Palatino Linotype" w:cs="Palatino Linotype"/>
                <w:sz w:val="16"/>
              </w:rPr>
              <w:t xml:space="preserve">Qatar Insurance Company (QIC) with travel assistance provided by AXA Interpartner Assistance, an AXA Partners company. </w:t>
            </w:r>
          </w:p>
        </w:tc>
        <w:tc>
          <w:tcPr>
            <w:tcW w:w="5713" w:type="dxa"/>
            <w:tcBorders>
              <w:top w:val="single" w:sz="4" w:space="0" w:color="000000"/>
              <w:left w:val="single" w:sz="4" w:space="0" w:color="000000"/>
              <w:bottom w:val="single" w:sz="4" w:space="0" w:color="000000"/>
              <w:right w:val="single" w:sz="4" w:space="0" w:color="000000"/>
            </w:tcBorders>
          </w:tcPr>
          <w:p w14:paraId="007A3096" w14:textId="77777777" w:rsidR="0054391F" w:rsidRDefault="00C826BD">
            <w:pPr>
              <w:spacing w:after="0"/>
              <w:jc w:val="left"/>
            </w:pPr>
            <w:r>
              <w:rPr>
                <w:sz w:val="20"/>
                <w:szCs w:val="20"/>
                <w:rtl/>
              </w:rPr>
              <w:t xml:space="preserve">يتم تقديم هذا التأمين من قبل شركة قطر للتأمين (QIC) مع خدمات المساعدة أثناء</w:t>
            </w:r>
          </w:p>
          <w:p w14:paraId="6AA6A16A" w14:textId="77777777" w:rsidR="0054391F" w:rsidRDefault="00C826BD">
            <w:pPr>
              <w:bidi w:val="0"/>
              <w:spacing w:after="0"/>
              <w:ind w:right="43"/>
            </w:pPr>
            <w:r>
              <w:rPr>
                <w:sz w:val="20"/>
              </w:rPr>
              <w:t xml:space="preserve">السفر المقدمة من AXA Interpartner Assistance، إحدى شركات AXA Partners.</w:t>
            </w:r>
          </w:p>
          <w:p w14:paraId="158B3ED2" w14:textId="77777777" w:rsidR="0054391F" w:rsidRDefault="00C826BD">
            <w:pPr>
              <w:bidi w:val="0"/>
              <w:spacing w:after="0"/>
              <w:ind w:right="103"/>
            </w:pPr>
            <w:r>
              <w:rPr>
                <w:sz w:val="20"/>
              </w:rPr>
              <w:t xml:space="preserve"> </w:t>
            </w:r>
          </w:p>
        </w:tc>
      </w:tr>
      <w:tr w:rsidR="0054391F" w14:paraId="472A4851" w14:textId="77777777">
        <w:trPr>
          <w:trHeight w:val="242"/>
        </w:trPr>
        <w:tc>
          <w:tcPr>
            <w:tcW w:w="5877" w:type="dxa"/>
            <w:tcBorders>
              <w:top w:val="single" w:sz="4" w:space="0" w:color="000000"/>
              <w:left w:val="single" w:sz="4" w:space="0" w:color="000000"/>
              <w:bottom w:val="single" w:sz="4" w:space="0" w:color="000000"/>
              <w:right w:val="single" w:sz="4" w:space="0" w:color="000000"/>
            </w:tcBorders>
          </w:tcPr>
          <w:p w14:paraId="03AE46FD" w14:textId="77777777" w:rsidR="0054391F" w:rsidRDefault="00C826BD">
            <w:pPr>
              <w:bidi w:val="0"/>
              <w:spacing w:after="0"/>
              <w:jc w:val="left"/>
            </w:pPr>
            <w:r>
              <w:rPr>
                <w:rFonts w:ascii="Times New Roman" w:eastAsia="Times New Roman" w:hAnsi="Times New Roman" w:cs="Times New Roman"/>
                <w:sz w:val="16"/>
              </w:rPr>
              <w:t xml:space="preserve"> </w:t>
            </w:r>
          </w:p>
        </w:tc>
        <w:tc>
          <w:tcPr>
            <w:tcW w:w="5713" w:type="dxa"/>
            <w:tcBorders>
              <w:top w:val="single" w:sz="4" w:space="0" w:color="000000"/>
              <w:left w:val="single" w:sz="4" w:space="0" w:color="000000"/>
              <w:bottom w:val="single" w:sz="4" w:space="0" w:color="000000"/>
              <w:right w:val="single" w:sz="4" w:space="0" w:color="000000"/>
            </w:tcBorders>
          </w:tcPr>
          <w:p w14:paraId="4FE60A69" w14:textId="77777777" w:rsidR="0054391F" w:rsidRDefault="00C826BD">
            <w:pPr>
              <w:bidi w:val="0"/>
              <w:spacing w:after="0"/>
              <w:jc w:val="left"/>
            </w:pPr>
            <w:r>
              <w:rPr>
                <w:rFonts w:ascii="Times New Roman" w:eastAsia="Times New Roman" w:hAnsi="Times New Roman" w:cs="Times New Roman"/>
                <w:sz w:val="16"/>
              </w:rPr>
              <w:t xml:space="preserve"> </w:t>
            </w:r>
          </w:p>
        </w:tc>
      </w:tr>
      <w:tr w:rsidR="0054391F" w:rsidRPr="00CF19EE" w14:paraId="796D7FB9" w14:textId="77777777">
        <w:trPr>
          <w:trHeight w:val="290"/>
        </w:trPr>
        <w:tc>
          <w:tcPr>
            <w:tcW w:w="5877" w:type="dxa"/>
            <w:tcBorders>
              <w:top w:val="single" w:sz="4" w:space="0" w:color="000000"/>
              <w:left w:val="single" w:sz="4" w:space="0" w:color="000000"/>
              <w:bottom w:val="single" w:sz="4" w:space="0" w:color="000000"/>
              <w:right w:val="single" w:sz="4" w:space="0" w:color="000000"/>
            </w:tcBorders>
          </w:tcPr>
          <w:p w14:paraId="3C253407" w14:textId="77777777" w:rsidR="0054391F" w:rsidRPr="00CF19EE" w:rsidRDefault="00C826BD">
            <w:pPr>
              <w:bidi w:val="0"/>
              <w:spacing w:after="0"/>
              <w:ind w:left="108"/>
              <w:jc w:val="left"/>
              <w:rPr>
                <w:color w:val="80340D" w:themeColor="accent2" w:themeShade="80"/>
                <w:rPrChange w:id="147" w:author="Roshny Ravindran" w:date="2026-08-04T07:42:00Z" w16du:dateUtc="2026-08-04T03:42:00Z">
                  <w:rPr/>
                </w:rPrChange>
              </w:rPr>
            </w:pPr>
            <w:r>
              <w:rPr>
                <w:b/>
                <w:color w:val="80340D" w:themeColor="accent2" w:themeShade="80"/>
                <w:sz w:val="20"/>
                <w:rPrChange w:id="148" w:author="Roshny Ravindran" w:date="2026-08-04T07:42:00Z" w16du:dateUtc="2026-08-04T03:42:00Z">
                  <w:rPr>
                    <w:b/>
                    <w:color w:val="FF0000"/>
                    <w:sz w:val="20"/>
                  </w:rPr>
                </w:rPrChange>
              </w:rPr>
              <w:t>Natural Disasters</w:t>
            </w:r>
            <w:r>
              <w:rPr>
                <w:b/>
                <w:color w:val="80340D" w:themeColor="accent2" w:themeShade="80"/>
                <w:sz w:val="20"/>
                <w:rPrChange w:id="149" w:author="Roshny Ravindran" w:date="2026-08-04T07:42:00Z" w16du:dateUtc="2026-08-04T03:42:00Z">
                  <w:rPr>
                    <w:b/>
                    <w:sz w:val="20"/>
                  </w:rPr>
                </w:rPrChange>
              </w:rPr>
              <w:t xml:space="preserve"> </w:t>
            </w:r>
          </w:p>
        </w:tc>
        <w:tc>
          <w:tcPr>
            <w:tcW w:w="5713" w:type="dxa"/>
            <w:tcBorders>
              <w:top w:val="single" w:sz="4" w:space="0" w:color="000000"/>
              <w:left w:val="single" w:sz="4" w:space="0" w:color="000000"/>
              <w:bottom w:val="single" w:sz="4" w:space="0" w:color="000000"/>
              <w:right w:val="single" w:sz="4" w:space="0" w:color="000000"/>
            </w:tcBorders>
          </w:tcPr>
          <w:p w14:paraId="7A49B9E5" w14:textId="77777777" w:rsidR="0054391F" w:rsidRPr="00CF19EE" w:rsidRDefault="00C826BD">
            <w:pPr>
              <w:spacing w:after="0"/>
              <w:ind w:left="45"/>
              <w:jc w:val="left"/>
              <w:rPr>
                <w:color w:val="80340D" w:themeColor="accent2" w:themeShade="80"/>
                <w:rPrChange w:id="150" w:author="Roshny Ravindran" w:date="2026-08-04T07:42:00Z" w16du:dateUtc="2026-08-04T03:42:00Z">
                  <w:rPr/>
                </w:rPrChange>
              </w:rPr>
            </w:pPr>
            <w:r>
              <w:rPr>
                <w:b/>
                <w:bCs/>
                <w:color w:val="80340D" w:themeColor="accent2" w:themeShade="80"/>
                <w:sz w:val="20"/>
                <w:szCs w:val="20"/>
                <w:rtl/>
                <w:rPrChange w:id="151" w:author="Roshny Ravindran" w:date="2026-08-04T07:42:00Z" w16du:dateUtc="2026-08-04T03:42:00Z">
                  <w:rPr>
                    <w:b/>
                    <w:bCs/>
                    <w:color w:val="FF0000"/>
                    <w:sz w:val="20"/>
                    <w:szCs w:val="20"/>
                    <w:rtl/>
                  </w:rPr>
                </w:rPrChange>
              </w:rPr>
              <w:t xml:space="preserve">الكوارث الطبيعية</w:t>
            </w:r>
          </w:p>
        </w:tc>
      </w:tr>
      <w:tr w:rsidR="0054391F" w14:paraId="7E969540" w14:textId="77777777">
        <w:trPr>
          <w:trHeight w:val="569"/>
        </w:trPr>
        <w:tc>
          <w:tcPr>
            <w:tcW w:w="5877" w:type="dxa"/>
            <w:tcBorders>
              <w:top w:val="single" w:sz="4" w:space="0" w:color="000000"/>
              <w:left w:val="single" w:sz="4" w:space="0" w:color="000000"/>
              <w:bottom w:val="single" w:sz="4" w:space="0" w:color="000000"/>
              <w:right w:val="single" w:sz="4" w:space="0" w:color="000000"/>
            </w:tcBorders>
          </w:tcPr>
          <w:p w14:paraId="78C9CE05" w14:textId="77777777" w:rsidR="0054391F" w:rsidRDefault="00C826BD">
            <w:pPr>
              <w:bidi w:val="0"/>
              <w:spacing w:after="0"/>
              <w:ind w:left="108"/>
              <w:jc w:val="both"/>
            </w:pPr>
            <w:r>
              <w:rPr>
                <w:sz w:val="20"/>
              </w:rPr>
              <w:t xml:space="preserve">No section of this policy shall apply in respect of any claim arising directly or indirectly from a natural disaster. </w:t>
            </w:r>
          </w:p>
        </w:tc>
        <w:tc>
          <w:tcPr>
            <w:tcW w:w="5713" w:type="dxa"/>
            <w:tcBorders>
              <w:top w:val="single" w:sz="4" w:space="0" w:color="000000"/>
              <w:left w:val="single" w:sz="4" w:space="0" w:color="000000"/>
              <w:bottom w:val="single" w:sz="4" w:space="0" w:color="000000"/>
              <w:right w:val="single" w:sz="4" w:space="0" w:color="000000"/>
            </w:tcBorders>
          </w:tcPr>
          <w:p w14:paraId="70F192B8" w14:textId="77777777" w:rsidR="0054391F" w:rsidRDefault="00C826BD">
            <w:pPr>
              <w:spacing w:after="0"/>
              <w:ind w:left="20" w:right="1706" w:hanging="1"/>
              <w:jc w:val="both"/>
            </w:pPr>
            <w:r>
              <w:rPr>
                <w:sz w:val="20"/>
                <w:szCs w:val="20"/>
                <w:rtl/>
              </w:rPr>
              <w:t xml:space="preserve">لا يسري أي بند من بنود هذه البوليصة فيما يتعلق بأي مطالبة تنشأ بشكل مباشر أو غير مباشر عن كارثة طبيعية.</w:t>
            </w:r>
          </w:p>
        </w:tc>
      </w:tr>
      <w:tr w:rsidR="0054391F" w:rsidRPr="00CF19EE" w14:paraId="11FC6196" w14:textId="77777777">
        <w:trPr>
          <w:trHeight w:val="288"/>
        </w:trPr>
        <w:tc>
          <w:tcPr>
            <w:tcW w:w="5877" w:type="dxa"/>
            <w:tcBorders>
              <w:top w:val="single" w:sz="4" w:space="0" w:color="000000"/>
              <w:left w:val="single" w:sz="4" w:space="0" w:color="000000"/>
              <w:bottom w:val="single" w:sz="4" w:space="0" w:color="000000"/>
              <w:right w:val="single" w:sz="4" w:space="0" w:color="000000"/>
            </w:tcBorders>
          </w:tcPr>
          <w:p w14:paraId="71E8B48E" w14:textId="77777777" w:rsidR="0054391F" w:rsidRPr="00CF19EE" w:rsidRDefault="00C826BD">
            <w:pPr>
              <w:bidi w:val="0"/>
              <w:spacing w:after="0"/>
              <w:ind w:left="108"/>
              <w:jc w:val="left"/>
              <w:rPr>
                <w:color w:val="80340D" w:themeColor="accent2" w:themeShade="80"/>
                <w:rPrChange w:id="153" w:author="Roshny Ravindran" w:date="2026-08-04T07:42:00Z" w16du:dateUtc="2026-08-04T03:42:00Z">
                  <w:rPr/>
                </w:rPrChange>
              </w:rPr>
            </w:pPr>
            <w:r>
              <w:rPr>
                <w:b/>
                <w:color w:val="80340D" w:themeColor="accent2" w:themeShade="80"/>
                <w:sz w:val="20"/>
                <w:rPrChange w:id="154" w:author="Roshny Ravindran" w:date="2026-08-04T07:42:00Z" w16du:dateUtc="2026-08-04T03:42:00Z">
                  <w:rPr>
                    <w:b/>
                    <w:color w:val="FF0000"/>
                    <w:sz w:val="20"/>
                  </w:rPr>
                </w:rPrChange>
              </w:rPr>
              <w:t>Period of Insurance</w:t>
            </w:r>
            <w:r>
              <w:rPr>
                <w:b/>
                <w:color w:val="80340D" w:themeColor="accent2" w:themeShade="80"/>
                <w:sz w:val="20"/>
                <w:rPrChange w:id="155" w:author="Roshny Ravindran" w:date="2026-08-04T07:42:00Z" w16du:dateUtc="2026-08-04T03:42:00Z">
                  <w:rPr>
                    <w:b/>
                    <w:sz w:val="20"/>
                  </w:rPr>
                </w:rPrChange>
              </w:rPr>
              <w:t xml:space="preserve"> </w:t>
            </w:r>
          </w:p>
        </w:tc>
        <w:tc>
          <w:tcPr>
            <w:tcW w:w="5713" w:type="dxa"/>
            <w:tcBorders>
              <w:top w:val="single" w:sz="4" w:space="0" w:color="000000"/>
              <w:left w:val="single" w:sz="4" w:space="0" w:color="000000"/>
              <w:bottom w:val="single" w:sz="4" w:space="0" w:color="000000"/>
              <w:right w:val="single" w:sz="4" w:space="0" w:color="000000"/>
            </w:tcBorders>
          </w:tcPr>
          <w:p w14:paraId="0763929E" w14:textId="77777777" w:rsidR="0054391F" w:rsidRPr="00CF19EE" w:rsidRDefault="00C826BD">
            <w:pPr>
              <w:spacing w:after="0"/>
              <w:ind w:left="48"/>
              <w:jc w:val="left"/>
              <w:rPr>
                <w:color w:val="80340D" w:themeColor="accent2" w:themeShade="80"/>
                <w:rPrChange w:id="156" w:author="Roshny Ravindran" w:date="2026-08-04T07:42:00Z" w16du:dateUtc="2026-08-04T03:42:00Z">
                  <w:rPr/>
                </w:rPrChange>
              </w:rPr>
            </w:pPr>
            <w:r>
              <w:rPr>
                <w:b/>
                <w:bCs/>
                <w:color w:val="80340D" w:themeColor="accent2" w:themeShade="80"/>
                <w:sz w:val="20"/>
                <w:szCs w:val="20"/>
                <w:rtl/>
                <w:rPrChange w:id="157" w:author="Roshny Ravindran" w:date="2026-08-04T07:42:00Z" w16du:dateUtc="2026-08-04T03:42:00Z">
                  <w:rPr>
                    <w:b/>
                    <w:bCs/>
                    <w:color w:val="FF0000"/>
                    <w:sz w:val="20"/>
                    <w:szCs w:val="20"/>
                    <w:rtl/>
                  </w:rPr>
                </w:rPrChange>
              </w:rPr>
              <w:t xml:space="preserve">مدة التأمين</w:t>
            </w:r>
          </w:p>
        </w:tc>
      </w:tr>
      <w:tr w:rsidR="0054391F" w14:paraId="614378D5" w14:textId="77777777">
        <w:trPr>
          <w:trHeight w:val="290"/>
        </w:trPr>
        <w:tc>
          <w:tcPr>
            <w:tcW w:w="5877" w:type="dxa"/>
            <w:tcBorders>
              <w:top w:val="single" w:sz="4" w:space="0" w:color="000000"/>
              <w:left w:val="single" w:sz="4" w:space="0" w:color="000000"/>
              <w:bottom w:val="single" w:sz="4" w:space="0" w:color="000000"/>
              <w:right w:val="single" w:sz="4" w:space="0" w:color="000000"/>
            </w:tcBorders>
          </w:tcPr>
          <w:p w14:paraId="1A387516" w14:textId="77777777" w:rsidR="0054391F" w:rsidRDefault="00C826BD">
            <w:pPr>
              <w:bidi w:val="0"/>
              <w:spacing w:after="0"/>
              <w:ind w:left="108"/>
              <w:jc w:val="left"/>
            </w:pPr>
            <w:r>
              <w:rPr>
                <w:sz w:val="20"/>
              </w:rPr>
              <w:t xml:space="preserve">Your holiday or journey must begin and end in your home area. </w:t>
            </w:r>
          </w:p>
        </w:tc>
        <w:tc>
          <w:tcPr>
            <w:tcW w:w="5713" w:type="dxa"/>
            <w:tcBorders>
              <w:top w:val="single" w:sz="4" w:space="0" w:color="000000"/>
              <w:left w:val="single" w:sz="4" w:space="0" w:color="000000"/>
              <w:bottom w:val="single" w:sz="4" w:space="0" w:color="000000"/>
              <w:right w:val="single" w:sz="4" w:space="0" w:color="000000"/>
            </w:tcBorders>
          </w:tcPr>
          <w:p w14:paraId="02F08C50" w14:textId="77777777" w:rsidR="0054391F" w:rsidRDefault="00C826BD">
            <w:pPr>
              <w:spacing w:after="0"/>
              <w:ind w:left="46"/>
              <w:jc w:val="left"/>
            </w:pPr>
            <w:r>
              <w:rPr>
                <w:sz w:val="20"/>
                <w:szCs w:val="20"/>
                <w:rtl/>
              </w:rPr>
              <w:t xml:space="preserve">يجب أن تبدأ عطلتك أو رحلتك وتنتهي في منطقة محل الإقامة الخاصة بك.</w:t>
            </w:r>
          </w:p>
        </w:tc>
      </w:tr>
      <w:tr w:rsidR="0054391F" w14:paraId="7014DD56" w14:textId="77777777">
        <w:trPr>
          <w:trHeight w:val="1208"/>
        </w:trPr>
        <w:tc>
          <w:tcPr>
            <w:tcW w:w="5877" w:type="dxa"/>
            <w:tcBorders>
              <w:top w:val="single" w:sz="4" w:space="0" w:color="000000"/>
              <w:left w:val="single" w:sz="4" w:space="0" w:color="000000"/>
              <w:bottom w:val="single" w:sz="4" w:space="0" w:color="000000"/>
              <w:right w:val="single" w:sz="4" w:space="0" w:color="000000"/>
            </w:tcBorders>
          </w:tcPr>
          <w:p w14:paraId="747F5DD1" w14:textId="77777777" w:rsidR="0054391F" w:rsidRDefault="00C826BD">
            <w:pPr>
              <w:bidi w:val="0"/>
              <w:spacing w:after="0"/>
              <w:ind w:left="108" w:right="58"/>
              <w:jc w:val="both"/>
            </w:pPr>
            <w:r>
              <w:rPr>
                <w:sz w:val="20"/>
              </w:rPr>
              <w:t xml:space="preserve">All other sections commence when you leave your usual place of residence, or from the start date shown on your certificate, whichever is the later, to commence the journey until the time you return to your usual place of residence on completion of your journey, or the end of the period shown on your certificate, whichever is the earlier. </w:t>
            </w:r>
          </w:p>
        </w:tc>
        <w:tc>
          <w:tcPr>
            <w:tcW w:w="5713" w:type="dxa"/>
            <w:tcBorders>
              <w:top w:val="single" w:sz="4" w:space="0" w:color="000000"/>
              <w:left w:val="single" w:sz="4" w:space="0" w:color="000000"/>
              <w:bottom w:val="single" w:sz="4" w:space="0" w:color="000000"/>
              <w:right w:val="single" w:sz="4" w:space="0" w:color="000000"/>
            </w:tcBorders>
          </w:tcPr>
          <w:p w14:paraId="553F14FC" w14:textId="77777777" w:rsidR="0054391F" w:rsidRDefault="00C826BD">
            <w:pPr>
              <w:spacing w:after="0"/>
              <w:ind w:left="43" w:right="242" w:firstLine="2"/>
              <w:jc w:val="both"/>
            </w:pPr>
            <w:r>
              <w:rPr>
                <w:sz w:val="20"/>
                <w:szCs w:val="20"/>
                <w:rtl/>
              </w:rPr>
              <w:t xml:space="preserve">تبدأ كافة الأقسام الأخرى عند مغادرتك لمكان إقامتك المعتاد، أو اعتبارًا من تاريخ البدء الموضح في الشهادة الخاصة بك، أيهما يأتي لاحقًا، لبدء الرحلة، وحتى وقت عودتك إلى مكان إقامتك المعتاد عند انتهاء رحلتك، أو نهاية المدة الموضحة على الشهادة الخاصة بك، أيهما يأتي أولًا.</w:t>
            </w:r>
          </w:p>
        </w:tc>
      </w:tr>
      <w:tr w:rsidR="0054391F" w14:paraId="48049777" w14:textId="77777777">
        <w:trPr>
          <w:trHeight w:val="1198"/>
        </w:trPr>
        <w:tc>
          <w:tcPr>
            <w:tcW w:w="5877" w:type="dxa"/>
            <w:tcBorders>
              <w:top w:val="single" w:sz="4" w:space="0" w:color="000000"/>
              <w:left w:val="single" w:sz="4" w:space="0" w:color="000000"/>
              <w:bottom w:val="single" w:sz="4" w:space="0" w:color="000000"/>
              <w:right w:val="single" w:sz="4" w:space="0" w:color="000000"/>
            </w:tcBorders>
          </w:tcPr>
          <w:p w14:paraId="6B7C2B9E" w14:textId="77777777" w:rsidR="0054391F" w:rsidRDefault="00C826BD">
            <w:pPr>
              <w:bidi w:val="0"/>
              <w:spacing w:after="0"/>
              <w:ind w:left="108" w:right="56"/>
              <w:jc w:val="both"/>
            </w:pPr>
            <w:r>
              <w:rPr>
                <w:sz w:val="20"/>
              </w:rPr>
              <w:lastRenderedPageBreak/>
              <w:t xml:space="preserve">Please note: - If, due to unexpected circumstances that are beyond your control and which fall under the conditions of this cover, you cannot finish your holiday within the period of insurance set out on your certificate, we will extend your cover for up to 10 days. We will not charge you for this. </w:t>
            </w:r>
          </w:p>
        </w:tc>
        <w:tc>
          <w:tcPr>
            <w:tcW w:w="5713" w:type="dxa"/>
            <w:tcBorders>
              <w:top w:val="single" w:sz="4" w:space="0" w:color="000000"/>
              <w:left w:val="single" w:sz="4" w:space="0" w:color="000000"/>
              <w:bottom w:val="single" w:sz="4" w:space="0" w:color="000000"/>
              <w:right w:val="single" w:sz="4" w:space="0" w:color="000000"/>
            </w:tcBorders>
          </w:tcPr>
          <w:p w14:paraId="15A24483" w14:textId="77777777" w:rsidR="0054391F" w:rsidRDefault="00C826BD">
            <w:pPr>
              <w:spacing w:after="0" w:line="366" w:lineRule="auto"/>
              <w:ind w:left="2" w:right="382" w:hanging="2"/>
              <w:jc w:val="both"/>
            </w:pPr>
            <w:r>
              <w:rPr>
                <w:sz w:val="20"/>
                <w:szCs w:val="20"/>
                <w:rtl/>
              </w:rPr>
              <w:t xml:space="preserve">يرجى العلم: أنه في حال لم تتمكن، نظرًا لظروف غير متوقعة خارجة عن إرادتك وتندرج ضمن شروط هذا الغطاء التأميني، من الانتهاء من إجازتك خلال فترة التأمين المنصوص عليها في شهادتك،</w:t>
            </w:r>
          </w:p>
          <w:p w14:paraId="0D2B0FAA" w14:textId="77777777" w:rsidR="0054391F" w:rsidRDefault="00C826BD">
            <w:pPr>
              <w:spacing w:after="0"/>
              <w:ind w:left="48"/>
              <w:jc w:val="left"/>
            </w:pPr>
            <w:r>
              <w:rPr>
                <w:sz w:val="20"/>
                <w:szCs w:val="20"/>
                <w:rtl/>
              </w:rPr>
              <w:t xml:space="preserve">فإننا سنقوم بتمديد الغطاء التأميني الخاص بك لما يصل إلى 10 أيام. لن نقوم بفرض أي رسوم عليك بخصوص ما سبق.</w:t>
            </w:r>
          </w:p>
        </w:tc>
      </w:tr>
      <w:tr w:rsidR="0054391F" w:rsidRPr="00CF19EE" w14:paraId="3B06950D" w14:textId="77777777">
        <w:trPr>
          <w:trHeight w:val="413"/>
        </w:trPr>
        <w:tc>
          <w:tcPr>
            <w:tcW w:w="5877" w:type="dxa"/>
            <w:tcBorders>
              <w:top w:val="single" w:sz="4" w:space="0" w:color="000000"/>
              <w:left w:val="single" w:sz="4" w:space="0" w:color="000000"/>
              <w:bottom w:val="single" w:sz="4" w:space="0" w:color="000000"/>
              <w:right w:val="single" w:sz="4" w:space="0" w:color="000000"/>
            </w:tcBorders>
            <w:vAlign w:val="bottom"/>
          </w:tcPr>
          <w:p w14:paraId="73339E99" w14:textId="77777777" w:rsidR="0054391F" w:rsidRPr="00CF19EE" w:rsidRDefault="00C826BD">
            <w:pPr>
              <w:bidi w:val="0"/>
              <w:spacing w:after="0"/>
              <w:ind w:left="108"/>
              <w:jc w:val="left"/>
              <w:rPr>
                <w:color w:val="80340D" w:themeColor="accent2" w:themeShade="80"/>
                <w:rPrChange w:id="159" w:author="Roshny Ravindran" w:date="2026-08-04T07:43:00Z" w16du:dateUtc="2026-08-04T03:43:00Z">
                  <w:rPr/>
                </w:rPrChange>
              </w:rPr>
            </w:pPr>
            <w:r>
              <w:rPr>
                <w:b/>
                <w:color w:val="80340D" w:themeColor="accent2" w:themeShade="80"/>
                <w:sz w:val="20"/>
                <w:rPrChange w:id="160" w:author="Roshny Ravindran" w:date="2026-08-04T07:43:00Z" w16du:dateUtc="2026-08-04T03:43:00Z">
                  <w:rPr>
                    <w:b/>
                    <w:color w:val="FF0000"/>
                    <w:sz w:val="20"/>
                  </w:rPr>
                </w:rPrChange>
              </w:rPr>
              <w:t>Reasonable Care</w:t>
            </w:r>
            <w:r>
              <w:rPr>
                <w:b/>
                <w:color w:val="80340D" w:themeColor="accent2" w:themeShade="80"/>
                <w:sz w:val="20"/>
                <w:rPrChange w:id="161" w:author="Roshny Ravindran" w:date="2026-08-04T07:43:00Z" w16du:dateUtc="2026-08-04T03:43:00Z">
                  <w:rPr>
                    <w:b/>
                    <w:sz w:val="20"/>
                  </w:rPr>
                </w:rPrChange>
              </w:rPr>
              <w:t xml:space="preserve"> </w:t>
            </w:r>
          </w:p>
        </w:tc>
        <w:tc>
          <w:tcPr>
            <w:tcW w:w="5713" w:type="dxa"/>
            <w:tcBorders>
              <w:top w:val="single" w:sz="4" w:space="0" w:color="000000"/>
              <w:left w:val="single" w:sz="4" w:space="0" w:color="000000"/>
              <w:bottom w:val="single" w:sz="4" w:space="0" w:color="000000"/>
              <w:right w:val="single" w:sz="4" w:space="0" w:color="000000"/>
            </w:tcBorders>
          </w:tcPr>
          <w:p w14:paraId="1E5842C7" w14:textId="77777777" w:rsidR="0054391F" w:rsidRPr="00CF19EE" w:rsidRDefault="00C826BD">
            <w:pPr>
              <w:spacing w:after="0"/>
              <w:ind w:left="46"/>
              <w:jc w:val="left"/>
              <w:rPr>
                <w:color w:val="80340D" w:themeColor="accent2" w:themeShade="80"/>
                <w:rPrChange w:id="162" w:author="Roshny Ravindran" w:date="2026-08-04T07:43:00Z" w16du:dateUtc="2026-08-04T03:43:00Z">
                  <w:rPr/>
                </w:rPrChange>
              </w:rPr>
            </w:pPr>
            <w:r>
              <w:rPr>
                <w:b/>
                <w:bCs/>
                <w:color w:val="80340D" w:themeColor="accent2" w:themeShade="80"/>
                <w:sz w:val="20"/>
                <w:szCs w:val="20"/>
                <w:rtl/>
                <w:rPrChange w:id="163" w:author="Roshny Ravindran" w:date="2026-08-04T07:43:00Z" w16du:dateUtc="2026-08-04T03:43:00Z">
                  <w:rPr>
                    <w:b/>
                    <w:bCs/>
                    <w:color w:val="FF0000"/>
                    <w:sz w:val="20"/>
                    <w:szCs w:val="20"/>
                    <w:rtl/>
                  </w:rPr>
                </w:rPrChange>
              </w:rPr>
              <w:t xml:space="preserve">العناية الواجبة</w:t>
            </w:r>
          </w:p>
        </w:tc>
      </w:tr>
      <w:tr w:rsidR="0054391F" w14:paraId="45279C09" w14:textId="77777777">
        <w:trPr>
          <w:trHeight w:val="290"/>
        </w:trPr>
        <w:tc>
          <w:tcPr>
            <w:tcW w:w="5877" w:type="dxa"/>
            <w:tcBorders>
              <w:top w:val="single" w:sz="4" w:space="0" w:color="000000"/>
              <w:left w:val="single" w:sz="4" w:space="0" w:color="000000"/>
              <w:bottom w:val="single" w:sz="4" w:space="0" w:color="000000"/>
              <w:right w:val="single" w:sz="4" w:space="0" w:color="000000"/>
            </w:tcBorders>
          </w:tcPr>
          <w:p w14:paraId="0690D583" w14:textId="77777777" w:rsidR="0054391F" w:rsidRDefault="00C826BD">
            <w:pPr>
              <w:bidi w:val="0"/>
              <w:spacing w:after="0"/>
              <w:ind w:left="108"/>
              <w:jc w:val="left"/>
            </w:pPr>
            <w:r>
              <w:rPr>
                <w:sz w:val="20"/>
              </w:rPr>
              <w:t xml:space="preserve">You need to take all reasonable care to protect yourself and your belongings. </w:t>
            </w:r>
          </w:p>
        </w:tc>
        <w:tc>
          <w:tcPr>
            <w:tcW w:w="5713" w:type="dxa"/>
            <w:tcBorders>
              <w:top w:val="single" w:sz="4" w:space="0" w:color="000000"/>
              <w:left w:val="single" w:sz="4" w:space="0" w:color="000000"/>
              <w:bottom w:val="single" w:sz="4" w:space="0" w:color="000000"/>
              <w:right w:val="single" w:sz="4" w:space="0" w:color="000000"/>
            </w:tcBorders>
          </w:tcPr>
          <w:p w14:paraId="7D5BC87F" w14:textId="77777777" w:rsidR="0054391F" w:rsidRDefault="00C826BD">
            <w:pPr>
              <w:spacing w:after="0"/>
              <w:ind w:left="46"/>
              <w:jc w:val="left"/>
            </w:pPr>
            <w:r>
              <w:rPr>
                <w:sz w:val="20"/>
                <w:szCs w:val="20"/>
                <w:rtl/>
              </w:rPr>
              <w:t xml:space="preserve">يجب عليك إيلاء كافة أوجه العناية الواجبة من أجل حماية نفسك ومتعلقاتك الشخصية.</w:t>
            </w:r>
          </w:p>
        </w:tc>
      </w:tr>
      <w:tr w:rsidR="0054391F" w:rsidRPr="00CF19EE" w14:paraId="1FA3BE5A" w14:textId="77777777">
        <w:trPr>
          <w:trHeight w:val="346"/>
        </w:trPr>
        <w:tc>
          <w:tcPr>
            <w:tcW w:w="5877" w:type="dxa"/>
            <w:tcBorders>
              <w:top w:val="single" w:sz="4" w:space="0" w:color="000000"/>
              <w:left w:val="single" w:sz="4" w:space="0" w:color="000000"/>
              <w:bottom w:val="single" w:sz="4" w:space="0" w:color="000000"/>
              <w:right w:val="single" w:sz="4" w:space="0" w:color="000000"/>
            </w:tcBorders>
          </w:tcPr>
          <w:p w14:paraId="1B99CE54" w14:textId="77777777" w:rsidR="0054391F" w:rsidRPr="00CF19EE" w:rsidRDefault="00C826BD">
            <w:pPr>
              <w:bidi w:val="0"/>
              <w:spacing w:after="0"/>
              <w:ind w:left="108"/>
              <w:jc w:val="left"/>
              <w:rPr>
                <w:color w:val="80340D" w:themeColor="accent2" w:themeShade="80"/>
                <w:rPrChange w:id="165" w:author="Roshny Ravindran" w:date="2026-08-04T07:43:00Z" w16du:dateUtc="2026-08-04T03:43:00Z">
                  <w:rPr/>
                </w:rPrChange>
              </w:rPr>
            </w:pPr>
            <w:r>
              <w:rPr>
                <w:b/>
                <w:color w:val="80340D" w:themeColor="accent2" w:themeShade="80"/>
                <w:sz w:val="20"/>
                <w:rPrChange w:id="166" w:author="Roshny Ravindran" w:date="2026-08-04T07:43:00Z" w16du:dateUtc="2026-08-04T03:43:00Z">
                  <w:rPr>
                    <w:b/>
                    <w:color w:val="FF0000"/>
                    <w:sz w:val="20"/>
                  </w:rPr>
                </w:rPrChange>
              </w:rPr>
              <w:t>Reckless or Malicious Acts</w:t>
            </w:r>
            <w:r>
              <w:rPr>
                <w:b/>
                <w:color w:val="80340D" w:themeColor="accent2" w:themeShade="80"/>
                <w:sz w:val="20"/>
                <w:rPrChange w:id="167" w:author="Roshny Ravindran" w:date="2026-08-04T07:43:00Z" w16du:dateUtc="2026-08-04T03:43:00Z">
                  <w:rPr>
                    <w:b/>
                    <w:sz w:val="20"/>
                  </w:rPr>
                </w:rPrChange>
              </w:rPr>
              <w:t xml:space="preserve"> </w:t>
            </w:r>
          </w:p>
        </w:tc>
        <w:tc>
          <w:tcPr>
            <w:tcW w:w="5713" w:type="dxa"/>
            <w:tcBorders>
              <w:top w:val="single" w:sz="4" w:space="0" w:color="000000"/>
              <w:left w:val="single" w:sz="4" w:space="0" w:color="000000"/>
              <w:bottom w:val="single" w:sz="4" w:space="0" w:color="000000"/>
              <w:right w:val="single" w:sz="4" w:space="0" w:color="000000"/>
            </w:tcBorders>
          </w:tcPr>
          <w:p w14:paraId="768D23CF" w14:textId="77777777" w:rsidR="0054391F" w:rsidRPr="00CF19EE" w:rsidRDefault="00C826BD">
            <w:pPr>
              <w:spacing w:after="0"/>
              <w:ind w:left="46"/>
              <w:jc w:val="left"/>
              <w:rPr>
                <w:color w:val="80340D" w:themeColor="accent2" w:themeShade="80"/>
                <w:rPrChange w:id="168" w:author="Roshny Ravindran" w:date="2026-08-04T07:43:00Z" w16du:dateUtc="2026-08-04T03:43:00Z">
                  <w:rPr/>
                </w:rPrChange>
              </w:rPr>
            </w:pPr>
            <w:r>
              <w:rPr>
                <w:b/>
                <w:bCs/>
                <w:color w:val="80340D" w:themeColor="accent2" w:themeShade="80"/>
                <w:sz w:val="20"/>
                <w:szCs w:val="20"/>
                <w:rtl/>
                <w:rPrChange w:id="169" w:author="Roshny Ravindran" w:date="2026-08-04T07:43:00Z" w16du:dateUtc="2026-08-04T03:43:00Z">
                  <w:rPr>
                    <w:b/>
                    <w:bCs/>
                    <w:color w:val="FF0000"/>
                    <w:sz w:val="20"/>
                    <w:szCs w:val="20"/>
                    <w:rtl/>
                  </w:rPr>
                </w:rPrChange>
              </w:rPr>
              <w:t xml:space="preserve">التصرفات المتهورة أو المؤذية</w:t>
            </w:r>
          </w:p>
        </w:tc>
      </w:tr>
      <w:tr w:rsidR="0054391F" w14:paraId="407BF0C6" w14:textId="77777777">
        <w:trPr>
          <w:trHeight w:val="569"/>
        </w:trPr>
        <w:tc>
          <w:tcPr>
            <w:tcW w:w="5877" w:type="dxa"/>
            <w:tcBorders>
              <w:top w:val="single" w:sz="4" w:space="0" w:color="000000"/>
              <w:left w:val="single" w:sz="4" w:space="0" w:color="000000"/>
              <w:bottom w:val="single" w:sz="4" w:space="0" w:color="000000"/>
              <w:right w:val="single" w:sz="4" w:space="0" w:color="000000"/>
            </w:tcBorders>
          </w:tcPr>
          <w:p w14:paraId="67CA49CD" w14:textId="77777777" w:rsidR="0054391F" w:rsidRDefault="00C826BD">
            <w:pPr>
              <w:bidi w:val="0"/>
              <w:spacing w:after="0"/>
              <w:ind w:left="108"/>
              <w:jc w:val="both"/>
            </w:pPr>
            <w:r>
              <w:rPr>
                <w:sz w:val="20"/>
              </w:rPr>
              <w:t xml:space="preserve">We will not pay for any claim arising or resulting from you being involved in any malicious, reckless, illegal or criminal act. </w:t>
            </w:r>
          </w:p>
        </w:tc>
        <w:tc>
          <w:tcPr>
            <w:tcW w:w="5713" w:type="dxa"/>
            <w:tcBorders>
              <w:top w:val="single" w:sz="4" w:space="0" w:color="000000"/>
              <w:left w:val="single" w:sz="4" w:space="0" w:color="000000"/>
              <w:bottom w:val="single" w:sz="4" w:space="0" w:color="000000"/>
              <w:right w:val="single" w:sz="4" w:space="0" w:color="000000"/>
            </w:tcBorders>
          </w:tcPr>
          <w:p w14:paraId="567E25C6" w14:textId="77777777" w:rsidR="0054391F" w:rsidRDefault="00C826BD">
            <w:pPr>
              <w:spacing w:after="0"/>
              <w:ind w:left="7" w:right="1382" w:firstLine="2"/>
              <w:jc w:val="both"/>
            </w:pPr>
            <w:r>
              <w:rPr>
                <w:sz w:val="20"/>
                <w:szCs w:val="20"/>
                <w:rtl/>
              </w:rPr>
              <w:t xml:space="preserve">لن نقوم بسداد أي مطالبة ناشئة أو ناتجة عن مشاركتك في أي تصرف مؤذٍ أو متهور أو غير مشروع أو إجرامي.</w:t>
            </w:r>
          </w:p>
        </w:tc>
      </w:tr>
      <w:tr w:rsidR="0054391F" w14:paraId="09E8E54E" w14:textId="77777777">
        <w:trPr>
          <w:trHeight w:val="907"/>
        </w:trPr>
        <w:tc>
          <w:tcPr>
            <w:tcW w:w="5877" w:type="dxa"/>
            <w:tcBorders>
              <w:top w:val="single" w:sz="4" w:space="0" w:color="000000"/>
              <w:left w:val="single" w:sz="4" w:space="0" w:color="000000"/>
              <w:bottom w:val="single" w:sz="4" w:space="0" w:color="000000"/>
              <w:right w:val="single" w:sz="4" w:space="0" w:color="000000"/>
            </w:tcBorders>
          </w:tcPr>
          <w:p w14:paraId="6DD0BF95" w14:textId="77777777" w:rsidR="0054391F" w:rsidRDefault="00C826BD">
            <w:pPr>
              <w:bidi w:val="0"/>
              <w:spacing w:after="0"/>
              <w:ind w:left="108" w:right="49"/>
              <w:jc w:val="both"/>
            </w:pPr>
            <w:r>
              <w:rPr>
                <w:sz w:val="20"/>
              </w:rPr>
              <w:t xml:space="preserve">No section of this policy shall apply in respect of any claim arising directly or indirectly from using drugs (unless the drugs have been prescribed by a doctor) or where you are affected by any sexually transmitted disease or infection. </w:t>
            </w:r>
          </w:p>
        </w:tc>
        <w:tc>
          <w:tcPr>
            <w:tcW w:w="5713" w:type="dxa"/>
            <w:tcBorders>
              <w:top w:val="single" w:sz="4" w:space="0" w:color="000000"/>
              <w:left w:val="single" w:sz="4" w:space="0" w:color="000000"/>
              <w:bottom w:val="single" w:sz="4" w:space="0" w:color="000000"/>
              <w:right w:val="single" w:sz="4" w:space="0" w:color="000000"/>
            </w:tcBorders>
          </w:tcPr>
          <w:p w14:paraId="7C52A74B" w14:textId="77777777" w:rsidR="0054391F" w:rsidRDefault="00C826BD">
            <w:pPr>
              <w:spacing w:after="0"/>
              <w:ind w:left="44" w:right="206"/>
              <w:jc w:val="both"/>
            </w:pPr>
            <w:r>
              <w:rPr>
                <w:sz w:val="20"/>
                <w:szCs w:val="20"/>
                <w:rtl/>
              </w:rPr>
              <w:t xml:space="preserve">لن يسري أي من أحكام هذه البوليصة فيما يتعلق بأي مطالبة ناشئة بشكل مباشر أو غير مباشر عن تعاطي العقاقير (ما لم يتم وصف هذه العقاقير من قبل طبيب) أو في حال تأثرك بمرض أو عدوى تنتقل عبر ممارسة الجنس.</w:t>
            </w:r>
          </w:p>
        </w:tc>
      </w:tr>
      <w:tr w:rsidR="0054391F" w14:paraId="5BDDDF38" w14:textId="77777777">
        <w:trPr>
          <w:trHeight w:val="1733"/>
        </w:trPr>
        <w:tc>
          <w:tcPr>
            <w:tcW w:w="5877" w:type="dxa"/>
            <w:tcBorders>
              <w:top w:val="single" w:sz="4" w:space="0" w:color="000000"/>
              <w:left w:val="single" w:sz="4" w:space="0" w:color="000000"/>
              <w:bottom w:val="single" w:sz="4" w:space="0" w:color="000000"/>
              <w:right w:val="single" w:sz="4" w:space="0" w:color="000000"/>
            </w:tcBorders>
          </w:tcPr>
          <w:p w14:paraId="46B19AF5" w14:textId="77777777" w:rsidR="0054391F" w:rsidRDefault="00C826BD">
            <w:pPr>
              <w:bidi w:val="0"/>
              <w:spacing w:after="0"/>
              <w:ind w:left="108" w:right="53"/>
              <w:jc w:val="both"/>
            </w:pPr>
            <w:r>
              <w:rPr>
                <w:sz w:val="20"/>
              </w:rPr>
              <w:t xml:space="preserve">We do not expect you to avoid alcohol consumption on your trips or holidays but we will not cover any claims arising because you have drunk so much alcohol that your judgment is seriously affected and you need to make a claim as a result (e.g. any medical claim where in the opinion of the treating doctor, your excessive alcohol consumption has caused or actively contributed to your injury or illness, including but not exclusively having a blood alcohol reading of more than 150mg per 100ml). </w:t>
            </w:r>
          </w:p>
        </w:tc>
        <w:tc>
          <w:tcPr>
            <w:tcW w:w="5713" w:type="dxa"/>
            <w:tcBorders>
              <w:top w:val="single" w:sz="4" w:space="0" w:color="000000"/>
              <w:left w:val="single" w:sz="4" w:space="0" w:color="000000"/>
              <w:bottom w:val="single" w:sz="4" w:space="0" w:color="000000"/>
              <w:right w:val="single" w:sz="4" w:space="0" w:color="000000"/>
            </w:tcBorders>
          </w:tcPr>
          <w:p w14:paraId="269276A2" w14:textId="77777777" w:rsidR="0054391F" w:rsidRDefault="00C826BD">
            <w:pPr>
              <w:spacing w:after="0"/>
              <w:ind w:left="42" w:right="204" w:firstLine="2"/>
              <w:jc w:val="both"/>
            </w:pPr>
            <w:r>
              <w:rPr>
                <w:sz w:val="20"/>
                <w:szCs w:val="20"/>
                <w:rtl/>
              </w:rPr>
              <w:t xml:space="preserve">إننا لا نتوقع منك تجنّب تعاطي المشروبات الكحولية في رحلاتك أو إجازاتك، ولكننا لن نغطي أي مطالبات تنشأ بسبب شربك للكثير من المشروبات الكحولية بما يؤثر على حكمك بشكل خطير واحتياجك إلى التقدم بمطالبة كنتيجة لذلك (على سبيل المثال أي مطالبة طبية في حال كان، في رأي الطبيب المعالج، إفراطك في شرب الكحول قد أدى أو ساهم على نحو فعال في إصابتك أو مرضك، بما في ذلك على سبيل المثال لا الحصر تحقيق قراءة لقياس الكحول في الدم أكثر من 150 ملجم لكل 100 مل).</w:t>
            </w:r>
          </w:p>
        </w:tc>
      </w:tr>
      <w:tr w:rsidR="0054391F" w:rsidRPr="00CF19EE" w14:paraId="5F2CE7E5" w14:textId="77777777">
        <w:trPr>
          <w:trHeight w:val="411"/>
        </w:trPr>
        <w:tc>
          <w:tcPr>
            <w:tcW w:w="5877" w:type="dxa"/>
            <w:tcBorders>
              <w:top w:val="single" w:sz="4" w:space="0" w:color="000000"/>
              <w:left w:val="single" w:sz="4" w:space="0" w:color="000000"/>
              <w:bottom w:val="single" w:sz="4" w:space="0" w:color="000000"/>
              <w:right w:val="single" w:sz="4" w:space="0" w:color="000000"/>
            </w:tcBorders>
            <w:vAlign w:val="bottom"/>
          </w:tcPr>
          <w:p w14:paraId="69C9544A" w14:textId="77777777" w:rsidR="0054391F" w:rsidRPr="00CF19EE" w:rsidRDefault="00C826BD">
            <w:pPr>
              <w:bidi w:val="0"/>
              <w:spacing w:after="0"/>
              <w:ind w:left="108"/>
              <w:jc w:val="left"/>
              <w:rPr>
                <w:color w:val="80340D" w:themeColor="accent2" w:themeShade="80"/>
                <w:rPrChange w:id="171" w:author="Roshny Ravindran" w:date="2026-08-04T07:43:00Z" w16du:dateUtc="2026-08-04T03:43:00Z">
                  <w:rPr/>
                </w:rPrChange>
              </w:rPr>
            </w:pPr>
            <w:r>
              <w:rPr>
                <w:b/>
                <w:color w:val="80340D" w:themeColor="accent2" w:themeShade="80"/>
                <w:sz w:val="20"/>
                <w:rPrChange w:id="172" w:author="Roshny Ravindran" w:date="2026-08-04T07:43:00Z" w16du:dateUtc="2026-08-04T03:43:00Z">
                  <w:rPr>
                    <w:b/>
                    <w:color w:val="FF0000"/>
                    <w:sz w:val="20"/>
                  </w:rPr>
                </w:rPrChange>
              </w:rPr>
              <w:t>Single Trip</w:t>
            </w:r>
            <w:r>
              <w:rPr>
                <w:b/>
                <w:color w:val="80340D" w:themeColor="accent2" w:themeShade="80"/>
                <w:sz w:val="20"/>
                <w:rPrChange w:id="173" w:author="Roshny Ravindran" w:date="2026-08-04T07:43:00Z" w16du:dateUtc="2026-08-04T03:43:00Z">
                  <w:rPr>
                    <w:b/>
                    <w:sz w:val="20"/>
                  </w:rPr>
                </w:rPrChange>
              </w:rPr>
              <w:t xml:space="preserve"> </w:t>
            </w:r>
          </w:p>
        </w:tc>
        <w:tc>
          <w:tcPr>
            <w:tcW w:w="5713" w:type="dxa"/>
            <w:tcBorders>
              <w:top w:val="single" w:sz="4" w:space="0" w:color="000000"/>
              <w:left w:val="single" w:sz="4" w:space="0" w:color="000000"/>
              <w:bottom w:val="single" w:sz="4" w:space="0" w:color="000000"/>
              <w:right w:val="single" w:sz="4" w:space="0" w:color="000000"/>
            </w:tcBorders>
            <w:vAlign w:val="bottom"/>
          </w:tcPr>
          <w:p w14:paraId="6BB378C4" w14:textId="77777777" w:rsidR="0054391F" w:rsidRPr="00CF19EE" w:rsidRDefault="00C826BD">
            <w:pPr>
              <w:spacing w:after="0"/>
              <w:ind w:left="46"/>
              <w:jc w:val="left"/>
              <w:rPr>
                <w:color w:val="80340D" w:themeColor="accent2" w:themeShade="80"/>
                <w:rPrChange w:id="174" w:author="Roshny Ravindran" w:date="2026-08-04T07:43:00Z" w16du:dateUtc="2026-08-04T03:43:00Z">
                  <w:rPr/>
                </w:rPrChange>
              </w:rPr>
            </w:pPr>
            <w:r>
              <w:rPr>
                <w:b/>
                <w:bCs/>
                <w:color w:val="80340D" w:themeColor="accent2" w:themeShade="80"/>
                <w:sz w:val="20"/>
                <w:szCs w:val="20"/>
                <w:rtl/>
                <w:rPrChange w:id="175" w:author="Roshny Ravindran" w:date="2026-08-04T07:43:00Z" w16du:dateUtc="2026-08-04T03:43:00Z">
                  <w:rPr>
                    <w:b/>
                    <w:bCs/>
                    <w:color w:val="FF0000"/>
                    <w:sz w:val="20"/>
                    <w:szCs w:val="20"/>
                    <w:rtl/>
                  </w:rPr>
                </w:rPrChange>
              </w:rPr>
              <w:t xml:space="preserve">الرحلة الفردية</w:t>
            </w:r>
          </w:p>
        </w:tc>
      </w:tr>
      <w:tr w:rsidR="0054391F" w14:paraId="735A76A8" w14:textId="77777777">
        <w:trPr>
          <w:trHeight w:val="290"/>
        </w:trPr>
        <w:tc>
          <w:tcPr>
            <w:tcW w:w="5877" w:type="dxa"/>
            <w:tcBorders>
              <w:top w:val="single" w:sz="4" w:space="0" w:color="000000"/>
              <w:left w:val="single" w:sz="4" w:space="0" w:color="000000"/>
              <w:bottom w:val="single" w:sz="4" w:space="0" w:color="000000"/>
              <w:right w:val="single" w:sz="4" w:space="0" w:color="000000"/>
            </w:tcBorders>
          </w:tcPr>
          <w:p w14:paraId="58C91D39" w14:textId="77777777" w:rsidR="0054391F" w:rsidRDefault="00C826BD">
            <w:pPr>
              <w:bidi w:val="0"/>
              <w:spacing w:after="0"/>
              <w:ind w:left="108"/>
              <w:jc w:val="left"/>
            </w:pPr>
            <w:r>
              <w:rPr>
                <w:sz w:val="20"/>
              </w:rPr>
              <w:t xml:space="preserve">A single return holiday or journey of up to 90 days, beginning and ending in your home area. </w:t>
            </w:r>
          </w:p>
        </w:tc>
        <w:tc>
          <w:tcPr>
            <w:tcW w:w="5713" w:type="dxa"/>
            <w:tcBorders>
              <w:top w:val="single" w:sz="4" w:space="0" w:color="000000"/>
              <w:left w:val="single" w:sz="4" w:space="0" w:color="000000"/>
              <w:bottom w:val="single" w:sz="4" w:space="0" w:color="000000"/>
              <w:right w:val="single" w:sz="4" w:space="0" w:color="000000"/>
            </w:tcBorders>
          </w:tcPr>
          <w:p w14:paraId="3672F62A" w14:textId="77777777" w:rsidR="0054391F" w:rsidRDefault="00C826BD">
            <w:pPr>
              <w:spacing w:after="0"/>
              <w:ind w:left="45"/>
              <w:jc w:val="left"/>
            </w:pPr>
            <w:r>
              <w:rPr>
                <w:sz w:val="20"/>
                <w:szCs w:val="20"/>
                <w:rtl/>
              </w:rPr>
              <w:t xml:space="preserve">وتعني رحلة أو إجازة فردية ذهابًا وعودة لمدة تصل إلى 90 يومًا، تبدأ وتنتهي في منطقة محل إقامتك.</w:t>
            </w:r>
          </w:p>
        </w:tc>
      </w:tr>
    </w:tbl>
    <w:p w14:paraId="7086FD38" w14:textId="77777777" w:rsidR="0054391F" w:rsidRDefault="0054391F">
      <w:pPr>
        <w:bidi w:val="0"/>
        <w:spacing w:after="0"/>
        <w:ind w:right="372"/>
        <w:jc w:val="left"/>
      </w:pPr>
    </w:p>
    <w:tbl>
      <w:tblPr>
        <w:tblStyle w:val="TableGrid"/>
        <w:tblW w:w="11590" w:type="dxa"/>
        <w:tblInd w:w="278" w:type="dxa"/>
        <w:tblCellMar>
          <w:top w:w="0" w:type="dxa"/>
          <w:left w:w="5" w:type="dxa"/>
          <w:bottom w:w="0" w:type="dxa"/>
          <w:right w:w="93" w:type="dxa"/>
        </w:tblCellMar>
        <w:tblLook w:val="04A0" w:firstRow="1" w:lastRow="0" w:firstColumn="1" w:lastColumn="0" w:noHBand="0" w:noVBand="1"/>
      </w:tblPr>
      <w:tblGrid>
        <w:gridCol w:w="5877"/>
        <w:gridCol w:w="5713"/>
      </w:tblGrid>
      <w:tr w:rsidR="0054391F" w14:paraId="334F9DBA" w14:textId="77777777">
        <w:trPr>
          <w:trHeight w:val="411"/>
        </w:trPr>
        <w:tc>
          <w:tcPr>
            <w:tcW w:w="5877" w:type="dxa"/>
            <w:tcBorders>
              <w:top w:val="single" w:sz="4" w:space="0" w:color="000000"/>
              <w:left w:val="single" w:sz="4" w:space="0" w:color="000000"/>
              <w:bottom w:val="single" w:sz="4" w:space="0" w:color="000000"/>
              <w:right w:val="single" w:sz="4" w:space="0" w:color="000000"/>
            </w:tcBorders>
          </w:tcPr>
          <w:p w14:paraId="05AD46A8" w14:textId="77777777" w:rsidR="0054391F" w:rsidRDefault="00C826BD">
            <w:pPr>
              <w:bidi w:val="0"/>
              <w:spacing w:after="0"/>
              <w:ind w:left="108"/>
              <w:jc w:val="left"/>
            </w:pPr>
            <w:r>
              <w:rPr>
                <w:b/>
                <w:color w:val="80340D" w:themeColor="accent2" w:themeShade="80"/>
                <w:sz w:val="20"/>
                <w:rPrChange w:id="177" w:author="Roshny Ravindran" w:date="2026-08-04T07:43:00Z" w16du:dateUtc="2026-08-04T03:43:00Z">
                  <w:rPr>
                    <w:b/>
                    <w:color w:val="FF0000"/>
                    <w:sz w:val="20"/>
                  </w:rPr>
                </w:rPrChange>
              </w:rPr>
              <w:t xml:space="preserve">Please note: </w:t>
            </w:r>
            <w:r>
              <w:rPr>
                <w:sz w:val="20"/>
              </w:rPr>
              <w:t xml:space="preserve">(Single Trip policies only) </w:t>
            </w:r>
          </w:p>
        </w:tc>
        <w:tc>
          <w:tcPr>
            <w:tcW w:w="5713" w:type="dxa"/>
            <w:tcBorders>
              <w:top w:val="single" w:sz="4" w:space="0" w:color="000000"/>
              <w:left w:val="single" w:sz="4" w:space="0" w:color="000000"/>
              <w:bottom w:val="single" w:sz="4" w:space="0" w:color="000000"/>
              <w:right w:val="single" w:sz="4" w:space="0" w:color="000000"/>
            </w:tcBorders>
          </w:tcPr>
          <w:p w14:paraId="637C5181" w14:textId="77777777" w:rsidR="0054391F" w:rsidRDefault="00C826BD">
            <w:pPr>
              <w:spacing w:after="0"/>
              <w:ind w:left="4"/>
              <w:jc w:val="left"/>
            </w:pPr>
            <w:r>
              <w:rPr>
                <w:color w:val="FF0000"/>
                <w:sz w:val="20"/>
                <w:szCs w:val="20"/>
                <w:rtl/>
              </w:rPr>
              <w:t xml:space="preserve">يرجى ملاحظة: (بوالص الرحلات الفردية فقط)</w:t>
            </w:r>
          </w:p>
        </w:tc>
      </w:tr>
      <w:tr w:rsidR="0054391F" w14:paraId="26C85B98" w14:textId="77777777">
        <w:trPr>
          <w:trHeight w:val="566"/>
        </w:trPr>
        <w:tc>
          <w:tcPr>
            <w:tcW w:w="5877" w:type="dxa"/>
            <w:tcBorders>
              <w:top w:val="single" w:sz="4" w:space="0" w:color="000000"/>
              <w:left w:val="single" w:sz="4" w:space="0" w:color="000000"/>
              <w:bottom w:val="single" w:sz="4" w:space="0" w:color="000000"/>
              <w:right w:val="single" w:sz="4" w:space="0" w:color="000000"/>
            </w:tcBorders>
          </w:tcPr>
          <w:p w14:paraId="1062B693" w14:textId="77777777" w:rsidR="0054391F" w:rsidRDefault="00C826BD">
            <w:pPr>
              <w:bidi w:val="0"/>
              <w:spacing w:after="0"/>
              <w:ind w:left="108"/>
              <w:jc w:val="left"/>
            </w:pPr>
            <w:r>
              <w:rPr>
                <w:sz w:val="20"/>
              </w:rPr>
              <w:t xml:space="preserve">It does not matter how long you buy cover for, it ends when you return to your home area. </w:t>
            </w:r>
          </w:p>
        </w:tc>
        <w:tc>
          <w:tcPr>
            <w:tcW w:w="5713" w:type="dxa"/>
            <w:tcBorders>
              <w:top w:val="single" w:sz="4" w:space="0" w:color="000000"/>
              <w:left w:val="single" w:sz="4" w:space="0" w:color="000000"/>
              <w:bottom w:val="single" w:sz="4" w:space="0" w:color="000000"/>
              <w:right w:val="single" w:sz="4" w:space="0" w:color="000000"/>
            </w:tcBorders>
          </w:tcPr>
          <w:p w14:paraId="3602DC40" w14:textId="77777777" w:rsidR="0054391F" w:rsidRDefault="00C826BD">
            <w:pPr>
              <w:spacing w:after="0"/>
              <w:ind w:left="1" w:right="1644" w:hanging="1"/>
            </w:pPr>
            <w:r>
              <w:rPr>
                <w:sz w:val="20"/>
                <w:szCs w:val="20"/>
                <w:rtl/>
              </w:rPr>
              <w:t xml:space="preserve">لا تمثل مدة شرائك للغطاء التأميني أي فارق، حيث إنه ينتهي عند عودتك إلى المنطقة التي يقع بها محل إقامتك.</w:t>
            </w:r>
          </w:p>
        </w:tc>
      </w:tr>
      <w:tr w:rsidR="0054391F" w:rsidRPr="003B39BC" w14:paraId="2CCFC112" w14:textId="77777777">
        <w:trPr>
          <w:trHeight w:val="355"/>
        </w:trPr>
        <w:tc>
          <w:tcPr>
            <w:tcW w:w="5877" w:type="dxa"/>
            <w:tcBorders>
              <w:top w:val="single" w:sz="4" w:space="0" w:color="000000"/>
              <w:left w:val="single" w:sz="4" w:space="0" w:color="000000"/>
              <w:bottom w:val="single" w:sz="4" w:space="0" w:color="000000"/>
              <w:right w:val="single" w:sz="4" w:space="0" w:color="000000"/>
            </w:tcBorders>
          </w:tcPr>
          <w:p w14:paraId="6F6E8F9C" w14:textId="77777777" w:rsidR="0054391F" w:rsidRPr="003B39BC" w:rsidRDefault="00C826BD">
            <w:pPr>
              <w:bidi w:val="0"/>
              <w:spacing w:after="0"/>
              <w:ind w:left="108"/>
              <w:jc w:val="left"/>
              <w:rPr>
                <w:color w:val="80340D" w:themeColor="accent2" w:themeShade="80"/>
                <w:rPrChange w:id="178" w:author="Roshny Ravindran" w:date="2026-08-04T07:43:00Z" w16du:dateUtc="2026-08-04T03:43:00Z">
                  <w:rPr/>
                </w:rPrChange>
              </w:rPr>
            </w:pPr>
            <w:r>
              <w:rPr>
                <w:b/>
                <w:color w:val="80340D" w:themeColor="accent2" w:themeShade="80"/>
                <w:sz w:val="20"/>
                <w:rPrChange w:id="179" w:author="Roshny Ravindran" w:date="2026-08-04T07:43:00Z" w16du:dateUtc="2026-08-04T03:43:00Z">
                  <w:rPr>
                    <w:b/>
                    <w:color w:val="FF0000"/>
                    <w:sz w:val="20"/>
                  </w:rPr>
                </w:rPrChange>
              </w:rPr>
              <w:t>Sports and Other Leisure Activities</w:t>
            </w:r>
            <w:r>
              <w:rPr>
                <w:b/>
                <w:color w:val="80340D" w:themeColor="accent2" w:themeShade="80"/>
                <w:sz w:val="20"/>
                <w:rPrChange w:id="180" w:author="Roshny Ravindran" w:date="2026-08-04T07:43:00Z" w16du:dateUtc="2026-08-04T03:43:00Z">
                  <w:rPr>
                    <w:b/>
                    <w:sz w:val="20"/>
                  </w:rPr>
                </w:rPrChange>
              </w:rPr>
              <w:t xml:space="preserve"> </w:t>
            </w:r>
          </w:p>
        </w:tc>
        <w:tc>
          <w:tcPr>
            <w:tcW w:w="5713" w:type="dxa"/>
            <w:tcBorders>
              <w:top w:val="single" w:sz="4" w:space="0" w:color="000000"/>
              <w:left w:val="single" w:sz="4" w:space="0" w:color="000000"/>
              <w:bottom w:val="single" w:sz="4" w:space="0" w:color="000000"/>
              <w:right w:val="single" w:sz="4" w:space="0" w:color="000000"/>
            </w:tcBorders>
          </w:tcPr>
          <w:p w14:paraId="7F88591E" w14:textId="77777777" w:rsidR="0054391F" w:rsidRPr="003B39BC" w:rsidRDefault="00C826BD">
            <w:pPr>
              <w:spacing w:after="0"/>
              <w:ind w:left="5"/>
              <w:jc w:val="left"/>
              <w:rPr>
                <w:color w:val="80340D" w:themeColor="accent2" w:themeShade="80"/>
                <w:rPrChange w:id="181" w:author="Roshny Ravindran" w:date="2026-08-04T07:43:00Z" w16du:dateUtc="2026-08-04T03:43:00Z">
                  <w:rPr/>
                </w:rPrChange>
              </w:rPr>
            </w:pPr>
            <w:r>
              <w:rPr>
                <w:b/>
                <w:bCs/>
                <w:color w:val="80340D" w:themeColor="accent2" w:themeShade="80"/>
                <w:sz w:val="20"/>
                <w:szCs w:val="20"/>
                <w:rtl/>
                <w:rPrChange w:id="182" w:author="Roshny Ravindran" w:date="2026-08-04T07:43:00Z" w16du:dateUtc="2026-08-04T03:43:00Z">
                  <w:rPr>
                    <w:b/>
                    <w:bCs/>
                    <w:color w:val="FF0000"/>
                    <w:sz w:val="20"/>
                    <w:szCs w:val="20"/>
                    <w:rtl/>
                  </w:rPr>
                </w:rPrChange>
              </w:rPr>
              <w:t xml:space="preserve">الرياضات والأنشطة الترفيهية الأخرى</w:t>
            </w:r>
          </w:p>
        </w:tc>
      </w:tr>
      <w:tr w:rsidR="0054391F" w14:paraId="444D8E67" w14:textId="77777777">
        <w:trPr>
          <w:trHeight w:val="1128"/>
        </w:trPr>
        <w:tc>
          <w:tcPr>
            <w:tcW w:w="5877" w:type="dxa"/>
            <w:tcBorders>
              <w:top w:val="single" w:sz="4" w:space="0" w:color="000000"/>
              <w:left w:val="single" w:sz="4" w:space="0" w:color="000000"/>
              <w:bottom w:val="single" w:sz="4" w:space="0" w:color="000000"/>
              <w:right w:val="single" w:sz="4" w:space="0" w:color="000000"/>
            </w:tcBorders>
          </w:tcPr>
          <w:p w14:paraId="392E9C0B" w14:textId="77777777" w:rsidR="0054391F" w:rsidRDefault="00C826BD">
            <w:pPr>
              <w:bidi w:val="0"/>
              <w:spacing w:after="0"/>
              <w:ind w:left="108" w:right="74"/>
              <w:jc w:val="both"/>
            </w:pPr>
            <w:r>
              <w:rPr>
                <w:sz w:val="20"/>
              </w:rPr>
              <w:t xml:space="preserve">You may not be covered when you take part in certain sports or activities where there is a high risk you will be injured. Please see Sports and Leisure Activities section of this document for information about dangerous or sporting activities that are covered at no extra premium under this policy. </w:t>
            </w:r>
          </w:p>
        </w:tc>
        <w:tc>
          <w:tcPr>
            <w:tcW w:w="5713" w:type="dxa"/>
            <w:tcBorders>
              <w:top w:val="single" w:sz="4" w:space="0" w:color="000000"/>
              <w:left w:val="single" w:sz="4" w:space="0" w:color="000000"/>
              <w:bottom w:val="single" w:sz="4" w:space="0" w:color="000000"/>
              <w:right w:val="single" w:sz="4" w:space="0" w:color="000000"/>
            </w:tcBorders>
          </w:tcPr>
          <w:p w14:paraId="4C2516EE" w14:textId="77777777" w:rsidR="0054391F" w:rsidRDefault="00C826BD">
            <w:pPr>
              <w:spacing w:after="0"/>
              <w:ind w:left="4"/>
              <w:jc w:val="left"/>
            </w:pPr>
            <w:r>
              <w:rPr>
                <w:sz w:val="20"/>
                <w:szCs w:val="20"/>
                <w:rtl/>
              </w:rPr>
              <w:t xml:space="preserve">قد لا تكون مشمولًا بالتغطية التأمينية في حال مشاركتك في رياضات أو أنشطة معينة</w:t>
            </w:r>
          </w:p>
          <w:p w14:paraId="45ED867F" w14:textId="77777777" w:rsidR="0054391F" w:rsidRDefault="00C826BD">
            <w:pPr>
              <w:spacing w:after="0"/>
              <w:ind w:left="2" w:right="422" w:hanging="2"/>
              <w:jc w:val="both"/>
            </w:pPr>
            <w:r>
              <w:rPr>
                <w:sz w:val="20"/>
                <w:szCs w:val="20"/>
                <w:rtl/>
              </w:rPr>
              <w:t xml:space="preserve">تشوبها مخاطر مرتفعة بتعرضك للإصابة. يرجى الاطلاع على فقرة الرياضات والأنشطة الترفيهية الأخرى من هذه الوثيقة للتعرف على الأنشطة الخطيرة أو الرياضية التي تكون ضمن التغطية وذلك دون أي قسط تأمين إضافي بموجب هذه البوليصة.</w:t>
            </w:r>
          </w:p>
        </w:tc>
      </w:tr>
      <w:tr w:rsidR="0054391F" w:rsidRPr="003B39BC" w14:paraId="61F7C739" w14:textId="77777777">
        <w:trPr>
          <w:trHeight w:val="346"/>
        </w:trPr>
        <w:tc>
          <w:tcPr>
            <w:tcW w:w="5877" w:type="dxa"/>
            <w:tcBorders>
              <w:top w:val="single" w:sz="4" w:space="0" w:color="000000"/>
              <w:left w:val="single" w:sz="4" w:space="0" w:color="000000"/>
              <w:bottom w:val="single" w:sz="4" w:space="0" w:color="000000"/>
              <w:right w:val="single" w:sz="4" w:space="0" w:color="000000"/>
            </w:tcBorders>
          </w:tcPr>
          <w:p w14:paraId="6E5CDE35" w14:textId="77777777" w:rsidR="0054391F" w:rsidRPr="003B39BC" w:rsidRDefault="00C826BD">
            <w:pPr>
              <w:bidi w:val="0"/>
              <w:spacing w:after="0"/>
              <w:ind w:left="108"/>
              <w:jc w:val="left"/>
              <w:rPr>
                <w:color w:val="80340D" w:themeColor="accent2" w:themeShade="80"/>
                <w:rPrChange w:id="184" w:author="Roshny Ravindran" w:date="2026-08-04T07:43:00Z" w16du:dateUtc="2026-08-04T03:43:00Z">
                  <w:rPr/>
                </w:rPrChange>
              </w:rPr>
            </w:pPr>
            <w:r>
              <w:rPr>
                <w:b/>
                <w:color w:val="80340D" w:themeColor="accent2" w:themeShade="80"/>
                <w:sz w:val="20"/>
                <w:rPrChange w:id="185" w:author="Roshny Ravindran" w:date="2026-08-04T07:43:00Z" w16du:dateUtc="2026-08-04T03:43:00Z">
                  <w:rPr>
                    <w:b/>
                    <w:color w:val="FF0000"/>
                    <w:sz w:val="20"/>
                  </w:rPr>
                </w:rPrChange>
              </w:rPr>
              <w:t>What to do? - Medical and Other Emergencies</w:t>
            </w:r>
            <w:r>
              <w:rPr>
                <w:b/>
                <w:color w:val="80340D" w:themeColor="accent2" w:themeShade="80"/>
                <w:sz w:val="20"/>
                <w:rPrChange w:id="186" w:author="Roshny Ravindran" w:date="2026-08-04T07:43:00Z" w16du:dateUtc="2026-08-04T03:43:00Z">
                  <w:rPr>
                    <w:b/>
                    <w:sz w:val="20"/>
                  </w:rPr>
                </w:rPrChange>
              </w:rPr>
              <w:t xml:space="preserve"> </w:t>
            </w:r>
          </w:p>
        </w:tc>
        <w:tc>
          <w:tcPr>
            <w:tcW w:w="5713" w:type="dxa"/>
            <w:tcBorders>
              <w:top w:val="single" w:sz="4" w:space="0" w:color="000000"/>
              <w:left w:val="single" w:sz="4" w:space="0" w:color="000000"/>
              <w:bottom w:val="single" w:sz="4" w:space="0" w:color="000000"/>
              <w:right w:val="single" w:sz="4" w:space="0" w:color="000000"/>
            </w:tcBorders>
          </w:tcPr>
          <w:p w14:paraId="7BC57A75" w14:textId="77777777" w:rsidR="0054391F" w:rsidRPr="003B39BC" w:rsidRDefault="00C826BD">
            <w:pPr>
              <w:spacing w:after="0"/>
              <w:ind w:left="5"/>
              <w:jc w:val="left"/>
              <w:rPr>
                <w:color w:val="80340D" w:themeColor="accent2" w:themeShade="80"/>
                <w:rPrChange w:id="187" w:author="Roshny Ravindran" w:date="2026-08-04T07:43:00Z" w16du:dateUtc="2026-08-04T03:43:00Z">
                  <w:rPr/>
                </w:rPrChange>
              </w:rPr>
            </w:pPr>
            <w:r>
              <w:rPr>
                <w:b/>
                <w:bCs/>
                <w:color w:val="80340D" w:themeColor="accent2" w:themeShade="80"/>
                <w:sz w:val="20"/>
                <w:szCs w:val="20"/>
                <w:rtl/>
                <w:rPrChange w:id="188" w:author="Roshny Ravindran" w:date="2026-08-04T07:43:00Z" w16du:dateUtc="2026-08-04T03:43:00Z">
                  <w:rPr>
                    <w:b/>
                    <w:bCs/>
                    <w:color w:val="FF0000"/>
                    <w:sz w:val="20"/>
                    <w:szCs w:val="20"/>
                    <w:rtl/>
                  </w:rPr>
                </w:rPrChange>
              </w:rPr>
              <w:t xml:space="preserve">ما يجب القيام به؟ – الحالات الطارئة الطبية والحالات الطارئة الأخرى</w:t>
            </w:r>
          </w:p>
        </w:tc>
      </w:tr>
      <w:tr w:rsidR="0054391F" w14:paraId="36D5DE75" w14:textId="77777777">
        <w:trPr>
          <w:trHeight w:val="286"/>
        </w:trPr>
        <w:tc>
          <w:tcPr>
            <w:tcW w:w="5877" w:type="dxa"/>
            <w:tcBorders>
              <w:top w:val="single" w:sz="4" w:space="0" w:color="000000"/>
              <w:left w:val="single" w:sz="4" w:space="0" w:color="000000"/>
              <w:bottom w:val="single" w:sz="4" w:space="0" w:color="000000"/>
              <w:right w:val="single" w:sz="4" w:space="0" w:color="000000"/>
            </w:tcBorders>
          </w:tcPr>
          <w:p w14:paraId="79A2C51F" w14:textId="77777777" w:rsidR="0054391F" w:rsidRDefault="00C826BD">
            <w:pPr>
              <w:bidi w:val="0"/>
              <w:spacing w:after="0"/>
              <w:ind w:left="108"/>
              <w:jc w:val="left"/>
            </w:pPr>
            <w:r>
              <w:rPr>
                <w:sz w:val="20"/>
              </w:rPr>
              <w:t xml:space="preserve">We will help you immediately if you are ill or injured outside the home area you live in. </w:t>
            </w:r>
          </w:p>
        </w:tc>
        <w:tc>
          <w:tcPr>
            <w:tcW w:w="5713" w:type="dxa"/>
            <w:tcBorders>
              <w:top w:val="single" w:sz="4" w:space="0" w:color="000000"/>
              <w:left w:val="single" w:sz="4" w:space="0" w:color="000000"/>
              <w:bottom w:val="single" w:sz="4" w:space="0" w:color="000000"/>
              <w:right w:val="single" w:sz="4" w:space="0" w:color="000000"/>
            </w:tcBorders>
          </w:tcPr>
          <w:p w14:paraId="74713A48" w14:textId="77777777" w:rsidR="0054391F" w:rsidRDefault="00C826BD">
            <w:pPr>
              <w:spacing w:after="0"/>
              <w:ind w:left="5"/>
              <w:jc w:val="left"/>
            </w:pPr>
            <w:r>
              <w:rPr>
                <w:sz w:val="20"/>
                <w:szCs w:val="20"/>
                <w:rtl/>
              </w:rPr>
              <w:t xml:space="preserve">سنقوم بمساعدتك بشكل فوري في حال كنت مريضًا أو مصابًا خارج المنطقة التي يقع بها محل إقامتك.</w:t>
            </w:r>
          </w:p>
        </w:tc>
      </w:tr>
      <w:tr w:rsidR="0054391F" w14:paraId="36F598F7" w14:textId="77777777">
        <w:trPr>
          <w:trHeight w:val="691"/>
        </w:trPr>
        <w:tc>
          <w:tcPr>
            <w:tcW w:w="5877" w:type="dxa"/>
            <w:tcBorders>
              <w:top w:val="single" w:sz="4" w:space="0" w:color="000000"/>
              <w:left w:val="single" w:sz="4" w:space="0" w:color="000000"/>
              <w:bottom w:val="single" w:sz="4" w:space="0" w:color="000000"/>
              <w:right w:val="single" w:sz="4" w:space="0" w:color="000000"/>
            </w:tcBorders>
            <w:vAlign w:val="bottom"/>
          </w:tcPr>
          <w:p w14:paraId="45C4038C" w14:textId="77777777" w:rsidR="0054391F" w:rsidRDefault="00C826BD">
            <w:pPr>
              <w:bidi w:val="0"/>
              <w:spacing w:after="0"/>
              <w:ind w:left="108"/>
              <w:jc w:val="both"/>
            </w:pPr>
            <w:r>
              <w:rPr>
                <w:sz w:val="20"/>
              </w:rPr>
              <w:lastRenderedPageBreak/>
              <w:t xml:space="preserve">We provide a 24-hour emergency service 365 days a year, and you can contact us on the following number: </w:t>
            </w:r>
          </w:p>
        </w:tc>
        <w:tc>
          <w:tcPr>
            <w:tcW w:w="5713" w:type="dxa"/>
            <w:tcBorders>
              <w:top w:val="single" w:sz="4" w:space="0" w:color="000000"/>
              <w:left w:val="single" w:sz="4" w:space="0" w:color="000000"/>
              <w:bottom w:val="single" w:sz="4" w:space="0" w:color="000000"/>
              <w:right w:val="single" w:sz="4" w:space="0" w:color="000000"/>
            </w:tcBorders>
          </w:tcPr>
          <w:p w14:paraId="0BC8F1EC" w14:textId="77777777" w:rsidR="0054391F" w:rsidRDefault="00C826BD">
            <w:pPr>
              <w:spacing w:after="0"/>
              <w:jc w:val="left"/>
            </w:pPr>
            <w:r>
              <w:rPr>
                <w:sz w:val="20"/>
                <w:szCs w:val="20"/>
                <w:rtl/>
              </w:rPr>
              <w:t xml:space="preserve">إننا نقدم خدمات للحالات الطارئة على مدار 24 ساعة طوال 365 يومًا في السنة ويمكنك الاتصال بنا على الرقم التالي:</w:t>
            </w:r>
          </w:p>
        </w:tc>
      </w:tr>
      <w:tr w:rsidR="0054391F" w14:paraId="54379476" w14:textId="77777777">
        <w:trPr>
          <w:trHeight w:val="317"/>
        </w:trPr>
        <w:tc>
          <w:tcPr>
            <w:tcW w:w="5877" w:type="dxa"/>
            <w:tcBorders>
              <w:top w:val="single" w:sz="4" w:space="0" w:color="000000"/>
              <w:left w:val="single" w:sz="4" w:space="0" w:color="000000"/>
              <w:bottom w:val="single" w:sz="4" w:space="0" w:color="000000"/>
              <w:right w:val="single" w:sz="4" w:space="0" w:color="000000"/>
            </w:tcBorders>
          </w:tcPr>
          <w:p w14:paraId="06FA1858" w14:textId="77777777" w:rsidR="0054391F" w:rsidRDefault="00C826BD">
            <w:pPr>
              <w:bidi w:val="0"/>
              <w:spacing w:after="0"/>
              <w:ind w:left="108"/>
              <w:jc w:val="left"/>
            </w:pPr>
            <w:r>
              <w:rPr>
                <w:color w:val="FF0000"/>
                <w:sz w:val="20"/>
                <w:rPrChange w:id="190" w:author="Roshny Ravindran" w:date="2026-08-04T07:43:00Z" w16du:dateUtc="2026-08-04T03:43:00Z">
                  <w:rPr>
                    <w:sz w:val="20"/>
                  </w:rPr>
                </w:rPrChange>
              </w:rPr>
              <w:t xml:space="preserve">Emergency telephone number: </w:t>
            </w:r>
            <w:r>
              <w:rPr>
                <w:b/>
                <w:color w:val="FF0000"/>
                <w:sz w:val="16"/>
              </w:rPr>
              <w:t>+44 2031264179</w:t>
            </w:r>
            <w:r>
              <w:rPr>
                <w:b/>
                <w:color w:val="FF0000"/>
                <w:sz w:val="16"/>
                <w:rPrChange w:id="191" w:author="Roshny Ravindran" w:date="2026-08-04T07:43:00Z" w16du:dateUtc="2026-08-04T03:43:00Z">
                  <w:rPr>
                    <w:b/>
                    <w:sz w:val="16"/>
                  </w:rPr>
                </w:rPrChange>
              </w:rPr>
              <w:t xml:space="preserve"> </w:t>
            </w:r>
          </w:p>
        </w:tc>
        <w:tc>
          <w:tcPr>
            <w:tcW w:w="5713" w:type="dxa"/>
            <w:tcBorders>
              <w:top w:val="single" w:sz="4" w:space="0" w:color="000000"/>
              <w:left w:val="single" w:sz="4" w:space="0" w:color="000000"/>
              <w:bottom w:val="single" w:sz="4" w:space="0" w:color="000000"/>
              <w:right w:val="single" w:sz="4" w:space="0" w:color="000000"/>
            </w:tcBorders>
          </w:tcPr>
          <w:p w14:paraId="4384AEED" w14:textId="77777777" w:rsidR="0054391F" w:rsidRDefault="00C826BD">
            <w:pPr>
              <w:spacing w:after="0"/>
              <w:ind w:left="138"/>
              <w:jc w:val="left"/>
            </w:pPr>
            <w:r>
              <w:rPr>
                <w:sz w:val="20"/>
                <w:szCs w:val="20"/>
                <w:rtl/>
              </w:rPr>
              <w:t xml:space="preserve">رقم هاتف الطوارئ: +44 2031264179</w:t>
            </w:r>
          </w:p>
        </w:tc>
      </w:tr>
      <w:tr w:rsidR="0054391F" w14:paraId="2CBCD0B5" w14:textId="77777777">
        <w:trPr>
          <w:trHeight w:val="691"/>
        </w:trPr>
        <w:tc>
          <w:tcPr>
            <w:tcW w:w="5877" w:type="dxa"/>
            <w:tcBorders>
              <w:top w:val="single" w:sz="4" w:space="0" w:color="000000"/>
              <w:left w:val="single" w:sz="4" w:space="0" w:color="000000"/>
              <w:bottom w:val="single" w:sz="4" w:space="0" w:color="000000"/>
              <w:right w:val="single" w:sz="4" w:space="0" w:color="000000"/>
            </w:tcBorders>
          </w:tcPr>
          <w:p w14:paraId="73474EF4" w14:textId="77777777" w:rsidR="0054391F" w:rsidRDefault="00C826BD">
            <w:pPr>
              <w:bidi w:val="0"/>
              <w:spacing w:after="0"/>
              <w:ind w:left="108"/>
              <w:jc w:val="both"/>
            </w:pPr>
            <w:r>
              <w:rPr>
                <w:sz w:val="20"/>
              </w:rPr>
              <w:t xml:space="preserve">When you contact us you will need to say where you bought the policy from and give the following information: </w:t>
            </w:r>
          </w:p>
        </w:tc>
        <w:tc>
          <w:tcPr>
            <w:tcW w:w="5713" w:type="dxa"/>
            <w:tcBorders>
              <w:top w:val="single" w:sz="4" w:space="0" w:color="000000"/>
              <w:left w:val="single" w:sz="4" w:space="0" w:color="000000"/>
              <w:bottom w:val="single" w:sz="4" w:space="0" w:color="000000"/>
              <w:right w:val="single" w:sz="4" w:space="0" w:color="000000"/>
            </w:tcBorders>
          </w:tcPr>
          <w:p w14:paraId="11ACC98D" w14:textId="77777777" w:rsidR="0054391F" w:rsidRDefault="00C826BD">
            <w:pPr>
              <w:spacing w:after="0"/>
              <w:ind w:left="3"/>
              <w:jc w:val="left"/>
            </w:pPr>
            <w:r>
              <w:rPr>
                <w:sz w:val="20"/>
                <w:szCs w:val="20"/>
                <w:rtl/>
              </w:rPr>
              <w:t xml:space="preserve">عندما تقوم بالاتصال بنا فإنه سيتوجب عليك التنويه عن محل شرائك للبوليصة وتقديم المعلومات التالية:</w:t>
            </w:r>
          </w:p>
        </w:tc>
      </w:tr>
      <w:tr w:rsidR="0054391F" w14:paraId="06B4BBC5" w14:textId="77777777">
        <w:trPr>
          <w:trHeight w:val="173"/>
        </w:trPr>
        <w:tc>
          <w:tcPr>
            <w:tcW w:w="5877" w:type="dxa"/>
            <w:tcBorders>
              <w:top w:val="single" w:sz="4" w:space="0" w:color="000000"/>
              <w:left w:val="single" w:sz="4" w:space="0" w:color="000000"/>
              <w:bottom w:val="single" w:sz="4" w:space="0" w:color="000000"/>
              <w:right w:val="single" w:sz="4" w:space="0" w:color="000000"/>
            </w:tcBorders>
          </w:tcPr>
          <w:p w14:paraId="629F8937" w14:textId="77777777" w:rsidR="0054391F" w:rsidRDefault="00C826BD">
            <w:pPr>
              <w:bidi w:val="0"/>
              <w:spacing w:after="0"/>
              <w:ind w:left="1628"/>
              <w:jc w:val="left"/>
            </w:pPr>
            <w:r>
              <w:rPr>
                <w:rFonts w:ascii="Segoe UI Symbol" w:eastAsia="Segoe UI Symbol" w:hAnsi="Segoe UI Symbol" w:cs="Segoe UI Symbol"/>
                <w:sz w:val="14"/>
              </w:rPr>
              <w:t>•</w:t>
            </w:r>
            <w:r>
              <w:rPr>
                <w:rFonts w:ascii="Arial" w:eastAsia="Arial" w:hAnsi="Arial" w:cs="Arial"/>
                <w:sz w:val="14"/>
              </w:rPr>
              <w:t xml:space="preserve"> </w:t>
            </w:r>
            <w:r>
              <w:rPr>
                <w:sz w:val="20"/>
              </w:rPr>
              <w:t xml:space="preserve">Your name and address </w:t>
            </w:r>
          </w:p>
        </w:tc>
        <w:tc>
          <w:tcPr>
            <w:tcW w:w="5713" w:type="dxa"/>
            <w:tcBorders>
              <w:top w:val="single" w:sz="4" w:space="0" w:color="000000"/>
              <w:left w:val="single" w:sz="4" w:space="0" w:color="000000"/>
              <w:bottom w:val="single" w:sz="4" w:space="0" w:color="000000"/>
              <w:right w:val="single" w:sz="4" w:space="0" w:color="000000"/>
            </w:tcBorders>
          </w:tcPr>
          <w:p w14:paraId="1D5FFE8A" w14:textId="77777777" w:rsidR="0054391F" w:rsidRDefault="00C826BD">
            <w:pPr>
              <w:spacing w:after="0"/>
              <w:ind w:left="5"/>
              <w:jc w:val="left"/>
            </w:pPr>
            <w:r>
              <w:rPr>
                <w:rFonts w:ascii="Segoe UI Symbol" w:eastAsia="Segoe UI Symbol" w:hAnsi="Segoe UI Symbol" w:cs="Segoe UI Symbol"/>
                <w:sz w:val="14"/>
                <w:szCs w:val="14"/>
                <w:rtl/>
              </w:rPr>
              <w:t xml:space="preserve">• اسمك وعنوانك</w:t>
            </w:r>
          </w:p>
        </w:tc>
      </w:tr>
      <w:tr w:rsidR="0054391F" w14:paraId="076AA832" w14:textId="77777777">
        <w:trPr>
          <w:trHeight w:val="187"/>
        </w:trPr>
        <w:tc>
          <w:tcPr>
            <w:tcW w:w="5877" w:type="dxa"/>
            <w:tcBorders>
              <w:top w:val="single" w:sz="4" w:space="0" w:color="000000"/>
              <w:left w:val="single" w:sz="4" w:space="0" w:color="000000"/>
              <w:bottom w:val="single" w:sz="4" w:space="0" w:color="000000"/>
              <w:right w:val="single" w:sz="4" w:space="0" w:color="000000"/>
            </w:tcBorders>
          </w:tcPr>
          <w:p w14:paraId="5E941A8E" w14:textId="77777777" w:rsidR="0054391F" w:rsidRDefault="00C826BD">
            <w:pPr>
              <w:bidi w:val="0"/>
              <w:spacing w:after="0"/>
              <w:ind w:left="395"/>
              <w:jc w:val="center"/>
            </w:pPr>
            <w:r>
              <w:rPr>
                <w:rFonts w:ascii="Segoe UI Symbol" w:eastAsia="Segoe UI Symbol" w:hAnsi="Segoe UI Symbol" w:cs="Segoe UI Symbol"/>
                <w:sz w:val="14"/>
              </w:rPr>
              <w:t>•</w:t>
            </w:r>
            <w:r>
              <w:rPr>
                <w:rFonts w:ascii="Arial" w:eastAsia="Arial" w:hAnsi="Arial" w:cs="Arial"/>
                <w:sz w:val="14"/>
              </w:rPr>
              <w:t xml:space="preserve"> </w:t>
            </w:r>
            <w:r>
              <w:rPr>
                <w:sz w:val="20"/>
              </w:rPr>
              <w:t xml:space="preserve">Your policy number shown on your certificate </w:t>
            </w:r>
          </w:p>
        </w:tc>
        <w:tc>
          <w:tcPr>
            <w:tcW w:w="5713" w:type="dxa"/>
            <w:tcBorders>
              <w:top w:val="single" w:sz="4" w:space="0" w:color="000000"/>
              <w:left w:val="single" w:sz="4" w:space="0" w:color="000000"/>
              <w:bottom w:val="single" w:sz="4" w:space="0" w:color="000000"/>
              <w:right w:val="single" w:sz="4" w:space="0" w:color="000000"/>
            </w:tcBorders>
          </w:tcPr>
          <w:p w14:paraId="72CB96F2" w14:textId="77777777" w:rsidR="0054391F" w:rsidRDefault="00C826BD">
            <w:pPr>
              <w:spacing w:after="0"/>
              <w:ind w:left="6"/>
              <w:jc w:val="left"/>
            </w:pPr>
            <w:r>
              <w:rPr>
                <w:rFonts w:ascii="Segoe UI Symbol" w:eastAsia="Segoe UI Symbol" w:hAnsi="Segoe UI Symbol" w:cs="Segoe UI Symbol"/>
                <w:sz w:val="14"/>
                <w:szCs w:val="14"/>
                <w:rtl/>
              </w:rPr>
              <w:t xml:space="preserve">• رقم البوليصة الخاصة بك والوارد في الشهادة الخاصة بك</w:t>
            </w:r>
          </w:p>
        </w:tc>
      </w:tr>
      <w:tr w:rsidR="0054391F" w14:paraId="42C679EB" w14:textId="77777777">
        <w:trPr>
          <w:trHeight w:val="187"/>
        </w:trPr>
        <w:tc>
          <w:tcPr>
            <w:tcW w:w="5877" w:type="dxa"/>
            <w:tcBorders>
              <w:top w:val="single" w:sz="4" w:space="0" w:color="000000"/>
              <w:left w:val="single" w:sz="4" w:space="0" w:color="000000"/>
              <w:bottom w:val="single" w:sz="4" w:space="0" w:color="000000"/>
              <w:right w:val="single" w:sz="4" w:space="0" w:color="000000"/>
            </w:tcBorders>
          </w:tcPr>
          <w:p w14:paraId="21C33765" w14:textId="77777777" w:rsidR="0054391F" w:rsidRDefault="00C826BD">
            <w:pPr>
              <w:bidi w:val="0"/>
              <w:spacing w:after="0"/>
              <w:ind w:left="1628"/>
              <w:jc w:val="left"/>
            </w:pPr>
            <w:r>
              <w:rPr>
                <w:rFonts w:ascii="Segoe UI Symbol" w:eastAsia="Segoe UI Symbol" w:hAnsi="Segoe UI Symbol" w:cs="Segoe UI Symbol"/>
                <w:sz w:val="14"/>
              </w:rPr>
              <w:t>•</w:t>
            </w:r>
            <w:r>
              <w:rPr>
                <w:rFonts w:ascii="Arial" w:eastAsia="Arial" w:hAnsi="Arial" w:cs="Arial"/>
                <w:sz w:val="14"/>
              </w:rPr>
              <w:t xml:space="preserve"> </w:t>
            </w:r>
            <w:r>
              <w:rPr>
                <w:sz w:val="20"/>
              </w:rPr>
              <w:t xml:space="preserve">Your phone number </w:t>
            </w:r>
          </w:p>
        </w:tc>
        <w:tc>
          <w:tcPr>
            <w:tcW w:w="5713" w:type="dxa"/>
            <w:tcBorders>
              <w:top w:val="single" w:sz="4" w:space="0" w:color="000000"/>
              <w:left w:val="single" w:sz="4" w:space="0" w:color="000000"/>
              <w:bottom w:val="single" w:sz="4" w:space="0" w:color="000000"/>
              <w:right w:val="single" w:sz="4" w:space="0" w:color="000000"/>
            </w:tcBorders>
          </w:tcPr>
          <w:p w14:paraId="5930DE21" w14:textId="77777777" w:rsidR="0054391F" w:rsidRDefault="00C826BD">
            <w:pPr>
              <w:spacing w:after="0"/>
              <w:ind w:left="5"/>
              <w:jc w:val="left"/>
            </w:pPr>
            <w:r>
              <w:rPr>
                <w:rFonts w:ascii="Segoe UI Symbol" w:eastAsia="Segoe UI Symbol" w:hAnsi="Segoe UI Symbol" w:cs="Segoe UI Symbol"/>
                <w:sz w:val="14"/>
                <w:szCs w:val="14"/>
                <w:rtl/>
              </w:rPr>
              <w:t xml:space="preserve">• رقم هاتفك</w:t>
            </w:r>
          </w:p>
        </w:tc>
      </w:tr>
      <w:tr w:rsidR="0054391F" w14:paraId="52E8EAA4" w14:textId="77777777">
        <w:trPr>
          <w:trHeight w:val="221"/>
        </w:trPr>
        <w:tc>
          <w:tcPr>
            <w:tcW w:w="5877" w:type="dxa"/>
            <w:tcBorders>
              <w:top w:val="single" w:sz="4" w:space="0" w:color="000000"/>
              <w:left w:val="single" w:sz="4" w:space="0" w:color="000000"/>
              <w:bottom w:val="single" w:sz="4" w:space="0" w:color="000000"/>
              <w:right w:val="single" w:sz="4" w:space="0" w:color="000000"/>
            </w:tcBorders>
          </w:tcPr>
          <w:p w14:paraId="534015B8" w14:textId="77777777" w:rsidR="0054391F" w:rsidRDefault="00C826BD">
            <w:pPr>
              <w:bidi w:val="0"/>
              <w:spacing w:after="0"/>
              <w:ind w:left="1628"/>
              <w:jc w:val="left"/>
            </w:pPr>
            <w:r>
              <w:rPr>
                <w:rFonts w:ascii="Segoe UI Symbol" w:eastAsia="Segoe UI Symbol" w:hAnsi="Segoe UI Symbol" w:cs="Segoe UI Symbol"/>
                <w:sz w:val="14"/>
              </w:rPr>
              <w:t>•</w:t>
            </w:r>
            <w:r>
              <w:rPr>
                <w:rFonts w:ascii="Arial" w:eastAsia="Arial" w:hAnsi="Arial" w:cs="Arial"/>
                <w:sz w:val="14"/>
              </w:rPr>
              <w:t xml:space="preserve"> </w:t>
            </w:r>
            <w:r>
              <w:rPr>
                <w:sz w:val="20"/>
              </w:rPr>
              <w:t xml:space="preserve">The date you left and the date you are due to return </w:t>
            </w:r>
          </w:p>
        </w:tc>
        <w:tc>
          <w:tcPr>
            <w:tcW w:w="5713" w:type="dxa"/>
            <w:tcBorders>
              <w:top w:val="single" w:sz="4" w:space="0" w:color="000000"/>
              <w:left w:val="single" w:sz="4" w:space="0" w:color="000000"/>
              <w:bottom w:val="single" w:sz="4" w:space="0" w:color="000000"/>
              <w:right w:val="single" w:sz="4" w:space="0" w:color="000000"/>
            </w:tcBorders>
          </w:tcPr>
          <w:p w14:paraId="5C8E1C84" w14:textId="77777777" w:rsidR="0054391F" w:rsidRDefault="00C826BD">
            <w:pPr>
              <w:spacing w:after="0"/>
              <w:ind w:left="7"/>
              <w:jc w:val="left"/>
            </w:pPr>
            <w:r>
              <w:rPr>
                <w:rFonts w:ascii="Segoe UI Symbol" w:eastAsia="Segoe UI Symbol" w:hAnsi="Segoe UI Symbol" w:cs="Segoe UI Symbol"/>
                <w:sz w:val="14"/>
                <w:szCs w:val="14"/>
                <w:rtl/>
              </w:rPr>
              <w:t xml:space="preserve">• تاريخ مغادرتك والتاريخ الذي يفترض عودتك فيه</w:t>
            </w:r>
          </w:p>
        </w:tc>
      </w:tr>
      <w:tr w:rsidR="0054391F" w14:paraId="6D9576A1" w14:textId="77777777">
        <w:trPr>
          <w:trHeight w:val="190"/>
        </w:trPr>
        <w:tc>
          <w:tcPr>
            <w:tcW w:w="5877" w:type="dxa"/>
            <w:tcBorders>
              <w:top w:val="single" w:sz="4" w:space="0" w:color="000000"/>
              <w:left w:val="single" w:sz="4" w:space="0" w:color="000000"/>
              <w:bottom w:val="single" w:sz="4" w:space="0" w:color="000000"/>
              <w:right w:val="single" w:sz="4" w:space="0" w:color="000000"/>
            </w:tcBorders>
          </w:tcPr>
          <w:p w14:paraId="4C7E64A1" w14:textId="77777777" w:rsidR="0054391F" w:rsidRDefault="00C826BD">
            <w:pPr>
              <w:bidi w:val="0"/>
              <w:spacing w:after="0"/>
              <w:jc w:val="left"/>
            </w:pPr>
            <w:r>
              <w:rPr>
                <w:rFonts w:ascii="Times New Roman" w:eastAsia="Times New Roman" w:hAnsi="Times New Roman" w:cs="Times New Roman"/>
                <w:sz w:val="12"/>
              </w:rPr>
              <w:t xml:space="preserve"> </w:t>
            </w:r>
          </w:p>
        </w:tc>
        <w:tc>
          <w:tcPr>
            <w:tcW w:w="5713" w:type="dxa"/>
            <w:tcBorders>
              <w:top w:val="single" w:sz="4" w:space="0" w:color="000000"/>
              <w:left w:val="single" w:sz="4" w:space="0" w:color="000000"/>
              <w:bottom w:val="single" w:sz="4" w:space="0" w:color="000000"/>
              <w:right w:val="single" w:sz="4" w:space="0" w:color="000000"/>
            </w:tcBorders>
          </w:tcPr>
          <w:p w14:paraId="27E7402B" w14:textId="77777777" w:rsidR="0054391F" w:rsidRDefault="00C826BD">
            <w:pPr>
              <w:bidi w:val="0"/>
              <w:spacing w:after="0"/>
              <w:jc w:val="left"/>
            </w:pPr>
            <w:r>
              <w:rPr>
                <w:rFonts w:ascii="Times New Roman" w:eastAsia="Times New Roman" w:hAnsi="Times New Roman" w:cs="Times New Roman"/>
                <w:sz w:val="12"/>
              </w:rPr>
              <w:t xml:space="preserve"> </w:t>
            </w:r>
          </w:p>
        </w:tc>
      </w:tr>
      <w:tr w:rsidR="0054391F" w:rsidRPr="003B39BC" w14:paraId="34700C89" w14:textId="77777777">
        <w:trPr>
          <w:trHeight w:val="338"/>
        </w:trPr>
        <w:tc>
          <w:tcPr>
            <w:tcW w:w="5877" w:type="dxa"/>
            <w:tcBorders>
              <w:top w:val="single" w:sz="4" w:space="0" w:color="000000"/>
              <w:left w:val="single" w:sz="4" w:space="0" w:color="000000"/>
              <w:bottom w:val="single" w:sz="4" w:space="0" w:color="000000"/>
              <w:right w:val="single" w:sz="4" w:space="0" w:color="000000"/>
            </w:tcBorders>
          </w:tcPr>
          <w:p w14:paraId="19F4E37F" w14:textId="77777777" w:rsidR="0054391F" w:rsidRPr="003B39BC" w:rsidRDefault="00C826BD">
            <w:pPr>
              <w:bidi w:val="0"/>
              <w:spacing w:after="0"/>
              <w:ind w:left="108"/>
              <w:jc w:val="left"/>
              <w:rPr>
                <w:color w:val="80340D" w:themeColor="accent2" w:themeShade="80"/>
                <w:rPrChange w:id="192" w:author="Roshny Ravindran" w:date="2026-08-04T07:43:00Z" w16du:dateUtc="2026-08-04T03:43:00Z">
                  <w:rPr/>
                </w:rPrChange>
              </w:rPr>
            </w:pPr>
            <w:r>
              <w:rPr>
                <w:b/>
                <w:color w:val="80340D" w:themeColor="accent2" w:themeShade="80"/>
                <w:sz w:val="20"/>
                <w:rPrChange w:id="193" w:author="Roshny Ravindran" w:date="2026-08-04T07:43:00Z" w16du:dateUtc="2026-08-04T03:43:00Z">
                  <w:rPr>
                    <w:b/>
                    <w:color w:val="FF0000"/>
                    <w:sz w:val="20"/>
                  </w:rPr>
                </w:rPrChange>
              </w:rPr>
              <w:t>Returning early to your home area</w:t>
            </w:r>
            <w:r>
              <w:rPr>
                <w:b/>
                <w:color w:val="80340D" w:themeColor="accent2" w:themeShade="80"/>
                <w:sz w:val="20"/>
                <w:rPrChange w:id="194" w:author="Roshny Ravindran" w:date="2026-08-04T07:43:00Z" w16du:dateUtc="2026-08-04T03:43:00Z">
                  <w:rPr>
                    <w:b/>
                    <w:sz w:val="20"/>
                  </w:rPr>
                </w:rPrChange>
              </w:rPr>
              <w:t xml:space="preserve"> </w:t>
            </w:r>
          </w:p>
        </w:tc>
        <w:tc>
          <w:tcPr>
            <w:tcW w:w="5713" w:type="dxa"/>
            <w:tcBorders>
              <w:top w:val="single" w:sz="4" w:space="0" w:color="000000"/>
              <w:left w:val="single" w:sz="4" w:space="0" w:color="000000"/>
              <w:bottom w:val="single" w:sz="4" w:space="0" w:color="000000"/>
              <w:right w:val="single" w:sz="4" w:space="0" w:color="000000"/>
            </w:tcBorders>
          </w:tcPr>
          <w:p w14:paraId="62C82CEB" w14:textId="77777777" w:rsidR="0054391F" w:rsidRPr="003B39BC" w:rsidRDefault="00C826BD">
            <w:pPr>
              <w:spacing w:after="0"/>
              <w:ind w:left="4"/>
              <w:jc w:val="left"/>
              <w:rPr>
                <w:color w:val="80340D" w:themeColor="accent2" w:themeShade="80"/>
                <w:rPrChange w:id="195" w:author="Roshny Ravindran" w:date="2026-08-04T07:43:00Z" w16du:dateUtc="2026-08-04T03:43:00Z">
                  <w:rPr/>
                </w:rPrChange>
              </w:rPr>
            </w:pPr>
            <w:r>
              <w:rPr>
                <w:b/>
                <w:bCs/>
                <w:color w:val="80340D" w:themeColor="accent2" w:themeShade="80"/>
                <w:sz w:val="20"/>
                <w:szCs w:val="20"/>
                <w:rtl/>
                <w:rPrChange w:id="196" w:author="Roshny Ravindran" w:date="2026-08-04T07:43:00Z" w16du:dateUtc="2026-08-04T03:43:00Z">
                  <w:rPr>
                    <w:b/>
                    <w:bCs/>
                    <w:color w:val="FF0000"/>
                    <w:sz w:val="20"/>
                    <w:szCs w:val="20"/>
                    <w:rtl/>
                  </w:rPr>
                </w:rPrChange>
              </w:rPr>
              <w:t xml:space="preserve">العودة المبكرة إلى المنطقة التي يقع بها محل إقامتك</w:t>
            </w:r>
          </w:p>
        </w:tc>
      </w:tr>
      <w:tr w:rsidR="0054391F" w14:paraId="3482DBD5" w14:textId="77777777">
        <w:trPr>
          <w:trHeight w:val="838"/>
        </w:trPr>
        <w:tc>
          <w:tcPr>
            <w:tcW w:w="5877" w:type="dxa"/>
            <w:tcBorders>
              <w:top w:val="single" w:sz="4" w:space="0" w:color="000000"/>
              <w:left w:val="single" w:sz="4" w:space="0" w:color="000000"/>
              <w:bottom w:val="single" w:sz="4" w:space="0" w:color="000000"/>
              <w:right w:val="single" w:sz="4" w:space="0" w:color="000000"/>
            </w:tcBorders>
          </w:tcPr>
          <w:p w14:paraId="499DC374" w14:textId="77777777" w:rsidR="0054391F" w:rsidRDefault="00C826BD">
            <w:pPr>
              <w:bidi w:val="0"/>
              <w:spacing w:after="0"/>
              <w:ind w:left="108"/>
              <w:jc w:val="both"/>
            </w:pPr>
            <w:r>
              <w:rPr>
                <w:sz w:val="20"/>
              </w:rPr>
              <w:t xml:space="preserve">We must agree for you to return to your home area. If we do not agree, we will not provide cover and we may reduce the amount we pay you to return to your home area. </w:t>
            </w:r>
          </w:p>
        </w:tc>
        <w:tc>
          <w:tcPr>
            <w:tcW w:w="5713" w:type="dxa"/>
            <w:tcBorders>
              <w:top w:val="single" w:sz="4" w:space="0" w:color="000000"/>
              <w:left w:val="single" w:sz="4" w:space="0" w:color="000000"/>
              <w:bottom w:val="single" w:sz="4" w:space="0" w:color="000000"/>
              <w:right w:val="single" w:sz="4" w:space="0" w:color="000000"/>
            </w:tcBorders>
          </w:tcPr>
          <w:p w14:paraId="44601142" w14:textId="77777777" w:rsidR="0054391F" w:rsidRDefault="00C826BD">
            <w:pPr>
              <w:spacing w:after="0"/>
              <w:ind w:right="938"/>
              <w:jc w:val="both"/>
            </w:pPr>
            <w:r>
              <w:rPr>
                <w:sz w:val="20"/>
                <w:szCs w:val="20"/>
                <w:rtl/>
              </w:rPr>
              <w:t xml:space="preserve">يجب أن نوافق على عودتك المبكرة إلى المنطقة التي يقع بها محل إقامتك. في حال عدم موافقتنا، فإننا لن نقوم بتقديم الغطاء التأميني وقد نقوم بتخفيض المبلغ الذي نقوم بسداده إليك للعودة إلى منطقة محل إقامتك.</w:t>
            </w:r>
          </w:p>
        </w:tc>
      </w:tr>
      <w:tr w:rsidR="0054391F" w:rsidRPr="003B39BC" w14:paraId="66D37120" w14:textId="77777777">
        <w:trPr>
          <w:trHeight w:val="350"/>
        </w:trPr>
        <w:tc>
          <w:tcPr>
            <w:tcW w:w="5877" w:type="dxa"/>
            <w:tcBorders>
              <w:top w:val="single" w:sz="4" w:space="0" w:color="000000"/>
              <w:left w:val="single" w:sz="4" w:space="0" w:color="000000"/>
              <w:bottom w:val="single" w:sz="4" w:space="0" w:color="000000"/>
              <w:right w:val="single" w:sz="4" w:space="0" w:color="000000"/>
            </w:tcBorders>
          </w:tcPr>
          <w:p w14:paraId="1B383F77" w14:textId="77777777" w:rsidR="0054391F" w:rsidRPr="003B39BC" w:rsidRDefault="00C826BD">
            <w:pPr>
              <w:bidi w:val="0"/>
              <w:spacing w:after="0"/>
              <w:ind w:left="108"/>
              <w:jc w:val="left"/>
              <w:rPr>
                <w:color w:val="80340D" w:themeColor="accent2" w:themeShade="80"/>
                <w:rPrChange w:id="198" w:author="Roshny Ravindran" w:date="2026-08-04T07:43:00Z" w16du:dateUtc="2026-08-04T03:43:00Z">
                  <w:rPr/>
                </w:rPrChange>
              </w:rPr>
            </w:pPr>
            <w:r>
              <w:rPr>
                <w:b/>
                <w:color w:val="80340D" w:themeColor="accent2" w:themeShade="80"/>
                <w:sz w:val="20"/>
                <w:rPrChange w:id="199" w:author="Roshny Ravindran" w:date="2026-08-04T07:43:00Z" w16du:dateUtc="2026-08-04T03:43:00Z">
                  <w:rPr>
                    <w:b/>
                    <w:color w:val="FF0000"/>
                    <w:sz w:val="20"/>
                  </w:rPr>
                </w:rPrChange>
              </w:rPr>
              <w:t>A note to all Insured People, Doctors and Hospitals</w:t>
            </w:r>
            <w:r>
              <w:rPr>
                <w:b/>
                <w:color w:val="80340D" w:themeColor="accent2" w:themeShade="80"/>
                <w:sz w:val="20"/>
                <w:rPrChange w:id="200" w:author="Roshny Ravindran" w:date="2026-08-04T07:43:00Z" w16du:dateUtc="2026-08-04T03:43:00Z">
                  <w:rPr>
                    <w:b/>
                    <w:sz w:val="20"/>
                  </w:rPr>
                </w:rPrChange>
              </w:rPr>
              <w:t xml:space="preserve"> </w:t>
            </w:r>
          </w:p>
        </w:tc>
        <w:tc>
          <w:tcPr>
            <w:tcW w:w="5713" w:type="dxa"/>
            <w:tcBorders>
              <w:top w:val="single" w:sz="4" w:space="0" w:color="000000"/>
              <w:left w:val="single" w:sz="4" w:space="0" w:color="000000"/>
              <w:bottom w:val="single" w:sz="4" w:space="0" w:color="000000"/>
              <w:right w:val="single" w:sz="4" w:space="0" w:color="000000"/>
            </w:tcBorders>
          </w:tcPr>
          <w:p w14:paraId="57E77DD6" w14:textId="77777777" w:rsidR="0054391F" w:rsidRPr="003B39BC" w:rsidRDefault="00C826BD">
            <w:pPr>
              <w:spacing w:after="0"/>
              <w:ind w:left="5"/>
              <w:jc w:val="left"/>
              <w:rPr>
                <w:color w:val="80340D" w:themeColor="accent2" w:themeShade="80"/>
                <w:rPrChange w:id="201" w:author="Roshny Ravindran" w:date="2026-08-04T07:43:00Z" w16du:dateUtc="2026-08-04T03:43:00Z">
                  <w:rPr/>
                </w:rPrChange>
              </w:rPr>
            </w:pPr>
            <w:r>
              <w:rPr>
                <w:b/>
                <w:bCs/>
                <w:color w:val="80340D" w:themeColor="accent2" w:themeShade="80"/>
                <w:sz w:val="20"/>
                <w:szCs w:val="20"/>
                <w:rtl/>
                <w:rPrChange w:id="202" w:author="Roshny Ravindran" w:date="2026-08-04T07:43:00Z" w16du:dateUtc="2026-08-04T03:43:00Z">
                  <w:rPr>
                    <w:b/>
                    <w:bCs/>
                    <w:color w:val="FF0000"/>
                    <w:sz w:val="20"/>
                    <w:szCs w:val="20"/>
                    <w:rtl/>
                  </w:rPr>
                </w:rPrChange>
              </w:rPr>
              <w:t xml:space="preserve">ملاحظة إلى كافة الأشخاص المؤمن عليهم والأطباء والمستشفيات</w:t>
            </w:r>
          </w:p>
        </w:tc>
      </w:tr>
      <w:tr w:rsidR="0054391F" w14:paraId="467A55A5" w14:textId="77777777">
        <w:trPr>
          <w:trHeight w:val="1615"/>
        </w:trPr>
        <w:tc>
          <w:tcPr>
            <w:tcW w:w="5877" w:type="dxa"/>
            <w:tcBorders>
              <w:top w:val="single" w:sz="4" w:space="0" w:color="000000"/>
              <w:left w:val="single" w:sz="4" w:space="0" w:color="000000"/>
              <w:bottom w:val="single" w:sz="4" w:space="0" w:color="000000"/>
              <w:right w:val="single" w:sz="4" w:space="0" w:color="000000"/>
            </w:tcBorders>
          </w:tcPr>
          <w:p w14:paraId="58A7D887" w14:textId="77777777" w:rsidR="0054391F" w:rsidRDefault="00C826BD">
            <w:pPr>
              <w:bidi w:val="0"/>
              <w:spacing w:after="115" w:line="272" w:lineRule="auto"/>
              <w:ind w:left="108" w:right="70"/>
              <w:jc w:val="both"/>
            </w:pPr>
            <w:r>
              <w:rPr>
                <w:sz w:val="20"/>
              </w:rPr>
              <w:t xml:space="preserve">This is not a private medical insurance. If you need any medical treatment, you must tell us immediately or we may not guarantee medical expenses. If you need any medical treatment, you must allow us or our representatives to see all of your medical records and information. </w:t>
            </w:r>
          </w:p>
          <w:p w14:paraId="3A2A8F35" w14:textId="77777777" w:rsidR="0054391F" w:rsidRDefault="00C826BD">
            <w:pPr>
              <w:bidi w:val="0"/>
              <w:spacing w:after="0"/>
              <w:ind w:left="108"/>
              <w:jc w:val="left"/>
            </w:pPr>
            <w:r>
              <w:rPr>
                <w:sz w:val="20"/>
              </w:rPr>
              <w:t xml:space="preserve">Please be aware that if you accept the offer of private treatment (inclusive of treatment in a private room) without our specific authorization, you will be liable for the cost. </w:t>
            </w:r>
          </w:p>
        </w:tc>
        <w:tc>
          <w:tcPr>
            <w:tcW w:w="5713" w:type="dxa"/>
            <w:tcBorders>
              <w:top w:val="single" w:sz="4" w:space="0" w:color="000000"/>
              <w:left w:val="single" w:sz="4" w:space="0" w:color="000000"/>
              <w:bottom w:val="single" w:sz="4" w:space="0" w:color="000000"/>
              <w:right w:val="single" w:sz="4" w:space="0" w:color="000000"/>
            </w:tcBorders>
          </w:tcPr>
          <w:p w14:paraId="0DC4A7C5" w14:textId="77777777" w:rsidR="0054391F" w:rsidRDefault="00C826BD">
            <w:pPr>
              <w:spacing w:after="135"/>
              <w:ind w:left="3"/>
              <w:jc w:val="left"/>
            </w:pPr>
            <w:r>
              <w:rPr>
                <w:sz w:val="20"/>
                <w:szCs w:val="20"/>
                <w:rtl/>
              </w:rPr>
              <w:t xml:space="preserve">لا يكون هذا بمثابة تأمين طبي خاص. في حال احتياجك إلى أي علاج طبي، يجب عليك إبلاغنا بشكل</w:t>
            </w:r>
          </w:p>
          <w:p w14:paraId="4C64D6EE" w14:textId="77777777" w:rsidR="0054391F" w:rsidRDefault="00C826BD">
            <w:pPr>
              <w:spacing w:after="25" w:line="353" w:lineRule="auto"/>
              <w:ind w:left="2" w:right="362" w:hanging="2"/>
              <w:jc w:val="both"/>
            </w:pPr>
            <w:r>
              <w:rPr>
                <w:sz w:val="20"/>
                <w:szCs w:val="20"/>
                <w:rtl/>
              </w:rPr>
              <w:t xml:space="preserve">فوري وإلا فقد لا يكون في إمكاننا ضمان النفقات الطبية. في حال احتياجك إلى أي علاج طبي، فإنه يجب عليك السماح لنا أو لممثلينا بالاطلاع على كافة سجلاتك وبياناتك الطبية.</w:t>
            </w:r>
          </w:p>
          <w:p w14:paraId="5396424D" w14:textId="77777777" w:rsidR="0054391F" w:rsidRDefault="00C826BD">
            <w:pPr>
              <w:spacing w:after="0"/>
              <w:ind w:left="1" w:right="1433" w:hanging="1"/>
              <w:jc w:val="both"/>
            </w:pPr>
            <w:r>
              <w:rPr>
                <w:sz w:val="20"/>
                <w:szCs w:val="20"/>
                <w:rtl/>
              </w:rPr>
              <w:t xml:space="preserve">يرجى العلم أنه في حال قبولك لعرض العلاج الخاص (شاملًا العلاج في غرفة خاصة) بدون تفويض خاص منا، فإنك ستكون ملزمًا بالتكاليف.</w:t>
            </w:r>
          </w:p>
        </w:tc>
      </w:tr>
      <w:tr w:rsidR="0054391F" w:rsidRPr="003B39BC" w14:paraId="7ACD6A8F" w14:textId="77777777">
        <w:trPr>
          <w:trHeight w:val="290"/>
        </w:trPr>
        <w:tc>
          <w:tcPr>
            <w:tcW w:w="5877" w:type="dxa"/>
            <w:tcBorders>
              <w:top w:val="single" w:sz="4" w:space="0" w:color="000000"/>
              <w:left w:val="single" w:sz="4" w:space="0" w:color="000000"/>
              <w:bottom w:val="single" w:sz="4" w:space="0" w:color="000000"/>
              <w:right w:val="single" w:sz="4" w:space="0" w:color="000000"/>
            </w:tcBorders>
          </w:tcPr>
          <w:p w14:paraId="5E347454" w14:textId="77777777" w:rsidR="0054391F" w:rsidRPr="003B39BC" w:rsidRDefault="00C826BD">
            <w:pPr>
              <w:bidi w:val="0"/>
              <w:spacing w:after="0"/>
              <w:ind w:left="108"/>
              <w:jc w:val="left"/>
              <w:rPr>
                <w:color w:val="80340D" w:themeColor="accent2" w:themeShade="80"/>
                <w:rPrChange w:id="204" w:author="Roshny Ravindran" w:date="2026-08-04T07:43:00Z" w16du:dateUtc="2026-08-04T03:43:00Z">
                  <w:rPr/>
                </w:rPrChange>
              </w:rPr>
            </w:pPr>
            <w:r>
              <w:rPr>
                <w:b/>
                <w:color w:val="80340D" w:themeColor="accent2" w:themeShade="80"/>
                <w:sz w:val="20"/>
                <w:rPrChange w:id="205" w:author="Roshny Ravindran" w:date="2026-08-04T07:43:00Z" w16du:dateUtc="2026-08-04T03:43:00Z">
                  <w:rPr>
                    <w:b/>
                    <w:color w:val="FF0000"/>
                    <w:sz w:val="20"/>
                  </w:rPr>
                </w:rPrChange>
              </w:rPr>
              <w:t>What to do? – Claims Information</w:t>
            </w:r>
            <w:r>
              <w:rPr>
                <w:b/>
                <w:color w:val="80340D" w:themeColor="accent2" w:themeShade="80"/>
                <w:sz w:val="20"/>
                <w:rPrChange w:id="206" w:author="Roshny Ravindran" w:date="2026-08-04T07:43:00Z" w16du:dateUtc="2026-08-04T03:43:00Z">
                  <w:rPr>
                    <w:b/>
                    <w:sz w:val="20"/>
                  </w:rPr>
                </w:rPrChange>
              </w:rPr>
              <w:t xml:space="preserve"> </w:t>
            </w:r>
          </w:p>
        </w:tc>
        <w:tc>
          <w:tcPr>
            <w:tcW w:w="5713" w:type="dxa"/>
            <w:tcBorders>
              <w:top w:val="single" w:sz="4" w:space="0" w:color="000000"/>
              <w:left w:val="single" w:sz="4" w:space="0" w:color="000000"/>
              <w:bottom w:val="single" w:sz="4" w:space="0" w:color="000000"/>
              <w:right w:val="single" w:sz="4" w:space="0" w:color="000000"/>
            </w:tcBorders>
          </w:tcPr>
          <w:p w14:paraId="1D5FAF1B" w14:textId="77777777" w:rsidR="0054391F" w:rsidRPr="003B39BC" w:rsidRDefault="00C826BD">
            <w:pPr>
              <w:spacing w:after="0"/>
              <w:ind w:left="6"/>
              <w:jc w:val="left"/>
              <w:rPr>
                <w:color w:val="80340D" w:themeColor="accent2" w:themeShade="80"/>
                <w:rPrChange w:id="207" w:author="Roshny Ravindran" w:date="2026-08-04T07:43:00Z" w16du:dateUtc="2026-08-04T03:43:00Z">
                  <w:rPr/>
                </w:rPrChange>
              </w:rPr>
            </w:pPr>
            <w:r>
              <w:rPr>
                <w:b/>
                <w:bCs/>
                <w:color w:val="80340D" w:themeColor="accent2" w:themeShade="80"/>
                <w:sz w:val="20"/>
                <w:szCs w:val="20"/>
                <w:rtl/>
                <w:rPrChange w:id="208" w:author="Roshny Ravindran" w:date="2026-08-04T07:43:00Z" w16du:dateUtc="2026-08-04T03:43:00Z">
                  <w:rPr>
                    <w:b/>
                    <w:bCs/>
                    <w:color w:val="FF0000"/>
                    <w:sz w:val="20"/>
                    <w:szCs w:val="20"/>
                    <w:rtl/>
                  </w:rPr>
                </w:rPrChange>
              </w:rPr>
              <w:t xml:space="preserve">ما يجب القيام به؟ – معلومات عن المطالبات</w:t>
            </w:r>
          </w:p>
        </w:tc>
      </w:tr>
      <w:tr w:rsidR="0054391F" w14:paraId="0F3F2078" w14:textId="77777777">
        <w:trPr>
          <w:trHeight w:val="853"/>
        </w:trPr>
        <w:tc>
          <w:tcPr>
            <w:tcW w:w="5877" w:type="dxa"/>
            <w:tcBorders>
              <w:top w:val="single" w:sz="4" w:space="0" w:color="000000"/>
              <w:left w:val="single" w:sz="4" w:space="0" w:color="000000"/>
              <w:bottom w:val="single" w:sz="4" w:space="0" w:color="000000"/>
              <w:right w:val="single" w:sz="4" w:space="0" w:color="000000"/>
            </w:tcBorders>
          </w:tcPr>
          <w:p w14:paraId="357DE24A" w14:textId="77777777" w:rsidR="0054391F" w:rsidRDefault="00C826BD">
            <w:pPr>
              <w:bidi w:val="0"/>
              <w:spacing w:after="0"/>
              <w:ind w:left="108" w:right="110"/>
              <w:jc w:val="both"/>
            </w:pPr>
            <w:commentRangeStart w:id="210"/>
            <w:r>
              <w:rPr>
                <w:b/>
                <w:color w:val="FF0000"/>
                <w:sz w:val="20"/>
                <w:rPrChange w:id="211" w:author="Roshny Ravindran" w:date="2026-08-04T07:43:00Z" w16du:dateUtc="2026-08-04T03:43:00Z">
                  <w:rPr>
                    <w:b/>
                    <w:sz w:val="20"/>
                  </w:rPr>
                </w:rPrChange>
              </w:rPr>
              <w:t xml:space="preserve">You must register any claim within 31 days of your trip ending. If you don’t, we may not be able to pay your claim. </w:t>
            </w:r>
            <w:commentRangeEnd w:id="210"/>
            <w:r>
              <w:rPr>
                <w:rStyle w:val="CommentReference"/>
                <w:sz w:val="22"/>
                <w:szCs w:val="24"/>
              </w:rPr>
              <w:commentReference w:id="210"/>
            </w:r>
          </w:p>
        </w:tc>
        <w:tc>
          <w:tcPr>
            <w:tcW w:w="5713" w:type="dxa"/>
            <w:tcBorders>
              <w:top w:val="single" w:sz="4" w:space="0" w:color="000000"/>
              <w:left w:val="single" w:sz="4" w:space="0" w:color="000000"/>
              <w:bottom w:val="single" w:sz="4" w:space="0" w:color="000000"/>
              <w:right w:val="single" w:sz="4" w:space="0" w:color="000000"/>
            </w:tcBorders>
          </w:tcPr>
          <w:p w14:paraId="395F11EA" w14:textId="77777777" w:rsidR="0054391F" w:rsidRDefault="00C826BD">
            <w:pPr>
              <w:spacing w:after="0"/>
              <w:ind w:right="319" w:firstLine="1"/>
              <w:jc w:val="both"/>
            </w:pPr>
            <w:r>
              <w:rPr>
                <w:b/>
                <w:bCs/>
                <w:sz w:val="20"/>
                <w:szCs w:val="20"/>
                <w:rtl/>
              </w:rPr>
              <w:t xml:space="preserve">يجب عليك تسجيل أي مطالبة خلال 31 يومًا من انتهاء رحلتك. في حال عدم قيامك بذلك، فقد لا نتمكن من سداد قيمة مطالبتك.</w:t>
            </w:r>
          </w:p>
        </w:tc>
      </w:tr>
      <w:tr w:rsidR="0054391F" w:rsidRPr="003B39BC" w14:paraId="3C2D4228" w14:textId="77777777">
        <w:trPr>
          <w:trHeight w:val="312"/>
        </w:trPr>
        <w:tc>
          <w:tcPr>
            <w:tcW w:w="5877" w:type="dxa"/>
            <w:tcBorders>
              <w:top w:val="single" w:sz="4" w:space="0" w:color="000000"/>
              <w:left w:val="single" w:sz="4" w:space="0" w:color="000000"/>
              <w:bottom w:val="single" w:sz="4" w:space="0" w:color="000000"/>
              <w:right w:val="single" w:sz="4" w:space="0" w:color="000000"/>
            </w:tcBorders>
          </w:tcPr>
          <w:p w14:paraId="03CD42A3" w14:textId="77777777" w:rsidR="0054391F" w:rsidRPr="003B39BC" w:rsidRDefault="00C826BD">
            <w:pPr>
              <w:bidi w:val="0"/>
              <w:spacing w:after="0"/>
              <w:ind w:left="108"/>
              <w:jc w:val="left"/>
              <w:rPr>
                <w:color w:val="80340D" w:themeColor="accent2" w:themeShade="80"/>
                <w:rPrChange w:id="212" w:author="Roshny Ravindran" w:date="2026-08-04T07:44:00Z" w16du:dateUtc="2026-08-04T03:44:00Z">
                  <w:rPr/>
                </w:rPrChange>
              </w:rPr>
            </w:pPr>
            <w:r>
              <w:rPr>
                <w:b/>
                <w:color w:val="80340D" w:themeColor="accent2" w:themeShade="80"/>
                <w:sz w:val="20"/>
                <w:rPrChange w:id="213" w:author="Roshny Ravindran" w:date="2026-08-04T07:44:00Z" w16du:dateUtc="2026-08-04T03:44:00Z">
                  <w:rPr>
                    <w:b/>
                    <w:color w:val="FF0000"/>
                    <w:sz w:val="20"/>
                  </w:rPr>
                </w:rPrChange>
              </w:rPr>
              <w:t>Medical Claims</w:t>
            </w:r>
            <w:r>
              <w:rPr>
                <w:b/>
                <w:color w:val="80340D" w:themeColor="accent2" w:themeShade="80"/>
                <w:sz w:val="20"/>
                <w:rPrChange w:id="214" w:author="Roshny Ravindran" w:date="2026-08-04T07:44:00Z" w16du:dateUtc="2026-08-04T03:44:00Z">
                  <w:rPr>
                    <w:b/>
                    <w:sz w:val="20"/>
                  </w:rPr>
                </w:rPrChange>
              </w:rPr>
              <w:t xml:space="preserve"> </w:t>
            </w:r>
          </w:p>
        </w:tc>
        <w:tc>
          <w:tcPr>
            <w:tcW w:w="5713" w:type="dxa"/>
            <w:tcBorders>
              <w:top w:val="single" w:sz="4" w:space="0" w:color="000000"/>
              <w:left w:val="single" w:sz="4" w:space="0" w:color="000000"/>
              <w:bottom w:val="single" w:sz="4" w:space="0" w:color="000000"/>
              <w:right w:val="single" w:sz="4" w:space="0" w:color="000000"/>
            </w:tcBorders>
          </w:tcPr>
          <w:p w14:paraId="74820CAD" w14:textId="77777777" w:rsidR="0054391F" w:rsidRPr="003B39BC" w:rsidRDefault="00C826BD">
            <w:pPr>
              <w:spacing w:after="0"/>
              <w:ind w:left="7"/>
              <w:jc w:val="left"/>
              <w:rPr>
                <w:color w:val="80340D" w:themeColor="accent2" w:themeShade="80"/>
                <w:rPrChange w:id="215" w:author="Roshny Ravindran" w:date="2026-08-04T07:44:00Z" w16du:dateUtc="2026-08-04T03:44:00Z">
                  <w:rPr/>
                </w:rPrChange>
              </w:rPr>
            </w:pPr>
            <w:r>
              <w:rPr>
                <w:b/>
                <w:bCs/>
                <w:color w:val="80340D" w:themeColor="accent2" w:themeShade="80"/>
                <w:sz w:val="20"/>
                <w:szCs w:val="20"/>
                <w:rtl/>
                <w:rPrChange w:id="216" w:author="Roshny Ravindran" w:date="2026-08-04T07:44:00Z" w16du:dateUtc="2026-08-04T03:44:00Z">
                  <w:rPr>
                    <w:b/>
                    <w:bCs/>
                    <w:color w:val="FF0000"/>
                    <w:sz w:val="20"/>
                    <w:szCs w:val="20"/>
                    <w:rtl/>
                  </w:rPr>
                </w:rPrChange>
              </w:rPr>
              <w:t xml:space="preserve">المطالبات الطبية</w:t>
            </w:r>
          </w:p>
        </w:tc>
      </w:tr>
      <w:tr w:rsidR="0054391F" w14:paraId="7B501790" w14:textId="77777777">
        <w:trPr>
          <w:trHeight w:val="847"/>
        </w:trPr>
        <w:tc>
          <w:tcPr>
            <w:tcW w:w="5877" w:type="dxa"/>
            <w:tcBorders>
              <w:top w:val="single" w:sz="4" w:space="0" w:color="000000"/>
              <w:left w:val="single" w:sz="4" w:space="0" w:color="000000"/>
              <w:bottom w:val="single" w:sz="4" w:space="0" w:color="000000"/>
              <w:right w:val="single" w:sz="4" w:space="0" w:color="000000"/>
            </w:tcBorders>
          </w:tcPr>
          <w:p w14:paraId="2F4FD55E" w14:textId="77777777" w:rsidR="0054391F" w:rsidRDefault="00C826BD">
            <w:pPr>
              <w:bidi w:val="0"/>
              <w:spacing w:after="0"/>
              <w:ind w:left="108" w:right="75"/>
              <w:jc w:val="both"/>
            </w:pPr>
            <w:r>
              <w:rPr>
                <w:sz w:val="20"/>
              </w:rPr>
              <w:t xml:space="preserve">If you receive medical treatment for an injury or illness, you must get a medical certificate that shows the details of the injury or sickness and any bills you have paid. If you go into hospital, someone must contact us for you immediately. </w:t>
            </w:r>
          </w:p>
        </w:tc>
        <w:tc>
          <w:tcPr>
            <w:tcW w:w="5713" w:type="dxa"/>
            <w:tcBorders>
              <w:top w:val="single" w:sz="4" w:space="0" w:color="000000"/>
              <w:left w:val="single" w:sz="4" w:space="0" w:color="000000"/>
              <w:bottom w:val="single" w:sz="4" w:space="0" w:color="000000"/>
              <w:right w:val="single" w:sz="4" w:space="0" w:color="000000"/>
            </w:tcBorders>
          </w:tcPr>
          <w:p w14:paraId="24B95303" w14:textId="77777777" w:rsidR="0054391F" w:rsidRDefault="00C826BD">
            <w:pPr>
              <w:spacing w:after="0"/>
              <w:ind w:left="3"/>
              <w:jc w:val="left"/>
            </w:pPr>
            <w:r>
              <w:rPr>
                <w:sz w:val="31"/>
                <w:szCs w:val="31"/>
                <w:vertAlign w:val="superscript"/>
                <w:rtl/>
              </w:rPr>
              <w:t xml:space="preserve">في حال تلقيك للعلاج الطبي بخصوص أي إصابة أو مرض، فإنه يجب عليك الحصول على شهادة طبية</w:t>
            </w:r>
          </w:p>
          <w:p w14:paraId="74B26816" w14:textId="77777777" w:rsidR="0054391F" w:rsidRDefault="00C826BD">
            <w:pPr>
              <w:spacing w:after="0"/>
              <w:ind w:right="139" w:firstLine="8"/>
              <w:jc w:val="both"/>
            </w:pPr>
            <w:r>
              <w:rPr>
                <w:sz w:val="20"/>
                <w:szCs w:val="20"/>
                <w:rtl/>
              </w:rPr>
              <w:t xml:space="preserve">توضح تفاصيل الإصابة أو المرض وأي فواتير قمت بسدادها. في حال توجهك لمستشفى، فإنه يجب على شخص ما التواصل معنا بشأنك بشكل فوري.</w:t>
            </w:r>
          </w:p>
        </w:tc>
      </w:tr>
      <w:tr w:rsidR="0054391F" w:rsidRPr="003B39BC" w14:paraId="6027A992" w14:textId="77777777">
        <w:trPr>
          <w:trHeight w:val="343"/>
        </w:trPr>
        <w:tc>
          <w:tcPr>
            <w:tcW w:w="5877" w:type="dxa"/>
            <w:tcBorders>
              <w:top w:val="single" w:sz="4" w:space="0" w:color="000000"/>
              <w:left w:val="single" w:sz="4" w:space="0" w:color="000000"/>
              <w:bottom w:val="single" w:sz="4" w:space="0" w:color="000000"/>
              <w:right w:val="single" w:sz="4" w:space="0" w:color="000000"/>
            </w:tcBorders>
            <w:vAlign w:val="bottom"/>
          </w:tcPr>
          <w:p w14:paraId="4AA4EE04" w14:textId="77777777" w:rsidR="0054391F" w:rsidRPr="003B39BC" w:rsidRDefault="00C826BD">
            <w:pPr>
              <w:bidi w:val="0"/>
              <w:spacing w:after="0"/>
              <w:ind w:left="108"/>
              <w:jc w:val="left"/>
              <w:rPr>
                <w:color w:val="80340D" w:themeColor="accent2" w:themeShade="80"/>
                <w:rPrChange w:id="218" w:author="Roshny Ravindran" w:date="2026-08-04T07:44:00Z" w16du:dateUtc="2026-08-04T03:44:00Z">
                  <w:rPr/>
                </w:rPrChange>
              </w:rPr>
            </w:pPr>
            <w:r>
              <w:rPr>
                <w:b/>
                <w:color w:val="80340D" w:themeColor="accent2" w:themeShade="80"/>
                <w:sz w:val="20"/>
                <w:rPrChange w:id="219" w:author="Roshny Ravindran" w:date="2026-08-04T07:44:00Z" w16du:dateUtc="2026-08-04T03:44:00Z">
                  <w:rPr>
                    <w:b/>
                    <w:color w:val="FF0000"/>
                    <w:sz w:val="20"/>
                  </w:rPr>
                </w:rPrChange>
              </w:rPr>
              <w:t>Our Rights</w:t>
            </w:r>
            <w:r>
              <w:rPr>
                <w:b/>
                <w:color w:val="80340D" w:themeColor="accent2" w:themeShade="80"/>
                <w:sz w:val="20"/>
                <w:rPrChange w:id="220" w:author="Roshny Ravindran" w:date="2026-08-04T07:44:00Z" w16du:dateUtc="2026-08-04T03:44:00Z">
                  <w:rPr>
                    <w:b/>
                    <w:sz w:val="20"/>
                  </w:rPr>
                </w:rPrChange>
              </w:rPr>
              <w:t xml:space="preserve"> </w:t>
            </w:r>
          </w:p>
        </w:tc>
        <w:tc>
          <w:tcPr>
            <w:tcW w:w="5713" w:type="dxa"/>
            <w:tcBorders>
              <w:top w:val="single" w:sz="4" w:space="0" w:color="000000"/>
              <w:left w:val="single" w:sz="4" w:space="0" w:color="000000"/>
              <w:bottom w:val="single" w:sz="4" w:space="0" w:color="000000"/>
              <w:right w:val="single" w:sz="4" w:space="0" w:color="000000"/>
            </w:tcBorders>
            <w:vAlign w:val="bottom"/>
          </w:tcPr>
          <w:p w14:paraId="344BEF4A" w14:textId="77777777" w:rsidR="0054391F" w:rsidRPr="003B39BC" w:rsidRDefault="00C826BD">
            <w:pPr>
              <w:spacing w:after="0"/>
              <w:ind w:left="4"/>
              <w:jc w:val="left"/>
              <w:rPr>
                <w:color w:val="80340D" w:themeColor="accent2" w:themeShade="80"/>
                <w:rPrChange w:id="221" w:author="Roshny Ravindran" w:date="2026-08-04T07:44:00Z" w16du:dateUtc="2026-08-04T03:44:00Z">
                  <w:rPr/>
                </w:rPrChange>
              </w:rPr>
            </w:pPr>
            <w:r>
              <w:rPr>
                <w:b/>
                <w:bCs/>
                <w:color w:val="80340D" w:themeColor="accent2" w:themeShade="80"/>
                <w:sz w:val="20"/>
                <w:szCs w:val="20"/>
                <w:rtl/>
                <w:rPrChange w:id="222" w:author="Roshny Ravindran" w:date="2026-08-04T07:44:00Z" w16du:dateUtc="2026-08-04T03:44:00Z">
                  <w:rPr>
                    <w:b/>
                    <w:bCs/>
                    <w:color w:val="FF0000"/>
                    <w:sz w:val="20"/>
                    <w:szCs w:val="20"/>
                    <w:rtl/>
                  </w:rPr>
                </w:rPrChange>
              </w:rPr>
              <w:t xml:space="preserve">الحقوق الخاصة بنا</w:t>
            </w:r>
          </w:p>
        </w:tc>
      </w:tr>
      <w:tr w:rsidR="0054391F" w14:paraId="464E3F73" w14:textId="77777777">
        <w:trPr>
          <w:trHeight w:val="216"/>
        </w:trPr>
        <w:tc>
          <w:tcPr>
            <w:tcW w:w="5877" w:type="dxa"/>
            <w:tcBorders>
              <w:top w:val="single" w:sz="4" w:space="0" w:color="000000"/>
              <w:left w:val="single" w:sz="4" w:space="0" w:color="000000"/>
              <w:bottom w:val="single" w:sz="4" w:space="0" w:color="000000"/>
              <w:right w:val="single" w:sz="4" w:space="0" w:color="000000"/>
            </w:tcBorders>
          </w:tcPr>
          <w:p w14:paraId="6CA12F03" w14:textId="77777777" w:rsidR="0054391F" w:rsidRDefault="00C826BD">
            <w:pPr>
              <w:bidi w:val="0"/>
              <w:spacing w:after="0"/>
              <w:jc w:val="left"/>
            </w:pPr>
            <w:r>
              <w:rPr>
                <w:sz w:val="20"/>
              </w:rPr>
              <w:t xml:space="preserve">   We can, at any time, do the following: </w:t>
            </w:r>
          </w:p>
        </w:tc>
        <w:tc>
          <w:tcPr>
            <w:tcW w:w="5713" w:type="dxa"/>
            <w:tcBorders>
              <w:top w:val="single" w:sz="4" w:space="0" w:color="000000"/>
              <w:left w:val="single" w:sz="4" w:space="0" w:color="000000"/>
              <w:bottom w:val="single" w:sz="4" w:space="0" w:color="000000"/>
              <w:right w:val="single" w:sz="4" w:space="0" w:color="000000"/>
            </w:tcBorders>
          </w:tcPr>
          <w:p w14:paraId="7E957248" w14:textId="77777777" w:rsidR="0054391F" w:rsidRDefault="00C826BD">
            <w:pPr>
              <w:tabs>
                <w:tab w:val="center" w:pos="315"/>
                <w:tab w:val="center" w:pos="1251"/>
              </w:tabs>
              <w:spacing w:after="0"/>
              <w:jc w:val="left"/>
            </w:pPr>
            <w:r>
              <w:rPr>
                <w:szCs w:val="22"/>
                <w:rtl/>
              </w:rPr>
              <w:tab/>
              <w:tab/>
              <w:tab/>
              <w:t xml:space="preserve">•</w:t>
              <w:tab/>
              <w:t xml:space="preserve">يمكننا، في أي وقت، القيام بما يلي:</w:t>
            </w:r>
          </w:p>
        </w:tc>
      </w:tr>
      <w:tr w:rsidR="0054391F" w14:paraId="1CD4E94D" w14:textId="77777777">
        <w:trPr>
          <w:trHeight w:val="386"/>
        </w:trPr>
        <w:tc>
          <w:tcPr>
            <w:tcW w:w="5877" w:type="dxa"/>
            <w:tcBorders>
              <w:top w:val="single" w:sz="4" w:space="0" w:color="000000"/>
              <w:left w:val="single" w:sz="4" w:space="0" w:color="000000"/>
              <w:bottom w:val="single" w:sz="4" w:space="0" w:color="000000"/>
              <w:right w:val="single" w:sz="4" w:space="0" w:color="000000"/>
            </w:tcBorders>
          </w:tcPr>
          <w:p w14:paraId="42E4EC07" w14:textId="77777777" w:rsidR="0054391F" w:rsidRDefault="00C826BD">
            <w:pPr>
              <w:tabs>
                <w:tab w:val="center" w:pos="406"/>
                <w:tab w:val="center" w:pos="2162"/>
              </w:tabs>
              <w:bidi w:val="0"/>
              <w:spacing w:after="0"/>
              <w:jc w:val="left"/>
            </w:pPr>
            <w:r>
              <w:tab/>
            </w:r>
            <w:r>
              <w:rPr>
                <w:rFonts w:ascii="Segoe UI Symbol" w:eastAsia="Segoe UI Symbol" w:hAnsi="Segoe UI Symbol" w:cs="Segoe UI Symbol"/>
                <w:sz w:val="20"/>
              </w:rPr>
              <w:t>•</w:t>
            </w:r>
            <w:r>
              <w:rPr>
                <w:rFonts w:ascii="Arial" w:eastAsia="Arial" w:hAnsi="Arial" w:cs="Arial"/>
                <w:sz w:val="20"/>
              </w:rPr>
              <w:t xml:space="preserve"> </w:t>
              <w:tab/>
            </w:r>
            <w:r>
              <w:rPr>
                <w:sz w:val="20"/>
              </w:rPr>
              <w:t xml:space="preserve">Take over the defense or settlement of any claim. </w:t>
            </w:r>
          </w:p>
        </w:tc>
        <w:tc>
          <w:tcPr>
            <w:tcW w:w="5713" w:type="dxa"/>
            <w:tcBorders>
              <w:top w:val="single" w:sz="4" w:space="0" w:color="000000"/>
              <w:left w:val="single" w:sz="4" w:space="0" w:color="000000"/>
              <w:bottom w:val="single" w:sz="4" w:space="0" w:color="000000"/>
              <w:right w:val="single" w:sz="4" w:space="0" w:color="000000"/>
            </w:tcBorders>
          </w:tcPr>
          <w:p w14:paraId="633FACCC" w14:textId="77777777" w:rsidR="0054391F" w:rsidRDefault="00C826BD">
            <w:pPr>
              <w:tabs>
                <w:tab w:val="center" w:pos="315"/>
                <w:tab w:val="center" w:pos="1317"/>
              </w:tabs>
              <w:spacing w:after="0"/>
              <w:jc w:val="left"/>
            </w:pPr>
            <w:r>
              <w:rPr>
                <w:szCs w:val="22"/>
                <w:rtl/>
              </w:rPr>
              <w:tab/>
              <w:tab/>
              <w:tab/>
              <w:t xml:space="preserve">•</w:t>
              <w:tab/>
              <w:t xml:space="preserve">تولّي الدفاع أو تسوية أي مطالبة.</w:t>
            </w:r>
          </w:p>
        </w:tc>
      </w:tr>
      <w:tr w:rsidR="0054391F" w14:paraId="08323F00" w14:textId="77777777">
        <w:trPr>
          <w:trHeight w:val="696"/>
        </w:trPr>
        <w:tc>
          <w:tcPr>
            <w:tcW w:w="5877" w:type="dxa"/>
            <w:tcBorders>
              <w:top w:val="single" w:sz="4" w:space="0" w:color="000000"/>
              <w:left w:val="single" w:sz="4" w:space="0" w:color="000000"/>
              <w:bottom w:val="single" w:sz="4" w:space="0" w:color="000000"/>
              <w:right w:val="single" w:sz="4" w:space="0" w:color="000000"/>
            </w:tcBorders>
          </w:tcPr>
          <w:p w14:paraId="2F06E49F" w14:textId="77777777" w:rsidR="0054391F" w:rsidRDefault="00C826BD">
            <w:pPr>
              <w:bidi w:val="0"/>
              <w:spacing w:after="0"/>
              <w:ind w:left="720" w:right="152" w:hanging="360"/>
              <w:jc w:val="both"/>
            </w:pPr>
            <w:r>
              <w:rPr>
                <w:rFonts w:ascii="Segoe UI Symbol" w:eastAsia="Segoe UI Symbol" w:hAnsi="Segoe UI Symbol" w:cs="Segoe UI Symbol"/>
                <w:sz w:val="20"/>
              </w:rPr>
              <w:t>•</w:t>
            </w:r>
            <w:r>
              <w:rPr>
                <w:rFonts w:ascii="Arial" w:eastAsia="Arial" w:hAnsi="Arial" w:cs="Arial"/>
                <w:sz w:val="20"/>
              </w:rPr>
              <w:t xml:space="preserve"> </w:t>
            </w:r>
            <w:r>
              <w:rPr>
                <w:sz w:val="20"/>
              </w:rPr>
              <w:t xml:space="preserve">Try to recover expenses or compensation from any other person or people involved (third parties) at any time in your name or in the name of anyone else claiming under this policy. </w:t>
            </w:r>
          </w:p>
        </w:tc>
        <w:tc>
          <w:tcPr>
            <w:tcW w:w="5713" w:type="dxa"/>
            <w:tcBorders>
              <w:top w:val="single" w:sz="4" w:space="0" w:color="000000"/>
              <w:left w:val="single" w:sz="4" w:space="0" w:color="000000"/>
              <w:bottom w:val="single" w:sz="4" w:space="0" w:color="000000"/>
              <w:right w:val="single" w:sz="4" w:space="0" w:color="000000"/>
            </w:tcBorders>
          </w:tcPr>
          <w:p w14:paraId="367D83B3" w14:textId="77777777" w:rsidR="0054391F" w:rsidRDefault="00C826BD">
            <w:pPr>
              <w:spacing w:after="0"/>
              <w:ind w:left="598" w:right="132" w:hanging="361"/>
              <w:jc w:val="both"/>
            </w:pPr>
            <w:r>
              <w:rPr>
                <w:rFonts w:ascii="Segoe UI Symbol" w:eastAsia="Segoe UI Symbol" w:hAnsi="Segoe UI Symbol" w:cs="Segoe UI Symbol"/>
                <w:sz w:val="20"/>
                <w:szCs w:val="20"/>
                <w:rtl/>
              </w:rPr>
              <w:t xml:space="preserve">• محاولة استرداد أي نفقات أو تعويض من أي شخص آخر أو أشخاص مشاركين (أطراف ثالثة) في أي وقت باسمك أو باسم أي شخص آخر يتقدم بمطالبة بموجب هذه البوليصة.</w:t>
            </w:r>
          </w:p>
        </w:tc>
      </w:tr>
    </w:tbl>
    <w:p w14:paraId="0AA795BB" w14:textId="77777777" w:rsidR="0054391F" w:rsidRDefault="0054391F">
      <w:pPr>
        <w:bidi w:val="0"/>
        <w:spacing w:after="0"/>
        <w:ind w:right="372"/>
        <w:jc w:val="left"/>
      </w:pPr>
    </w:p>
    <w:tbl>
      <w:tblPr>
        <w:tblStyle w:val="TableGrid"/>
        <w:tblW w:w="11590" w:type="dxa"/>
        <w:tblInd w:w="278" w:type="dxa"/>
        <w:tblCellMar>
          <w:top w:w="38" w:type="dxa"/>
          <w:left w:w="5" w:type="dxa"/>
          <w:bottom w:w="0" w:type="dxa"/>
          <w:right w:w="25" w:type="dxa"/>
        </w:tblCellMar>
        <w:tblLook w:val="04A0" w:firstRow="1" w:lastRow="0" w:firstColumn="1" w:lastColumn="0" w:noHBand="0" w:noVBand="1"/>
      </w:tblPr>
      <w:tblGrid>
        <w:gridCol w:w="5877"/>
        <w:gridCol w:w="5713"/>
      </w:tblGrid>
      <w:tr w:rsidR="0054391F" w14:paraId="169559F5" w14:textId="77777777">
        <w:trPr>
          <w:trHeight w:val="968"/>
        </w:trPr>
        <w:tc>
          <w:tcPr>
            <w:tcW w:w="5877" w:type="dxa"/>
            <w:tcBorders>
              <w:top w:val="single" w:sz="4" w:space="0" w:color="000000"/>
              <w:left w:val="single" w:sz="4" w:space="0" w:color="000000"/>
              <w:bottom w:val="single" w:sz="4" w:space="0" w:color="000000"/>
              <w:right w:val="single" w:sz="4" w:space="0" w:color="000000"/>
            </w:tcBorders>
          </w:tcPr>
          <w:p w14:paraId="5A27D949" w14:textId="77777777" w:rsidR="0054391F" w:rsidRDefault="00C826BD">
            <w:pPr>
              <w:bidi w:val="0"/>
              <w:spacing w:after="0"/>
              <w:ind w:left="720" w:right="104" w:hanging="360"/>
              <w:jc w:val="both"/>
            </w:pPr>
            <w:r>
              <w:rPr>
                <w:rFonts w:ascii="Segoe UI Symbol" w:eastAsia="Segoe UI Symbol" w:hAnsi="Segoe UI Symbol" w:cs="Segoe UI Symbol"/>
                <w:sz w:val="20"/>
              </w:rPr>
              <w:lastRenderedPageBreak/>
              <w:t>•</w:t>
            </w:r>
            <w:r>
              <w:rPr>
                <w:rFonts w:ascii="Arial" w:eastAsia="Arial" w:hAnsi="Arial" w:cs="Arial"/>
                <w:sz w:val="20"/>
              </w:rPr>
              <w:t xml:space="preserve"> </w:t>
            </w:r>
            <w:r>
              <w:rPr>
                <w:sz w:val="20"/>
              </w:rPr>
              <w:t xml:space="preserve">If you claim for illness or injury, contact any healthcare specialist who has treated you for up to three years before the claim, and have full access to your medical records. </w:t>
            </w:r>
          </w:p>
        </w:tc>
        <w:tc>
          <w:tcPr>
            <w:tcW w:w="5713" w:type="dxa"/>
            <w:tcBorders>
              <w:top w:val="single" w:sz="4" w:space="0" w:color="000000"/>
              <w:left w:val="single" w:sz="4" w:space="0" w:color="000000"/>
              <w:bottom w:val="single" w:sz="4" w:space="0" w:color="000000"/>
              <w:right w:val="single" w:sz="4" w:space="0" w:color="000000"/>
            </w:tcBorders>
          </w:tcPr>
          <w:p w14:paraId="45C7A1C2" w14:textId="77777777" w:rsidR="0054391F" w:rsidRDefault="00C826BD">
            <w:pPr>
              <w:spacing w:after="0"/>
              <w:ind w:left="668" w:right="173" w:hanging="360"/>
              <w:jc w:val="both"/>
            </w:pPr>
            <w:r>
              <w:rPr>
                <w:rFonts w:ascii="Segoe UI Symbol" w:eastAsia="Segoe UI Symbol" w:hAnsi="Segoe UI Symbol" w:cs="Segoe UI Symbol"/>
                <w:sz w:val="20"/>
                <w:szCs w:val="20"/>
                <w:rtl/>
              </w:rPr>
              <w:t xml:space="preserve">• في حال تقدمك بمطالبة بخصوص مرض أو إصابة، الاتصال بأي أخصائي رعاية صحية قام بمعالجتك خلال فترة تصل إلى ثلاثة أعوام قبل المطالبة، والاطلاع بشكل كامل على سجلاتك الطبية.</w:t>
            </w:r>
          </w:p>
        </w:tc>
      </w:tr>
      <w:tr w:rsidR="0054391F" w:rsidRPr="003B39BC" w14:paraId="2124DC05" w14:textId="77777777">
        <w:trPr>
          <w:trHeight w:val="3140"/>
        </w:trPr>
        <w:tc>
          <w:tcPr>
            <w:tcW w:w="5877" w:type="dxa"/>
            <w:tcBorders>
              <w:top w:val="single" w:sz="4" w:space="0" w:color="000000"/>
              <w:left w:val="single" w:sz="4" w:space="0" w:color="000000"/>
              <w:bottom w:val="single" w:sz="4" w:space="0" w:color="000000"/>
              <w:right w:val="single" w:sz="4" w:space="0" w:color="000000"/>
            </w:tcBorders>
          </w:tcPr>
          <w:p w14:paraId="7AA8D49B" w14:textId="77777777" w:rsidR="0054391F" w:rsidRPr="003B39BC" w:rsidRDefault="00C826BD">
            <w:pPr>
              <w:bidi w:val="0"/>
              <w:spacing w:after="0"/>
              <w:jc w:val="left"/>
              <w:rPr>
                <w:color w:val="80340D" w:themeColor="accent2" w:themeShade="80"/>
                <w:rPrChange w:id="224" w:author="Roshny Ravindran" w:date="2026-08-04T07:44:00Z" w16du:dateUtc="2026-08-04T03:44:00Z">
                  <w:rPr/>
                </w:rPrChange>
              </w:rPr>
            </w:pPr>
            <w:r>
              <w:rPr>
                <w:b/>
                <w:color w:val="80340D" w:themeColor="accent2" w:themeShade="80"/>
                <w:sz w:val="20"/>
                <w:rPrChange w:id="225" w:author="Roshny Ravindran" w:date="2026-08-04T07:44:00Z" w16du:dateUtc="2026-08-04T03:44:00Z">
                  <w:rPr>
                    <w:b/>
                    <w:sz w:val="20"/>
                  </w:rPr>
                </w:rPrChange>
              </w:rPr>
              <w:t xml:space="preserve"> </w:t>
            </w:r>
            <w:r>
              <w:rPr>
                <w:b/>
                <w:color w:val="80340D" w:themeColor="accent2" w:themeShade="80"/>
                <w:sz w:val="20"/>
                <w:rPrChange w:id="226" w:author="Roshny Ravindran" w:date="2026-08-04T07:44:00Z" w16du:dateUtc="2026-08-04T03:44:00Z">
                  <w:rPr>
                    <w:b/>
                    <w:color w:val="EE0000"/>
                    <w:sz w:val="20"/>
                  </w:rPr>
                </w:rPrChange>
              </w:rPr>
              <w:t xml:space="preserve">Right to Cancel and Refund Policy </w:t>
            </w:r>
          </w:p>
          <w:p w14:paraId="39F13EE3" w14:textId="77777777" w:rsidR="0054391F" w:rsidRPr="003B39BC" w:rsidRDefault="00C826BD">
            <w:pPr>
              <w:bidi w:val="0"/>
              <w:spacing w:after="105"/>
              <w:jc w:val="left"/>
              <w:rPr>
                <w:color w:val="80340D" w:themeColor="accent2" w:themeShade="80"/>
                <w:rPrChange w:id="227" w:author="Roshny Ravindran" w:date="2026-08-04T07:44:00Z" w16du:dateUtc="2026-08-04T03:44:00Z">
                  <w:rPr/>
                </w:rPrChange>
              </w:rPr>
            </w:pPr>
            <w:r>
              <w:rPr>
                <w:b/>
                <w:color w:val="80340D" w:themeColor="accent2" w:themeShade="80"/>
                <w:sz w:val="10"/>
                <w:rPrChange w:id="228" w:author="Roshny Ravindran" w:date="2026-08-04T07:44:00Z" w16du:dateUtc="2026-08-04T03:44:00Z">
                  <w:rPr>
                    <w:b/>
                    <w:sz w:val="10"/>
                  </w:rPr>
                </w:rPrChange>
              </w:rPr>
              <w:t xml:space="preserve"> </w:t>
            </w:r>
          </w:p>
          <w:p w14:paraId="7706589D" w14:textId="77777777" w:rsidR="0054391F" w:rsidRPr="003B39BC" w:rsidRDefault="00C826BD">
            <w:pPr>
              <w:bidi w:val="0"/>
              <w:spacing w:after="18"/>
              <w:jc w:val="left"/>
              <w:rPr>
                <w:color w:val="80340D" w:themeColor="accent2" w:themeShade="80"/>
                <w:rPrChange w:id="229" w:author="Roshny Ravindran" w:date="2026-08-04T07:44:00Z" w16du:dateUtc="2026-08-04T03:44:00Z">
                  <w:rPr/>
                </w:rPrChange>
              </w:rPr>
            </w:pPr>
            <w:commentRangeStart w:id="230"/>
            <w:r>
              <w:rPr>
                <w:b/>
                <w:color w:val="80340D" w:themeColor="accent2" w:themeShade="80"/>
                <w:sz w:val="20"/>
                <w:rPrChange w:id="231" w:author="Roshny Ravindran" w:date="2026-08-04T07:44:00Z" w16du:dateUtc="2026-08-04T03:44:00Z">
                  <w:rPr>
                    <w:b/>
                    <w:sz w:val="20"/>
                  </w:rPr>
                </w:rPrChange>
              </w:rPr>
              <w:t xml:space="preserve">Your right to cancel within five calendar days of purchase. </w:t>
            </w:r>
            <w:commentRangeEnd w:id="230"/>
            <w:r>
              <w:rPr>
                <w:rStyle w:val="CommentReference"/>
                <w:color w:val="80340D" w:themeColor="accent2" w:themeShade="80"/>
                <w:sz w:val="22"/>
                <w:szCs w:val="24"/>
                <w:rPrChange w:id="232" w:author="Roshny Ravindran" w:date="2026-08-04T07:44:00Z" w16du:dateUtc="2026-08-04T03:44:00Z">
                  <w:rPr>
                    <w:rStyle w:val="CommentReference"/>
                    <w:sz w:val="22"/>
                    <w:szCs w:val="24"/>
                  </w:rPr>
                </w:rPrChange>
              </w:rPr>
              <w:commentReference w:id="230"/>
            </w:r>
          </w:p>
          <w:p w14:paraId="49826A2F" w14:textId="77777777" w:rsidR="0054391F" w:rsidRPr="003B39BC" w:rsidRDefault="00C826BD">
            <w:pPr>
              <w:bidi w:val="0"/>
              <w:spacing w:after="1" w:line="277" w:lineRule="auto"/>
              <w:jc w:val="left"/>
              <w:rPr>
                <w:color w:val="80340D" w:themeColor="accent2" w:themeShade="80"/>
                <w:rPrChange w:id="233" w:author="Roshny Ravindran" w:date="2026-08-04T07:44:00Z" w16du:dateUtc="2026-08-04T03:44:00Z">
                  <w:rPr/>
                </w:rPrChange>
              </w:rPr>
            </w:pPr>
            <w:r>
              <w:rPr>
                <w:color w:val="80340D" w:themeColor="accent2" w:themeShade="80"/>
                <w:sz w:val="20"/>
                <w:rPrChange w:id="234" w:author="Roshny Ravindran" w:date="2026-08-04T07:44:00Z" w16du:dateUtc="2026-08-04T03:44:00Z">
                  <w:rPr>
                    <w:sz w:val="20"/>
                  </w:rPr>
                </w:rPrChange>
              </w:rPr>
              <w:t xml:space="preserve">If, for whatever reason, the policy does not meet your needs, please contact us or your agent in writing within five calendar days of purchase confirming the reason why the policy does not meet your needs, and the policy will be cancelled subject to the trip not having commenced, and a refund provided to you, provided no claims have been made or are intended to be made under the policy. </w:t>
            </w:r>
          </w:p>
          <w:p w14:paraId="2B305D53" w14:textId="77777777" w:rsidR="0054391F" w:rsidRPr="003B39BC" w:rsidRDefault="00C826BD">
            <w:pPr>
              <w:bidi w:val="0"/>
              <w:spacing w:after="0" w:line="277" w:lineRule="auto"/>
              <w:jc w:val="left"/>
              <w:rPr>
                <w:color w:val="80340D" w:themeColor="accent2" w:themeShade="80"/>
                <w:rPrChange w:id="235" w:author="Roshny Ravindran" w:date="2026-08-04T07:44:00Z" w16du:dateUtc="2026-08-04T03:44:00Z">
                  <w:rPr/>
                </w:rPrChange>
              </w:rPr>
            </w:pPr>
            <w:r>
              <w:rPr>
                <w:color w:val="80340D" w:themeColor="accent2" w:themeShade="80"/>
                <w:sz w:val="20"/>
                <w:rPrChange w:id="236" w:author="Roshny Ravindran" w:date="2026-08-04T07:44:00Z" w16du:dateUtc="2026-08-04T03:44:00Z">
                  <w:rPr>
                    <w:sz w:val="20"/>
                  </w:rPr>
                </w:rPrChange>
              </w:rPr>
              <w:t xml:space="preserve">It is important that you notify your agent within five calendar days and in writing, else a refund will not be able to be given. </w:t>
            </w:r>
          </w:p>
          <w:p w14:paraId="7979013B" w14:textId="77777777" w:rsidR="0054391F" w:rsidRPr="003B39BC" w:rsidRDefault="00C826BD">
            <w:pPr>
              <w:bidi w:val="0"/>
              <w:spacing w:after="11"/>
              <w:jc w:val="left"/>
              <w:rPr>
                <w:color w:val="80340D" w:themeColor="accent2" w:themeShade="80"/>
                <w:rPrChange w:id="237" w:author="Roshny Ravindran" w:date="2026-08-04T07:44:00Z" w16du:dateUtc="2026-08-04T03:44:00Z">
                  <w:rPr/>
                </w:rPrChange>
              </w:rPr>
            </w:pPr>
            <w:r>
              <w:rPr>
                <w:color w:val="80340D" w:themeColor="accent2" w:themeShade="80"/>
                <w:sz w:val="20"/>
                <w:rPrChange w:id="238" w:author="Roshny Ravindran" w:date="2026-08-04T07:44:00Z" w16du:dateUtc="2026-08-04T03:44:00Z">
                  <w:rPr>
                    <w:sz w:val="20"/>
                  </w:rPr>
                </w:rPrChange>
              </w:rPr>
              <w:t xml:space="preserve">Please also note that once the policy has been cancelled your coverage under it will cease. </w:t>
            </w:r>
          </w:p>
          <w:p w14:paraId="32312A99" w14:textId="77777777" w:rsidR="0054391F" w:rsidRPr="003B39BC" w:rsidRDefault="00C826BD">
            <w:pPr>
              <w:bidi w:val="0"/>
              <w:spacing w:after="0"/>
              <w:ind w:left="720"/>
              <w:jc w:val="left"/>
              <w:rPr>
                <w:color w:val="80340D" w:themeColor="accent2" w:themeShade="80"/>
                <w:rPrChange w:id="239" w:author="Roshny Ravindran" w:date="2026-08-04T07:44:00Z" w16du:dateUtc="2026-08-04T03:44:00Z">
                  <w:rPr/>
                </w:rPrChange>
              </w:rPr>
            </w:pPr>
            <w:r>
              <w:rPr>
                <w:color w:val="80340D" w:themeColor="accent2" w:themeShade="80"/>
                <w:sz w:val="20"/>
                <w:rPrChange w:id="240" w:author="Roshny Ravindran" w:date="2026-08-04T07:44:00Z" w16du:dateUtc="2026-08-04T03:44:00Z">
                  <w:rPr>
                    <w:sz w:val="20"/>
                  </w:rPr>
                </w:rPrChange>
              </w:rPr>
              <w:t xml:space="preserve"> </w:t>
            </w:r>
          </w:p>
        </w:tc>
        <w:tc>
          <w:tcPr>
            <w:tcW w:w="5713" w:type="dxa"/>
            <w:tcBorders>
              <w:top w:val="single" w:sz="4" w:space="0" w:color="000000"/>
              <w:left w:val="single" w:sz="4" w:space="0" w:color="000000"/>
              <w:bottom w:val="single" w:sz="4" w:space="0" w:color="000000"/>
              <w:right w:val="single" w:sz="4" w:space="0" w:color="000000"/>
            </w:tcBorders>
          </w:tcPr>
          <w:p w14:paraId="233BF44B" w14:textId="77777777" w:rsidR="0054391F" w:rsidRPr="003B39BC" w:rsidRDefault="00C826BD">
            <w:pPr>
              <w:spacing w:after="185"/>
              <w:ind w:left="66"/>
              <w:jc w:val="left"/>
              <w:rPr>
                <w:color w:val="80340D" w:themeColor="accent2" w:themeShade="80"/>
                <w:rPrChange w:id="241" w:author="Roshny Ravindran" w:date="2026-08-04T07:44:00Z" w16du:dateUtc="2026-08-04T03:44:00Z">
                  <w:rPr/>
                </w:rPrChange>
              </w:rPr>
            </w:pPr>
            <w:r>
              <w:rPr>
                <w:color w:val="80340D" w:themeColor="accent2" w:themeShade="80"/>
                <w:sz w:val="20"/>
                <w:szCs w:val="20"/>
                <w:rtl/>
                <w:rPrChange w:id="242" w:author="Roshny Ravindran" w:date="2026-08-04T07:44:00Z" w16du:dateUtc="2026-08-04T03:44:00Z">
                  <w:rPr>
                    <w:color w:val="EE0000"/>
                    <w:sz w:val="20"/>
                    <w:szCs w:val="20"/>
                    <w:rtl/>
                  </w:rPr>
                </w:rPrChange>
              </w:rPr>
              <w:t xml:space="preserve">حق الإلغاء واسترداد المبلغ</w:t>
            </w:r>
          </w:p>
          <w:p w14:paraId="4E17AA60" w14:textId="77777777" w:rsidR="0054391F" w:rsidRPr="003B39BC" w:rsidRDefault="00C826BD">
            <w:pPr>
              <w:spacing w:after="69"/>
              <w:ind w:left="67"/>
              <w:jc w:val="left"/>
              <w:rPr>
                <w:color w:val="80340D" w:themeColor="accent2" w:themeShade="80"/>
                <w:rPrChange w:id="243" w:author="Roshny Ravindran" w:date="2026-08-04T07:44:00Z" w16du:dateUtc="2026-08-04T03:44:00Z">
                  <w:rPr/>
                </w:rPrChange>
              </w:rPr>
            </w:pPr>
            <w:r>
              <w:rPr>
                <w:color w:val="80340D" w:themeColor="accent2" w:themeShade="80"/>
                <w:sz w:val="20"/>
                <w:szCs w:val="20"/>
                <w:rtl/>
                <w:rPrChange w:id="244" w:author="Roshny Ravindran" w:date="2026-08-04T07:44:00Z" w16du:dateUtc="2026-08-04T03:44:00Z">
                  <w:rPr>
                    <w:sz w:val="20"/>
                    <w:szCs w:val="20"/>
                    <w:rtl/>
                  </w:rPr>
                </w:rPrChange>
              </w:rPr>
              <w:t xml:space="preserve">لديك الحق في الإلغاء خلال خمسة أيام تقويمية من تاريخ الشراء.</w:t>
            </w:r>
          </w:p>
          <w:p w14:paraId="7CF00980" w14:textId="77777777" w:rsidR="0054391F" w:rsidRPr="003B39BC" w:rsidRDefault="00C826BD">
            <w:pPr>
              <w:spacing w:after="0" w:line="353" w:lineRule="auto"/>
              <w:ind w:right="228"/>
              <w:rPr>
                <w:color w:val="80340D" w:themeColor="accent2" w:themeShade="80"/>
                <w:rPrChange w:id="247" w:author="Roshny Ravindran" w:date="2026-08-04T07:44:00Z" w16du:dateUtc="2026-08-04T03:44:00Z">
                  <w:rPr/>
                </w:rPrChange>
              </w:rPr>
            </w:pPr>
            <w:r>
              <w:rPr>
                <w:color w:val="80340D" w:themeColor="accent2" w:themeShade="80"/>
                <w:sz w:val="20"/>
                <w:szCs w:val="20"/>
                <w:rtl/>
                <w:rPrChange w:id="248" w:author="Roshny Ravindran" w:date="2026-08-04T07:44:00Z" w16du:dateUtc="2026-08-04T03:44:00Z">
                  <w:rPr>
                    <w:sz w:val="20"/>
                    <w:szCs w:val="20"/>
                    <w:rtl/>
                  </w:rPr>
                </w:rPrChange>
              </w:rPr>
              <w:t xml:space="preserve">إذا لم تكن الوثيقة تلبي احتياجاتك لأي سبب من الأسباب، يُرجى التواصل معنا أو مع وكيلك كتابيًا خلال خمسة أيام تقويمية من تاريخ الشراء موضحًا سبب عدم ملاءمة الوثيقة لاحتياجاتك، وسيتم إلغاء الوثيقة بشرط ألا تكون الرحلة قد بدأت، وسيتم رد المبلغ لك، شريطة ألا تكون</w:t>
            </w:r>
          </w:p>
          <w:p w14:paraId="1FA97188" w14:textId="77777777" w:rsidR="0054391F" w:rsidRPr="003B39BC" w:rsidRDefault="00C826BD">
            <w:pPr>
              <w:spacing w:after="188"/>
              <w:ind w:left="67"/>
              <w:jc w:val="left"/>
              <w:rPr>
                <w:color w:val="80340D" w:themeColor="accent2" w:themeShade="80"/>
                <w:rPrChange w:id="250" w:author="Roshny Ravindran" w:date="2026-08-04T07:44:00Z" w16du:dateUtc="2026-08-04T03:44:00Z">
                  <w:rPr/>
                </w:rPrChange>
              </w:rPr>
            </w:pPr>
            <w:r>
              <w:rPr>
                <w:color w:val="80340D" w:themeColor="accent2" w:themeShade="80"/>
                <w:sz w:val="20"/>
                <w:szCs w:val="20"/>
                <w:rtl/>
                <w:rPrChange w:id="251" w:author="Roshny Ravindran" w:date="2026-08-04T07:44:00Z" w16du:dateUtc="2026-08-04T03:44:00Z">
                  <w:rPr>
                    <w:sz w:val="20"/>
                    <w:szCs w:val="20"/>
                    <w:rtl/>
                  </w:rPr>
                </w:rPrChange>
              </w:rPr>
              <w:t xml:space="preserve">أي مطالبات قد قُدمت أو يُعتزم تقديمها بموجب الوثيقة.</w:t>
            </w:r>
          </w:p>
          <w:p w14:paraId="427535F7" w14:textId="77777777" w:rsidR="0054391F" w:rsidRPr="003B39BC" w:rsidRDefault="00C826BD">
            <w:pPr>
              <w:spacing w:after="124"/>
              <w:ind w:left="69"/>
              <w:jc w:val="left"/>
              <w:rPr>
                <w:color w:val="80340D" w:themeColor="accent2" w:themeShade="80"/>
                <w:rPrChange w:id="252" w:author="Roshny Ravindran" w:date="2026-08-04T07:44:00Z" w16du:dateUtc="2026-08-04T03:44:00Z">
                  <w:rPr/>
                </w:rPrChange>
              </w:rPr>
            </w:pPr>
            <w:r>
              <w:rPr>
                <w:color w:val="80340D" w:themeColor="accent2" w:themeShade="80"/>
                <w:sz w:val="20"/>
                <w:szCs w:val="20"/>
                <w:rtl/>
                <w:rPrChange w:id="253" w:author="Roshny Ravindran" w:date="2026-08-04T07:44:00Z" w16du:dateUtc="2026-08-04T03:44:00Z">
                  <w:rPr>
                    <w:sz w:val="20"/>
                    <w:szCs w:val="20"/>
                    <w:rtl/>
                  </w:rPr>
                </w:rPrChange>
              </w:rPr>
              <w:t xml:space="preserve">من المهم أن تقوم بإخطار وكيلك كتابيًا خلال خمسة أيام تقويمية، وإلا فلن يكون من الممكن استرداد المبلغ.</w:t>
            </w:r>
          </w:p>
          <w:p w14:paraId="25A40A1E" w14:textId="77777777" w:rsidR="0054391F" w:rsidRPr="003B39BC" w:rsidRDefault="00C826BD">
            <w:pPr>
              <w:spacing w:after="0"/>
              <w:ind w:left="67"/>
              <w:jc w:val="left"/>
              <w:rPr>
                <w:color w:val="80340D" w:themeColor="accent2" w:themeShade="80"/>
                <w:rPrChange w:id="254" w:author="Roshny Ravindran" w:date="2026-08-04T07:44:00Z" w16du:dateUtc="2026-08-04T03:44:00Z">
                  <w:rPr/>
                </w:rPrChange>
              </w:rPr>
            </w:pPr>
            <w:r>
              <w:rPr>
                <w:color w:val="80340D" w:themeColor="accent2" w:themeShade="80"/>
                <w:sz w:val="20"/>
                <w:szCs w:val="20"/>
                <w:rtl/>
                <w:rPrChange w:id="255" w:author="Roshny Ravindran" w:date="2026-08-04T07:44:00Z" w16du:dateUtc="2026-08-04T03:44:00Z">
                  <w:rPr>
                    <w:sz w:val="20"/>
                    <w:szCs w:val="20"/>
                    <w:rtl/>
                  </w:rPr>
                </w:rPrChange>
              </w:rPr>
              <w:t xml:space="preserve">يُرجى أيضًا ملاحظة أنه بمجرد إلغاء الوثيقة، ستتوقف التغطية التأمينية الخاصة بك بموجبها.</w:t>
            </w:r>
          </w:p>
        </w:tc>
      </w:tr>
      <w:tr w:rsidR="0054391F" w:rsidRPr="003B39BC" w14:paraId="2A69BA57" w14:textId="77777777">
        <w:trPr>
          <w:trHeight w:val="708"/>
        </w:trPr>
        <w:tc>
          <w:tcPr>
            <w:tcW w:w="5877" w:type="dxa"/>
            <w:tcBorders>
              <w:top w:val="single" w:sz="4" w:space="0" w:color="000000"/>
              <w:left w:val="single" w:sz="4" w:space="0" w:color="000000"/>
              <w:bottom w:val="single" w:sz="4" w:space="0" w:color="000000"/>
              <w:right w:val="single" w:sz="4" w:space="0" w:color="000000"/>
            </w:tcBorders>
          </w:tcPr>
          <w:p w14:paraId="1E196B5C" w14:textId="77777777" w:rsidR="0054391F" w:rsidRPr="003B39BC" w:rsidRDefault="00C826BD">
            <w:pPr>
              <w:bidi w:val="0"/>
              <w:spacing w:after="0"/>
              <w:ind w:left="108"/>
              <w:jc w:val="left"/>
              <w:rPr>
                <w:color w:val="80340D" w:themeColor="accent2" w:themeShade="80"/>
                <w:rPrChange w:id="256" w:author="Roshny Ravindran" w:date="2026-08-04T07:49:00Z" w16du:dateUtc="2026-08-04T03:49:00Z">
                  <w:rPr/>
                </w:rPrChange>
              </w:rPr>
            </w:pPr>
            <w:r>
              <w:rPr>
                <w:b/>
                <w:color w:val="80340D" w:themeColor="accent2" w:themeShade="80"/>
                <w:sz w:val="20"/>
                <w:rPrChange w:id="257" w:author="Roshny Ravindran" w:date="2026-08-04T07:49:00Z" w16du:dateUtc="2026-08-04T03:49:00Z">
                  <w:rPr>
                    <w:b/>
                    <w:color w:val="FF0000"/>
                    <w:sz w:val="20"/>
                  </w:rPr>
                </w:rPrChange>
              </w:rPr>
              <w:t xml:space="preserve"> </w:t>
            </w:r>
          </w:p>
          <w:p w14:paraId="50385D19" w14:textId="77777777" w:rsidR="0054391F" w:rsidRPr="003B39BC" w:rsidRDefault="00C826BD">
            <w:pPr>
              <w:bidi w:val="0"/>
              <w:spacing w:after="0"/>
              <w:ind w:left="108"/>
              <w:jc w:val="left"/>
              <w:rPr>
                <w:color w:val="80340D" w:themeColor="accent2" w:themeShade="80"/>
                <w:rPrChange w:id="258" w:author="Roshny Ravindran" w:date="2026-08-04T07:49:00Z" w16du:dateUtc="2026-08-04T03:49:00Z">
                  <w:rPr/>
                </w:rPrChange>
              </w:rPr>
            </w:pPr>
            <w:r>
              <w:rPr>
                <w:b/>
                <w:color w:val="80340D" w:themeColor="accent2" w:themeShade="80"/>
                <w:sz w:val="20"/>
                <w:rPrChange w:id="259" w:author="Roshny Ravindran" w:date="2026-08-04T07:49:00Z" w16du:dateUtc="2026-08-04T03:49:00Z">
                  <w:rPr>
                    <w:b/>
                    <w:color w:val="FF0000"/>
                    <w:sz w:val="20"/>
                  </w:rPr>
                </w:rPrChange>
              </w:rPr>
              <w:t>What to do? – Customer dissatisfaction</w:t>
            </w:r>
            <w:r>
              <w:rPr>
                <w:b/>
                <w:color w:val="80340D" w:themeColor="accent2" w:themeShade="80"/>
                <w:sz w:val="20"/>
                <w:rPrChange w:id="260" w:author="Roshny Ravindran" w:date="2026-08-04T07:49:00Z" w16du:dateUtc="2026-08-04T03:49:00Z">
                  <w:rPr>
                    <w:b/>
                    <w:sz w:val="20"/>
                  </w:rPr>
                </w:rPrChange>
              </w:rPr>
              <w:t xml:space="preserve"> </w:t>
            </w:r>
          </w:p>
        </w:tc>
        <w:tc>
          <w:tcPr>
            <w:tcW w:w="5713" w:type="dxa"/>
            <w:tcBorders>
              <w:top w:val="single" w:sz="4" w:space="0" w:color="000000"/>
              <w:left w:val="single" w:sz="4" w:space="0" w:color="000000"/>
              <w:bottom w:val="single" w:sz="4" w:space="0" w:color="000000"/>
              <w:right w:val="single" w:sz="4" w:space="0" w:color="000000"/>
            </w:tcBorders>
          </w:tcPr>
          <w:p w14:paraId="1D585629" w14:textId="77777777" w:rsidR="0054391F" w:rsidRPr="003B39BC" w:rsidRDefault="00C826BD">
            <w:pPr>
              <w:bidi w:val="0"/>
              <w:spacing w:after="0"/>
              <w:ind w:right="124"/>
              <w:rPr>
                <w:color w:val="80340D" w:themeColor="accent2" w:themeShade="80"/>
                <w:rPrChange w:id="261" w:author="Roshny Ravindran" w:date="2026-08-04T07:49:00Z" w16du:dateUtc="2026-08-04T03:49:00Z">
                  <w:rPr/>
                </w:rPrChange>
              </w:rPr>
            </w:pPr>
            <w:r>
              <w:rPr>
                <w:b/>
                <w:color w:val="80340D" w:themeColor="accent2" w:themeShade="80"/>
                <w:sz w:val="20"/>
                <w:rPrChange w:id="262" w:author="Roshny Ravindran" w:date="2026-08-04T07:49:00Z" w16du:dateUtc="2026-08-04T03:49:00Z">
                  <w:rPr>
                    <w:b/>
                    <w:color w:val="FF0000"/>
                    <w:sz w:val="20"/>
                  </w:rPr>
                </w:rPrChange>
              </w:rPr>
              <w:t xml:space="preserve"> </w:t>
            </w:r>
          </w:p>
          <w:p w14:paraId="60EE20B5" w14:textId="77777777" w:rsidR="0054391F" w:rsidRPr="003B39BC" w:rsidRDefault="00C826BD">
            <w:pPr>
              <w:spacing w:after="0"/>
              <w:ind w:left="74"/>
              <w:jc w:val="left"/>
              <w:rPr>
                <w:color w:val="80340D" w:themeColor="accent2" w:themeShade="80"/>
                <w:rPrChange w:id="263" w:author="Roshny Ravindran" w:date="2026-08-04T07:49:00Z" w16du:dateUtc="2026-08-04T03:49:00Z">
                  <w:rPr/>
                </w:rPrChange>
              </w:rPr>
            </w:pPr>
            <w:r>
              <w:rPr>
                <w:b/>
                <w:bCs/>
                <w:color w:val="80340D" w:themeColor="accent2" w:themeShade="80"/>
                <w:sz w:val="20"/>
                <w:szCs w:val="20"/>
                <w:rtl/>
                <w:rPrChange w:id="264" w:author="Roshny Ravindran" w:date="2026-08-04T07:49:00Z" w16du:dateUtc="2026-08-04T03:49:00Z">
                  <w:rPr>
                    <w:b/>
                    <w:bCs/>
                    <w:color w:val="FF0000"/>
                    <w:sz w:val="20"/>
                    <w:szCs w:val="20"/>
                    <w:rtl/>
                  </w:rPr>
                </w:rPrChange>
              </w:rPr>
              <w:t xml:space="preserve">ما الذي يجب القيام به؟ – عدم رضا العميل</w:t>
            </w:r>
          </w:p>
        </w:tc>
      </w:tr>
      <w:tr w:rsidR="0054391F" w14:paraId="03C8E42F" w14:textId="77777777">
        <w:trPr>
          <w:trHeight w:val="691"/>
        </w:trPr>
        <w:tc>
          <w:tcPr>
            <w:tcW w:w="5877" w:type="dxa"/>
            <w:tcBorders>
              <w:top w:val="single" w:sz="4" w:space="0" w:color="000000"/>
              <w:left w:val="single" w:sz="4" w:space="0" w:color="000000"/>
              <w:bottom w:val="single" w:sz="4" w:space="0" w:color="000000"/>
              <w:right w:val="single" w:sz="4" w:space="0" w:color="000000"/>
            </w:tcBorders>
          </w:tcPr>
          <w:p w14:paraId="351E5560" w14:textId="77777777" w:rsidR="0054391F" w:rsidRDefault="00C826BD">
            <w:pPr>
              <w:bidi w:val="0"/>
              <w:spacing w:after="0"/>
              <w:ind w:left="108"/>
              <w:jc w:val="left"/>
            </w:pPr>
            <w:r>
              <w:rPr>
                <w:sz w:val="20"/>
              </w:rPr>
              <w:t xml:space="preserve">We do everything we can to make sure that you receive a high standard of service. If you are not satisfied with the service, you receive please contact: </w:t>
            </w:r>
          </w:p>
        </w:tc>
        <w:tc>
          <w:tcPr>
            <w:tcW w:w="5713" w:type="dxa"/>
            <w:tcBorders>
              <w:top w:val="single" w:sz="4" w:space="0" w:color="000000"/>
              <w:left w:val="single" w:sz="4" w:space="0" w:color="000000"/>
              <w:bottom w:val="single" w:sz="4" w:space="0" w:color="000000"/>
              <w:right w:val="single" w:sz="4" w:space="0" w:color="000000"/>
            </w:tcBorders>
          </w:tcPr>
          <w:p w14:paraId="67BE1F6F" w14:textId="77777777" w:rsidR="0054391F" w:rsidRDefault="00C826BD">
            <w:pPr>
              <w:spacing w:after="0"/>
              <w:ind w:left="43" w:right="187" w:hanging="1"/>
            </w:pPr>
            <w:r>
              <w:rPr>
                <w:sz w:val="20"/>
                <w:szCs w:val="20"/>
                <w:rtl/>
              </w:rPr>
              <w:t xml:space="preserve">إننا نقوم بكل ما يمكننا القيام به للتأكد من تلقيك لخدمة عالية الجودة. في حال عدم رضاك عن الخدمة التي تتلقاها، يُرجى الاتصال بما يلي:</w:t>
            </w:r>
          </w:p>
        </w:tc>
      </w:tr>
    </w:tbl>
    <w:p w14:paraId="4CE6800B" w14:textId="77777777" w:rsidR="0054391F" w:rsidRDefault="0054391F">
      <w:pPr>
        <w:sectPr w:rsidR="0054391F">
          <w:headerReference w:type="even" r:id="rId12"/>
          <w:headerReference w:type="default" r:id="rId13"/>
          <w:footerReference w:type="even" r:id="rId14"/>
          <w:footerReference w:type="default" r:id="rId15"/>
          <w:headerReference w:type="first" r:id="rId16"/>
          <w:footerReference w:type="first" r:id="rId17"/>
          <w:pgSz w:w="12240" w:h="15840"/>
          <w:pgMar w:top="1347" w:right="0" w:bottom="1459" w:left="0" w:header="520" w:footer="138" w:gutter="0"/>
          <w:cols w:space="720"/>
        </w:sectPr>
      </w:pPr>
    </w:p>
    <w:p w14:paraId="41CAFCD7" w14:textId="77777777" w:rsidR="0054391F" w:rsidRDefault="0054391F">
      <w:pPr>
        <w:bidi w:val="0"/>
        <w:spacing w:after="0"/>
        <w:ind w:left="-1440" w:right="10800"/>
        <w:jc w:val="left"/>
      </w:pPr>
    </w:p>
    <w:tbl>
      <w:tblPr>
        <w:tblStyle w:val="TableGrid"/>
        <w:tblW w:w="11590" w:type="dxa"/>
        <w:tblInd w:w="-1162" w:type="dxa"/>
        <w:tblCellMar>
          <w:top w:w="9" w:type="dxa"/>
          <w:left w:w="5" w:type="dxa"/>
          <w:bottom w:w="0" w:type="dxa"/>
          <w:right w:w="0" w:type="dxa"/>
        </w:tblCellMar>
        <w:tblLook w:val="04A0" w:firstRow="1" w:lastRow="0" w:firstColumn="1" w:lastColumn="0" w:noHBand="0" w:noVBand="1"/>
      </w:tblPr>
      <w:tblGrid>
        <w:gridCol w:w="5877"/>
        <w:gridCol w:w="5713"/>
      </w:tblGrid>
      <w:tr w:rsidR="0054391F" w14:paraId="68BAB2FA" w14:textId="77777777">
        <w:trPr>
          <w:trHeight w:val="1719"/>
        </w:trPr>
        <w:tc>
          <w:tcPr>
            <w:tcW w:w="5877" w:type="dxa"/>
            <w:tcBorders>
              <w:top w:val="single" w:sz="4" w:space="0" w:color="000000"/>
              <w:left w:val="single" w:sz="4" w:space="0" w:color="000000"/>
              <w:bottom w:val="single" w:sz="4" w:space="0" w:color="000000"/>
              <w:right w:val="single" w:sz="4" w:space="0" w:color="000000"/>
            </w:tcBorders>
            <w:vAlign w:val="center"/>
          </w:tcPr>
          <w:p w14:paraId="23528B97" w14:textId="77777777" w:rsidR="0054391F" w:rsidRDefault="00C826BD">
            <w:pPr>
              <w:bidi w:val="0"/>
              <w:spacing w:after="18"/>
              <w:ind w:left="151"/>
              <w:jc w:val="left"/>
            </w:pPr>
            <w:r>
              <w:rPr>
                <w:rFonts w:ascii="Palatino Linotype" w:eastAsia="Palatino Linotype" w:hAnsi="Palatino Linotype" w:cs="Palatino Linotype"/>
                <w:sz w:val="18"/>
              </w:rPr>
              <w:t xml:space="preserve">The General Manager </w:t>
            </w:r>
          </w:p>
          <w:p w14:paraId="30C1DE46" w14:textId="77777777" w:rsidR="0054391F" w:rsidRDefault="00C826BD">
            <w:pPr>
              <w:bidi w:val="0"/>
              <w:spacing w:after="0"/>
              <w:ind w:left="151"/>
              <w:jc w:val="left"/>
            </w:pPr>
            <w:r>
              <w:rPr>
                <w:rFonts w:ascii="Palatino Linotype" w:eastAsia="Palatino Linotype" w:hAnsi="Palatino Linotype" w:cs="Palatino Linotype"/>
                <w:sz w:val="18"/>
              </w:rPr>
              <w:t xml:space="preserve">Qatar Insurance Company </w:t>
            </w:r>
            <w:r>
              <w:rPr>
                <w:rFonts w:ascii="Palatino Linotype" w:eastAsia="Palatino Linotype" w:hAnsi="Palatino Linotype" w:cs="Palatino Linotype"/>
                <w:sz w:val="20"/>
              </w:rPr>
              <w:t xml:space="preserve">(QIC) </w:t>
            </w:r>
          </w:p>
          <w:p w14:paraId="1878E2AC" w14:textId="77777777" w:rsidR="0054391F" w:rsidRDefault="00C826BD">
            <w:pPr>
              <w:bidi w:val="0"/>
              <w:spacing w:after="179" w:line="216" w:lineRule="auto"/>
              <w:ind w:left="151" w:right="1557"/>
              <w:jc w:val="both"/>
            </w:pPr>
            <w:r>
              <w:rPr>
                <w:rFonts w:ascii="Palatino Linotype" w:eastAsia="Palatino Linotype" w:hAnsi="Palatino Linotype" w:cs="Palatino Linotype"/>
                <w:sz w:val="16"/>
              </w:rPr>
              <w:t xml:space="preserve">Level 5, Business Park 4 Dubai Hills Estate P.O. Box 4066, Dubai, United Arab Emirates </w:t>
            </w:r>
          </w:p>
          <w:p w14:paraId="709C9FA5" w14:textId="77777777" w:rsidR="0054391F" w:rsidRDefault="00C826BD">
            <w:pPr>
              <w:bidi w:val="0"/>
              <w:spacing w:after="0"/>
              <w:ind w:left="151"/>
              <w:jc w:val="left"/>
            </w:pPr>
            <w:r>
              <w:rPr>
                <w:rFonts w:ascii="Palatino Linotype" w:eastAsia="Palatino Linotype" w:hAnsi="Palatino Linotype" w:cs="Palatino Linotype"/>
                <w:sz w:val="16"/>
              </w:rPr>
              <w:t xml:space="preserve">Telephone : 800 4 QIC (800 4 742); +971 4 2224045 </w:t>
            </w:r>
          </w:p>
          <w:p w14:paraId="43A581DD" w14:textId="77777777" w:rsidR="0054391F" w:rsidRDefault="00C826BD">
            <w:pPr>
              <w:bidi w:val="0"/>
              <w:spacing w:after="0"/>
              <w:ind w:left="151"/>
              <w:jc w:val="left"/>
            </w:pPr>
            <w:r>
              <w:rPr>
                <w:rFonts w:ascii="Palatino Linotype" w:eastAsia="Palatino Linotype" w:hAnsi="Palatino Linotype" w:cs="Palatino Linotype"/>
                <w:sz w:val="16"/>
              </w:rPr>
              <w:t xml:space="preserve">Email : complaints@qicuae.com </w:t>
            </w:r>
          </w:p>
        </w:tc>
        <w:tc>
          <w:tcPr>
            <w:tcW w:w="5713" w:type="dxa"/>
            <w:tcBorders>
              <w:top w:val="single" w:sz="4" w:space="0" w:color="000000"/>
              <w:left w:val="single" w:sz="4" w:space="0" w:color="000000"/>
              <w:bottom w:val="single" w:sz="4" w:space="0" w:color="000000"/>
              <w:right w:val="single" w:sz="4" w:space="0" w:color="000000"/>
            </w:tcBorders>
          </w:tcPr>
          <w:p w14:paraId="3F73DE1E" w14:textId="77777777" w:rsidR="0054391F" w:rsidRDefault="00C826BD">
            <w:pPr>
              <w:bidi w:val="0"/>
              <w:spacing w:after="0"/>
              <w:ind w:left="151"/>
              <w:jc w:val="left"/>
            </w:pPr>
            <w:r>
              <w:rPr>
                <w:rFonts w:ascii="Palatino Linotype" w:eastAsia="Palatino Linotype" w:hAnsi="Palatino Linotype" w:cs="Palatino Linotype"/>
                <w:sz w:val="16"/>
              </w:rPr>
              <w:t xml:space="preserve">The General Manager </w:t>
            </w:r>
          </w:p>
          <w:p w14:paraId="5B1CEEC7" w14:textId="77777777" w:rsidR="0054391F" w:rsidRDefault="00C826BD">
            <w:pPr>
              <w:bidi w:val="0"/>
              <w:spacing w:after="0"/>
              <w:ind w:left="151"/>
              <w:jc w:val="left"/>
            </w:pPr>
            <w:r>
              <w:rPr>
                <w:rFonts w:ascii="Palatino Linotype" w:eastAsia="Palatino Linotype" w:hAnsi="Palatino Linotype" w:cs="Palatino Linotype"/>
                <w:sz w:val="16"/>
              </w:rPr>
              <w:t xml:space="preserve">Qatar Insurance Company (QIC) </w:t>
            </w:r>
          </w:p>
          <w:p w14:paraId="000125E2" w14:textId="77777777" w:rsidR="0054391F" w:rsidRDefault="00C826BD">
            <w:pPr>
              <w:bidi w:val="0"/>
              <w:spacing w:after="12" w:line="247" w:lineRule="auto"/>
              <w:ind w:left="151" w:right="1389"/>
              <w:jc w:val="both"/>
            </w:pPr>
            <w:r>
              <w:rPr>
                <w:rFonts w:ascii="Palatino Linotype" w:eastAsia="Palatino Linotype" w:hAnsi="Palatino Linotype" w:cs="Palatino Linotype"/>
                <w:sz w:val="16"/>
              </w:rPr>
              <w:t xml:space="preserve">Level 5, Business Park 4 Dubai Hills Estate P.O. Box 4066, Dubai, United Arab Emirates </w:t>
            </w:r>
          </w:p>
          <w:p w14:paraId="4716FD8F" w14:textId="77777777" w:rsidR="0054391F" w:rsidRDefault="00C826BD">
            <w:pPr>
              <w:bidi w:val="0"/>
              <w:spacing w:after="0"/>
              <w:jc w:val="left"/>
            </w:pPr>
            <w:r>
              <w:rPr>
                <w:b/>
                <w:sz w:val="16"/>
              </w:rPr>
              <w:t xml:space="preserve"> </w:t>
            </w:r>
          </w:p>
          <w:p w14:paraId="580A221A" w14:textId="77777777" w:rsidR="0054391F" w:rsidRDefault="00C826BD">
            <w:pPr>
              <w:bidi w:val="0"/>
              <w:spacing w:after="0"/>
              <w:ind w:left="151"/>
              <w:jc w:val="left"/>
            </w:pPr>
            <w:r>
              <w:rPr>
                <w:rFonts w:ascii="Palatino Linotype" w:eastAsia="Palatino Linotype" w:hAnsi="Palatino Linotype" w:cs="Palatino Linotype"/>
                <w:sz w:val="16"/>
              </w:rPr>
              <w:t xml:space="preserve">Telephone : 800 4 QIC (800 4 742); +971 4 2224045 </w:t>
            </w:r>
          </w:p>
          <w:p w14:paraId="17CB2E44" w14:textId="77777777" w:rsidR="0054391F" w:rsidRDefault="00C826BD">
            <w:pPr>
              <w:bidi w:val="0"/>
              <w:spacing w:after="0"/>
              <w:ind w:left="151"/>
              <w:jc w:val="left"/>
            </w:pPr>
            <w:r>
              <w:rPr>
                <w:rFonts w:ascii="Palatino Linotype" w:eastAsia="Palatino Linotype" w:hAnsi="Palatino Linotype" w:cs="Palatino Linotype"/>
                <w:sz w:val="16"/>
              </w:rPr>
              <w:t xml:space="preserve">Email : complaints@qicuae.com </w:t>
            </w:r>
          </w:p>
        </w:tc>
      </w:tr>
      <w:tr w:rsidR="0054391F" w:rsidRPr="003B39BC" w14:paraId="29DBE19E" w14:textId="77777777">
        <w:trPr>
          <w:trHeight w:val="346"/>
        </w:trPr>
        <w:tc>
          <w:tcPr>
            <w:tcW w:w="5877" w:type="dxa"/>
            <w:tcBorders>
              <w:top w:val="single" w:sz="4" w:space="0" w:color="000000"/>
              <w:left w:val="single" w:sz="4" w:space="0" w:color="000000"/>
              <w:bottom w:val="single" w:sz="4" w:space="0" w:color="000000"/>
              <w:right w:val="single" w:sz="4" w:space="0" w:color="000000"/>
            </w:tcBorders>
          </w:tcPr>
          <w:p w14:paraId="5D711D93" w14:textId="77777777" w:rsidR="0054391F" w:rsidRPr="003B39BC" w:rsidRDefault="00C826BD">
            <w:pPr>
              <w:bidi w:val="0"/>
              <w:spacing w:after="0"/>
              <w:ind w:left="108"/>
              <w:jc w:val="left"/>
              <w:rPr>
                <w:color w:val="80340D" w:themeColor="accent2" w:themeShade="80"/>
                <w:rPrChange w:id="266" w:author="Roshny Ravindran" w:date="2026-08-04T07:49:00Z" w16du:dateUtc="2026-08-04T03:49:00Z">
                  <w:rPr/>
                </w:rPrChange>
              </w:rPr>
            </w:pPr>
            <w:r>
              <w:rPr>
                <w:b/>
                <w:color w:val="80340D" w:themeColor="accent2" w:themeShade="80"/>
                <w:sz w:val="20"/>
                <w:rPrChange w:id="267" w:author="Roshny Ravindran" w:date="2026-08-04T07:49:00Z" w16du:dateUtc="2026-08-04T03:49:00Z">
                  <w:rPr>
                    <w:b/>
                    <w:color w:val="FF0000"/>
                    <w:sz w:val="20"/>
                  </w:rPr>
                </w:rPrChange>
              </w:rPr>
              <w:t>Definitions</w:t>
            </w:r>
            <w:r>
              <w:rPr>
                <w:b/>
                <w:color w:val="80340D" w:themeColor="accent2" w:themeShade="80"/>
                <w:sz w:val="20"/>
                <w:rPrChange w:id="268" w:author="Roshny Ravindran" w:date="2026-08-04T07:49:00Z" w16du:dateUtc="2026-08-04T03:49:00Z">
                  <w:rPr>
                    <w:b/>
                    <w:sz w:val="20"/>
                  </w:rPr>
                </w:rPrChange>
              </w:rPr>
              <w:t xml:space="preserve"> </w:t>
            </w:r>
          </w:p>
        </w:tc>
        <w:tc>
          <w:tcPr>
            <w:tcW w:w="5713" w:type="dxa"/>
            <w:tcBorders>
              <w:top w:val="single" w:sz="4" w:space="0" w:color="000000"/>
              <w:left w:val="single" w:sz="4" w:space="0" w:color="000000"/>
              <w:bottom w:val="single" w:sz="4" w:space="0" w:color="000000"/>
              <w:right w:val="single" w:sz="4" w:space="0" w:color="000000"/>
            </w:tcBorders>
          </w:tcPr>
          <w:p w14:paraId="57887ACD" w14:textId="77777777" w:rsidR="0054391F" w:rsidRPr="003B39BC" w:rsidRDefault="00C826BD">
            <w:pPr>
              <w:spacing w:after="0"/>
              <w:ind w:left="97"/>
              <w:jc w:val="left"/>
              <w:rPr>
                <w:color w:val="80340D" w:themeColor="accent2" w:themeShade="80"/>
                <w:rPrChange w:id="269" w:author="Roshny Ravindran" w:date="2026-08-04T07:49:00Z" w16du:dateUtc="2026-08-04T03:49:00Z">
                  <w:rPr/>
                </w:rPrChange>
              </w:rPr>
            </w:pPr>
            <w:r>
              <w:rPr>
                <w:b/>
                <w:bCs/>
                <w:color w:val="80340D" w:themeColor="accent2" w:themeShade="80"/>
                <w:sz w:val="20"/>
                <w:szCs w:val="20"/>
                <w:rtl/>
                <w:rPrChange w:id="270" w:author="Roshny Ravindran" w:date="2026-08-04T07:49:00Z" w16du:dateUtc="2026-08-04T03:49:00Z">
                  <w:rPr>
                    <w:b/>
                    <w:bCs/>
                    <w:color w:val="FF0000"/>
                    <w:sz w:val="20"/>
                    <w:szCs w:val="20"/>
                    <w:rtl/>
                  </w:rPr>
                </w:rPrChange>
              </w:rPr>
              <w:t xml:space="preserve">التعاريف</w:t>
            </w:r>
          </w:p>
        </w:tc>
      </w:tr>
      <w:tr w:rsidR="0054391F" w14:paraId="690BE9F0" w14:textId="77777777">
        <w:trPr>
          <w:trHeight w:val="703"/>
        </w:trPr>
        <w:tc>
          <w:tcPr>
            <w:tcW w:w="5877" w:type="dxa"/>
            <w:tcBorders>
              <w:top w:val="single" w:sz="4" w:space="0" w:color="000000"/>
              <w:left w:val="single" w:sz="4" w:space="0" w:color="000000"/>
              <w:bottom w:val="single" w:sz="4" w:space="0" w:color="000000"/>
              <w:right w:val="single" w:sz="4" w:space="0" w:color="000000"/>
            </w:tcBorders>
            <w:vAlign w:val="bottom"/>
          </w:tcPr>
          <w:p w14:paraId="736B2763" w14:textId="77777777" w:rsidR="0054391F" w:rsidRDefault="00C826BD">
            <w:pPr>
              <w:bidi w:val="0"/>
              <w:spacing w:after="0"/>
              <w:ind w:left="108"/>
              <w:jc w:val="both"/>
            </w:pPr>
            <w:r>
              <w:rPr>
                <w:sz w:val="20"/>
              </w:rPr>
              <w:t xml:space="preserve">Wherever the following words or phrases appear in this policy, they will always have the meanings shown under them. </w:t>
            </w:r>
          </w:p>
        </w:tc>
        <w:tc>
          <w:tcPr>
            <w:tcW w:w="5713" w:type="dxa"/>
            <w:tcBorders>
              <w:top w:val="single" w:sz="4" w:space="0" w:color="000000"/>
              <w:left w:val="single" w:sz="4" w:space="0" w:color="000000"/>
              <w:bottom w:val="single" w:sz="4" w:space="0" w:color="000000"/>
              <w:right w:val="single" w:sz="4" w:space="0" w:color="000000"/>
            </w:tcBorders>
          </w:tcPr>
          <w:p w14:paraId="70D2FB9F" w14:textId="77777777" w:rsidR="0054391F" w:rsidRDefault="00C826BD">
            <w:pPr>
              <w:spacing w:after="0"/>
              <w:ind w:left="97"/>
              <w:jc w:val="left"/>
            </w:pPr>
            <w:r>
              <w:rPr>
                <w:sz w:val="20"/>
                <w:szCs w:val="20"/>
                <w:rtl/>
              </w:rPr>
              <w:t xml:space="preserve">أينما وردت الألفاظ أو العبارات التالية في هذه البوليصة، فإنه يكون لها المعاني الواردة أدناه.</w:t>
            </w:r>
          </w:p>
        </w:tc>
      </w:tr>
      <w:tr w:rsidR="0054391F" w:rsidRPr="003B39BC" w14:paraId="6C050897" w14:textId="77777777">
        <w:trPr>
          <w:trHeight w:val="368"/>
        </w:trPr>
        <w:tc>
          <w:tcPr>
            <w:tcW w:w="5877" w:type="dxa"/>
            <w:tcBorders>
              <w:top w:val="single" w:sz="4" w:space="0" w:color="000000"/>
              <w:left w:val="single" w:sz="4" w:space="0" w:color="000000"/>
              <w:bottom w:val="single" w:sz="4" w:space="0" w:color="000000"/>
              <w:right w:val="single" w:sz="4" w:space="0" w:color="000000"/>
            </w:tcBorders>
          </w:tcPr>
          <w:p w14:paraId="091A7AAD" w14:textId="77777777" w:rsidR="0054391F" w:rsidRPr="003B39BC" w:rsidRDefault="00C826BD">
            <w:pPr>
              <w:bidi w:val="0"/>
              <w:spacing w:after="0"/>
              <w:ind w:left="108"/>
              <w:jc w:val="left"/>
              <w:rPr>
                <w:color w:val="80340D" w:themeColor="accent2" w:themeShade="80"/>
                <w:rPrChange w:id="272" w:author="Roshny Ravindran" w:date="2026-08-04T07:49:00Z" w16du:dateUtc="2026-08-04T03:49:00Z">
                  <w:rPr/>
                </w:rPrChange>
              </w:rPr>
            </w:pPr>
            <w:r>
              <w:rPr>
                <w:b/>
                <w:color w:val="80340D" w:themeColor="accent2" w:themeShade="80"/>
                <w:sz w:val="20"/>
                <w:rPrChange w:id="273" w:author="Roshny Ravindran" w:date="2026-08-04T07:49:00Z" w16du:dateUtc="2026-08-04T03:49:00Z">
                  <w:rPr>
                    <w:b/>
                    <w:color w:val="FF0000"/>
                    <w:sz w:val="20"/>
                  </w:rPr>
                </w:rPrChange>
              </w:rPr>
              <w:t>Civil Unrest</w:t>
            </w:r>
            <w:r>
              <w:rPr>
                <w:b/>
                <w:color w:val="80340D" w:themeColor="accent2" w:themeShade="80"/>
                <w:sz w:val="20"/>
                <w:rPrChange w:id="274" w:author="Roshny Ravindran" w:date="2026-08-04T07:49:00Z" w16du:dateUtc="2026-08-04T03:49:00Z">
                  <w:rPr>
                    <w:b/>
                    <w:sz w:val="20"/>
                  </w:rPr>
                </w:rPrChange>
              </w:rPr>
              <w:t xml:space="preserve"> </w:t>
            </w:r>
          </w:p>
        </w:tc>
        <w:tc>
          <w:tcPr>
            <w:tcW w:w="5713" w:type="dxa"/>
            <w:tcBorders>
              <w:top w:val="single" w:sz="4" w:space="0" w:color="000000"/>
              <w:left w:val="single" w:sz="4" w:space="0" w:color="000000"/>
              <w:bottom w:val="single" w:sz="4" w:space="0" w:color="000000"/>
              <w:right w:val="single" w:sz="4" w:space="0" w:color="000000"/>
            </w:tcBorders>
          </w:tcPr>
          <w:p w14:paraId="57E0F432" w14:textId="77777777" w:rsidR="0054391F" w:rsidRPr="003B39BC" w:rsidRDefault="00C826BD">
            <w:pPr>
              <w:spacing w:after="0"/>
              <w:ind w:left="97"/>
              <w:jc w:val="left"/>
              <w:rPr>
                <w:color w:val="80340D" w:themeColor="accent2" w:themeShade="80"/>
                <w:rPrChange w:id="275" w:author="Roshny Ravindran" w:date="2026-08-04T07:49:00Z" w16du:dateUtc="2026-08-04T03:49:00Z">
                  <w:rPr/>
                </w:rPrChange>
              </w:rPr>
            </w:pPr>
            <w:r>
              <w:rPr>
                <w:b/>
                <w:bCs/>
                <w:color w:val="80340D" w:themeColor="accent2" w:themeShade="80"/>
                <w:sz w:val="20"/>
                <w:szCs w:val="20"/>
                <w:rtl/>
                <w:rPrChange w:id="276" w:author="Roshny Ravindran" w:date="2026-08-04T07:49:00Z" w16du:dateUtc="2026-08-04T03:49:00Z">
                  <w:rPr>
                    <w:b/>
                    <w:bCs/>
                    <w:color w:val="FF0000"/>
                    <w:sz w:val="20"/>
                    <w:szCs w:val="20"/>
                    <w:rtl/>
                  </w:rPr>
                </w:rPrChange>
              </w:rPr>
              <w:t xml:space="preserve">الاضطرابات المدنية</w:t>
            </w:r>
          </w:p>
        </w:tc>
      </w:tr>
      <w:tr w:rsidR="0054391F" w14:paraId="4214516D" w14:textId="77777777">
        <w:trPr>
          <w:trHeight w:val="847"/>
        </w:trPr>
        <w:tc>
          <w:tcPr>
            <w:tcW w:w="5877" w:type="dxa"/>
            <w:tcBorders>
              <w:top w:val="single" w:sz="4" w:space="0" w:color="000000"/>
              <w:left w:val="single" w:sz="4" w:space="0" w:color="000000"/>
              <w:bottom w:val="single" w:sz="4" w:space="0" w:color="000000"/>
              <w:right w:val="single" w:sz="4" w:space="0" w:color="000000"/>
            </w:tcBorders>
          </w:tcPr>
          <w:p w14:paraId="18276E50" w14:textId="77777777" w:rsidR="0054391F" w:rsidRDefault="00C826BD">
            <w:pPr>
              <w:bidi w:val="0"/>
              <w:spacing w:after="0"/>
              <w:ind w:left="108" w:right="191"/>
              <w:jc w:val="both"/>
            </w:pPr>
            <w:r>
              <w:rPr>
                <w:sz w:val="20"/>
              </w:rPr>
              <w:t xml:space="preserve">Activities inclusive of organized protests, riots, arson, looting, occupation of institutional buildings, border infringements and armed insurrection (excluding where civil war has been declared). </w:t>
            </w:r>
          </w:p>
        </w:tc>
        <w:tc>
          <w:tcPr>
            <w:tcW w:w="5713" w:type="dxa"/>
            <w:tcBorders>
              <w:top w:val="single" w:sz="4" w:space="0" w:color="000000"/>
              <w:left w:val="single" w:sz="4" w:space="0" w:color="000000"/>
              <w:bottom w:val="single" w:sz="4" w:space="0" w:color="000000"/>
              <w:right w:val="single" w:sz="4" w:space="0" w:color="000000"/>
            </w:tcBorders>
          </w:tcPr>
          <w:p w14:paraId="3BBFA471" w14:textId="77777777" w:rsidR="0054391F" w:rsidRDefault="00C826BD">
            <w:pPr>
              <w:spacing w:after="0"/>
              <w:ind w:left="29" w:right="1486" w:hanging="2"/>
              <w:jc w:val="both"/>
            </w:pPr>
            <w:r>
              <w:rPr>
                <w:sz w:val="20"/>
                <w:szCs w:val="20"/>
                <w:rtl/>
              </w:rPr>
              <w:t xml:space="preserve">الأنشطة التي تشمل التظاهرات المنظمة وأعمال الشغب والحرق العمد والنهب واقتحام المباني المؤسسية واختراق الحدود والتمرد المسلح (باستثناء الحالات التي أُعلنت فيها الحرب الأهلية).</w:t>
            </w:r>
          </w:p>
        </w:tc>
      </w:tr>
      <w:tr w:rsidR="0054391F" w:rsidRPr="003B39BC" w14:paraId="50753D08" w14:textId="77777777">
        <w:trPr>
          <w:trHeight w:val="348"/>
        </w:trPr>
        <w:tc>
          <w:tcPr>
            <w:tcW w:w="5877" w:type="dxa"/>
            <w:tcBorders>
              <w:top w:val="single" w:sz="4" w:space="0" w:color="000000"/>
              <w:left w:val="single" w:sz="4" w:space="0" w:color="000000"/>
              <w:bottom w:val="single" w:sz="4" w:space="0" w:color="000000"/>
              <w:right w:val="single" w:sz="4" w:space="0" w:color="000000"/>
            </w:tcBorders>
          </w:tcPr>
          <w:p w14:paraId="20849C4A" w14:textId="77777777" w:rsidR="0054391F" w:rsidRPr="003B39BC" w:rsidRDefault="00C826BD">
            <w:pPr>
              <w:bidi w:val="0"/>
              <w:spacing w:after="0"/>
              <w:ind w:left="108"/>
              <w:jc w:val="left"/>
              <w:rPr>
                <w:color w:val="80340D" w:themeColor="accent2" w:themeShade="80"/>
                <w:rPrChange w:id="278" w:author="Roshny Ravindran" w:date="2026-08-04T07:49:00Z" w16du:dateUtc="2026-08-04T03:49:00Z">
                  <w:rPr/>
                </w:rPrChange>
              </w:rPr>
            </w:pPr>
            <w:r>
              <w:rPr>
                <w:b/>
                <w:color w:val="80340D" w:themeColor="accent2" w:themeShade="80"/>
                <w:sz w:val="20"/>
                <w:rPrChange w:id="279" w:author="Roshny Ravindran" w:date="2026-08-04T07:49:00Z" w16du:dateUtc="2026-08-04T03:49:00Z">
                  <w:rPr>
                    <w:b/>
                    <w:color w:val="FF0000"/>
                    <w:sz w:val="20"/>
                  </w:rPr>
                </w:rPrChange>
              </w:rPr>
              <w:t>Close Relative or Relative</w:t>
            </w:r>
            <w:r>
              <w:rPr>
                <w:b/>
                <w:color w:val="80340D" w:themeColor="accent2" w:themeShade="80"/>
                <w:sz w:val="20"/>
                <w:rPrChange w:id="280" w:author="Roshny Ravindran" w:date="2026-08-04T07:49:00Z" w16du:dateUtc="2026-08-04T03:49:00Z">
                  <w:rPr>
                    <w:b/>
                    <w:sz w:val="20"/>
                  </w:rPr>
                </w:rPrChange>
              </w:rPr>
              <w:t xml:space="preserve"> </w:t>
            </w:r>
          </w:p>
        </w:tc>
        <w:tc>
          <w:tcPr>
            <w:tcW w:w="5713" w:type="dxa"/>
            <w:tcBorders>
              <w:top w:val="single" w:sz="4" w:space="0" w:color="000000"/>
              <w:left w:val="single" w:sz="4" w:space="0" w:color="000000"/>
              <w:bottom w:val="single" w:sz="4" w:space="0" w:color="000000"/>
              <w:right w:val="single" w:sz="4" w:space="0" w:color="000000"/>
            </w:tcBorders>
            <w:vAlign w:val="bottom"/>
          </w:tcPr>
          <w:p w14:paraId="1A6C869F" w14:textId="77777777" w:rsidR="0054391F" w:rsidRPr="003B39BC" w:rsidRDefault="00C826BD">
            <w:pPr>
              <w:spacing w:after="0"/>
              <w:ind w:left="96"/>
              <w:jc w:val="left"/>
              <w:rPr>
                <w:color w:val="80340D" w:themeColor="accent2" w:themeShade="80"/>
                <w:rPrChange w:id="281" w:author="Roshny Ravindran" w:date="2026-08-04T07:49:00Z" w16du:dateUtc="2026-08-04T03:49:00Z">
                  <w:rPr/>
                </w:rPrChange>
              </w:rPr>
            </w:pPr>
            <w:r>
              <w:rPr>
                <w:b/>
                <w:bCs/>
                <w:color w:val="80340D" w:themeColor="accent2" w:themeShade="80"/>
                <w:sz w:val="20"/>
                <w:szCs w:val="20"/>
                <w:rtl/>
                <w:rPrChange w:id="282" w:author="Roshny Ravindran" w:date="2026-08-04T07:49:00Z" w16du:dateUtc="2026-08-04T03:49:00Z">
                  <w:rPr>
                    <w:b/>
                    <w:bCs/>
                    <w:color w:val="FF0000"/>
                    <w:sz w:val="20"/>
                    <w:szCs w:val="20"/>
                    <w:rtl/>
                  </w:rPr>
                </w:rPrChange>
              </w:rPr>
              <w:t xml:space="preserve">الأقارب من الدرجة الأولى أو الأقارب</w:t>
            </w:r>
          </w:p>
        </w:tc>
      </w:tr>
      <w:tr w:rsidR="0054391F" w14:paraId="02F838C0" w14:textId="77777777">
        <w:trPr>
          <w:trHeight w:val="1126"/>
        </w:trPr>
        <w:tc>
          <w:tcPr>
            <w:tcW w:w="5877" w:type="dxa"/>
            <w:tcBorders>
              <w:top w:val="single" w:sz="4" w:space="0" w:color="000000"/>
              <w:left w:val="single" w:sz="4" w:space="0" w:color="000000"/>
              <w:bottom w:val="single" w:sz="4" w:space="0" w:color="000000"/>
              <w:right w:val="single" w:sz="4" w:space="0" w:color="000000"/>
            </w:tcBorders>
          </w:tcPr>
          <w:p w14:paraId="3CB32962" w14:textId="77777777" w:rsidR="0054391F" w:rsidRDefault="00C826BD">
            <w:pPr>
              <w:bidi w:val="0"/>
              <w:spacing w:after="0"/>
              <w:ind w:left="108" w:right="147"/>
              <w:jc w:val="both"/>
            </w:pPr>
            <w:r>
              <w:rPr>
                <w:sz w:val="20"/>
              </w:rPr>
              <w:t xml:space="preserve">Husband, wife, partner, common-law partner parent, parent-in-law, step-parent, legal guardian, children (including legally-adopted children, stepchildren and daughter and son-inlaw), sibling (including step- siblings and sister and brother-in-law), grandparent, grandchild and a fiancé or fiancée of any insured person. </w:t>
            </w:r>
          </w:p>
        </w:tc>
        <w:tc>
          <w:tcPr>
            <w:tcW w:w="5713" w:type="dxa"/>
            <w:tcBorders>
              <w:top w:val="single" w:sz="4" w:space="0" w:color="000000"/>
              <w:left w:val="single" w:sz="4" w:space="0" w:color="000000"/>
              <w:bottom w:val="single" w:sz="4" w:space="0" w:color="000000"/>
              <w:right w:val="single" w:sz="4" w:space="0" w:color="000000"/>
            </w:tcBorders>
          </w:tcPr>
          <w:p w14:paraId="40476766" w14:textId="77777777" w:rsidR="0054391F" w:rsidRDefault="00C826BD">
            <w:pPr>
              <w:spacing w:after="86"/>
              <w:ind w:left="95"/>
              <w:jc w:val="left"/>
            </w:pPr>
            <w:r>
              <w:rPr>
                <w:sz w:val="20"/>
                <w:szCs w:val="20"/>
                <w:rtl/>
              </w:rPr>
              <w:t xml:space="preserve">الزوج أو الزوجة أو الشريك أو الشريك بموجب القانون العام أو أحد الوالدين أو أحد الحموين أو زوجة الأب أو زوج الأم أو الوصي</w:t>
            </w:r>
          </w:p>
          <w:p w14:paraId="0E5682E2" w14:textId="77777777" w:rsidR="0054391F" w:rsidRDefault="00C826BD">
            <w:pPr>
              <w:spacing w:after="0" w:line="246" w:lineRule="auto"/>
              <w:ind w:left="1" w:right="463" w:hanging="1"/>
              <w:jc w:val="both"/>
            </w:pPr>
            <w:r>
              <w:rPr>
                <w:sz w:val="20"/>
                <w:szCs w:val="20"/>
                <w:rtl/>
              </w:rPr>
              <w:t xml:space="preserve">القانوني أو الأبناء (بما في ذلك الأطفال المتبنين قانونًا وأبناء الزوج أو الزوجة وبنات الزوج أو الزوجة وأزواج وزوجات البنات والأبناء) والإخوة والأخوات (بما في ذلك أبناء زوجات/أزواج الأب والأم وأشقاء</w:t>
            </w:r>
          </w:p>
          <w:p w14:paraId="27E7CEE0" w14:textId="77777777" w:rsidR="0054391F" w:rsidRDefault="00C826BD">
            <w:pPr>
              <w:spacing w:after="0"/>
              <w:ind w:left="96"/>
              <w:jc w:val="left"/>
            </w:pPr>
            <w:r>
              <w:rPr>
                <w:sz w:val="20"/>
                <w:szCs w:val="20"/>
                <w:rtl/>
              </w:rPr>
              <w:t xml:space="preserve">وشقيقات الزوج أو الزوجة) والجد أو الجدة والحفيد أو الحفيدة وخطيب أو خطيبة أي شخص مؤمَّن عليه.</w:t>
            </w:r>
          </w:p>
        </w:tc>
      </w:tr>
      <w:tr w:rsidR="0054391F" w:rsidRPr="003B39BC" w14:paraId="379F29C2" w14:textId="77777777">
        <w:trPr>
          <w:trHeight w:val="367"/>
        </w:trPr>
        <w:tc>
          <w:tcPr>
            <w:tcW w:w="5877" w:type="dxa"/>
            <w:tcBorders>
              <w:top w:val="single" w:sz="4" w:space="0" w:color="000000"/>
              <w:left w:val="single" w:sz="4" w:space="0" w:color="000000"/>
              <w:bottom w:val="single" w:sz="4" w:space="0" w:color="000000"/>
              <w:right w:val="single" w:sz="4" w:space="0" w:color="000000"/>
            </w:tcBorders>
          </w:tcPr>
          <w:p w14:paraId="07A5DB45" w14:textId="77777777" w:rsidR="0054391F" w:rsidRPr="003B39BC" w:rsidRDefault="00C826BD">
            <w:pPr>
              <w:bidi w:val="0"/>
              <w:spacing w:after="0"/>
              <w:ind w:left="108"/>
              <w:jc w:val="left"/>
              <w:rPr>
                <w:color w:val="80340D" w:themeColor="accent2" w:themeShade="80"/>
                <w:rPrChange w:id="284" w:author="Roshny Ravindran" w:date="2026-08-04T07:49:00Z" w16du:dateUtc="2026-08-04T03:49:00Z">
                  <w:rPr/>
                </w:rPrChange>
              </w:rPr>
            </w:pPr>
            <w:r>
              <w:rPr>
                <w:b/>
                <w:color w:val="80340D" w:themeColor="accent2" w:themeShade="80"/>
                <w:sz w:val="20"/>
                <w:rPrChange w:id="285" w:author="Roshny Ravindran" w:date="2026-08-04T07:49:00Z" w16du:dateUtc="2026-08-04T03:49:00Z">
                  <w:rPr>
                    <w:b/>
                    <w:color w:val="FF0000"/>
                    <w:sz w:val="20"/>
                  </w:rPr>
                </w:rPrChange>
              </w:rPr>
              <w:t>Complications of Pregnancy and Childbirth</w:t>
            </w:r>
            <w:r>
              <w:rPr>
                <w:b/>
                <w:color w:val="80340D" w:themeColor="accent2" w:themeShade="80"/>
                <w:sz w:val="20"/>
                <w:rPrChange w:id="286" w:author="Roshny Ravindran" w:date="2026-08-04T07:49:00Z" w16du:dateUtc="2026-08-04T03:49:00Z">
                  <w:rPr>
                    <w:b/>
                    <w:sz w:val="20"/>
                  </w:rPr>
                </w:rPrChange>
              </w:rPr>
              <w:t xml:space="preserve"> </w:t>
            </w:r>
          </w:p>
        </w:tc>
        <w:tc>
          <w:tcPr>
            <w:tcW w:w="5713" w:type="dxa"/>
            <w:tcBorders>
              <w:top w:val="single" w:sz="4" w:space="0" w:color="000000"/>
              <w:left w:val="single" w:sz="4" w:space="0" w:color="000000"/>
              <w:bottom w:val="single" w:sz="4" w:space="0" w:color="000000"/>
              <w:right w:val="single" w:sz="4" w:space="0" w:color="000000"/>
            </w:tcBorders>
          </w:tcPr>
          <w:p w14:paraId="00D99E6B" w14:textId="77777777" w:rsidR="0054391F" w:rsidRPr="003B39BC" w:rsidRDefault="00C826BD">
            <w:pPr>
              <w:spacing w:after="0"/>
              <w:ind w:left="101"/>
              <w:jc w:val="left"/>
              <w:rPr>
                <w:color w:val="80340D" w:themeColor="accent2" w:themeShade="80"/>
                <w:rPrChange w:id="287" w:author="Roshny Ravindran" w:date="2026-08-04T07:49:00Z" w16du:dateUtc="2026-08-04T03:49:00Z">
                  <w:rPr/>
                </w:rPrChange>
              </w:rPr>
            </w:pPr>
            <w:r>
              <w:rPr>
                <w:b/>
                <w:bCs/>
                <w:color w:val="80340D" w:themeColor="accent2" w:themeShade="80"/>
                <w:sz w:val="20"/>
                <w:szCs w:val="20"/>
                <w:rtl/>
                <w:rPrChange w:id="288" w:author="Roshny Ravindran" w:date="2026-08-04T07:49:00Z" w16du:dateUtc="2026-08-04T03:49:00Z">
                  <w:rPr>
                    <w:b/>
                    <w:bCs/>
                    <w:color w:val="FF0000"/>
                    <w:sz w:val="20"/>
                    <w:szCs w:val="20"/>
                    <w:rtl/>
                  </w:rPr>
                </w:rPrChange>
              </w:rPr>
              <w:t xml:space="preserve">مضاعفات الحمل والولادة</w:t>
            </w:r>
          </w:p>
        </w:tc>
      </w:tr>
      <w:tr w:rsidR="0054391F" w14:paraId="324B1196" w14:textId="77777777">
        <w:trPr>
          <w:trHeight w:val="221"/>
        </w:trPr>
        <w:tc>
          <w:tcPr>
            <w:tcW w:w="5877" w:type="dxa"/>
            <w:tcBorders>
              <w:top w:val="single" w:sz="4" w:space="0" w:color="000000"/>
              <w:left w:val="single" w:sz="4" w:space="0" w:color="000000"/>
              <w:bottom w:val="single" w:sz="4" w:space="0" w:color="000000"/>
              <w:right w:val="single" w:sz="4" w:space="0" w:color="000000"/>
            </w:tcBorders>
          </w:tcPr>
          <w:p w14:paraId="7011B937" w14:textId="77777777" w:rsidR="0054391F" w:rsidRDefault="00C826BD">
            <w:pPr>
              <w:bidi w:val="0"/>
              <w:spacing w:after="0"/>
              <w:ind w:left="108"/>
              <w:jc w:val="left"/>
            </w:pPr>
            <w:r>
              <w:rPr>
                <w:sz w:val="20"/>
              </w:rPr>
              <w:t xml:space="preserve">In this policy ‘complications of pregnancy and childbirth’ will only include the following: </w:t>
            </w:r>
          </w:p>
        </w:tc>
        <w:tc>
          <w:tcPr>
            <w:tcW w:w="5713" w:type="dxa"/>
            <w:tcBorders>
              <w:top w:val="single" w:sz="4" w:space="0" w:color="000000"/>
              <w:left w:val="single" w:sz="4" w:space="0" w:color="000000"/>
              <w:bottom w:val="single" w:sz="4" w:space="0" w:color="000000"/>
              <w:right w:val="single" w:sz="4" w:space="0" w:color="000000"/>
            </w:tcBorders>
          </w:tcPr>
          <w:p w14:paraId="72FB6B2A" w14:textId="77777777" w:rsidR="0054391F" w:rsidRDefault="00C826BD">
            <w:pPr>
              <w:tabs>
                <w:tab w:val="center" w:pos="416"/>
                <w:tab w:val="center" w:pos="1993"/>
              </w:tabs>
              <w:spacing w:after="0"/>
              <w:jc w:val="left"/>
            </w:pPr>
            <w:r>
              <w:rPr>
                <w:szCs w:val="22"/>
                <w:rtl/>
              </w:rPr>
              <w:tab/>
              <w:tab/>
              <w:tab/>
              <w:t xml:space="preserve">•</w:t>
              <w:tab/>
              <w:t xml:space="preserve">في هذه البوليصة تشمل "مضاعفات الحمل والولادة" ما يلي فقط:</w:t>
            </w:r>
          </w:p>
        </w:tc>
      </w:tr>
      <w:tr w:rsidR="0054391F" w14:paraId="3961A67A" w14:textId="77777777">
        <w:trPr>
          <w:trHeight w:val="221"/>
        </w:trPr>
        <w:tc>
          <w:tcPr>
            <w:tcW w:w="5877" w:type="dxa"/>
            <w:tcBorders>
              <w:top w:val="single" w:sz="4" w:space="0" w:color="000000"/>
              <w:left w:val="single" w:sz="4" w:space="0" w:color="000000"/>
              <w:bottom w:val="single" w:sz="4" w:space="0" w:color="000000"/>
              <w:right w:val="single" w:sz="4" w:space="0" w:color="000000"/>
            </w:tcBorders>
          </w:tcPr>
          <w:p w14:paraId="04EE6D8E" w14:textId="77777777" w:rsidR="0054391F" w:rsidRDefault="00C826BD">
            <w:pPr>
              <w:tabs>
                <w:tab w:val="center" w:pos="410"/>
                <w:tab w:val="center" w:pos="1602"/>
              </w:tabs>
              <w:bidi w:val="0"/>
              <w:spacing w:after="0"/>
              <w:jc w:val="left"/>
            </w:pPr>
            <w:r>
              <w:tab/>
            </w:r>
            <w:r>
              <w:rPr>
                <w:sz w:val="20"/>
              </w:rPr>
              <w:t>•</w:t>
            </w:r>
            <w:r>
              <w:rPr>
                <w:rFonts w:ascii="Arial" w:eastAsia="Arial" w:hAnsi="Arial" w:cs="Arial"/>
                <w:sz w:val="20"/>
              </w:rPr>
              <w:t xml:space="preserve"> </w:t>
              <w:tab/>
            </w:r>
            <w:r>
              <w:rPr>
                <w:sz w:val="20"/>
              </w:rPr>
              <w:t xml:space="preserve">Toxemia (toxins in the blood) </w:t>
            </w:r>
          </w:p>
        </w:tc>
        <w:tc>
          <w:tcPr>
            <w:tcW w:w="5713" w:type="dxa"/>
            <w:tcBorders>
              <w:top w:val="single" w:sz="4" w:space="0" w:color="000000"/>
              <w:left w:val="single" w:sz="4" w:space="0" w:color="000000"/>
              <w:bottom w:val="single" w:sz="4" w:space="0" w:color="000000"/>
              <w:right w:val="single" w:sz="4" w:space="0" w:color="000000"/>
            </w:tcBorders>
          </w:tcPr>
          <w:p w14:paraId="49ED8DB1" w14:textId="77777777" w:rsidR="0054391F" w:rsidRDefault="00C826BD">
            <w:pPr>
              <w:tabs>
                <w:tab w:val="center" w:pos="416"/>
                <w:tab w:val="center" w:pos="1549"/>
              </w:tabs>
              <w:spacing w:after="0"/>
              <w:jc w:val="left"/>
            </w:pPr>
            <w:r>
              <w:rPr>
                <w:szCs w:val="22"/>
                <w:rtl/>
              </w:rPr>
              <w:tab/>
              <w:tab/>
              <w:tab/>
              <w:t xml:space="preserve">•</w:t>
              <w:tab/>
              <w:t xml:space="preserve">تسمم الدم (وجود مواد سامة في الدم)</w:t>
            </w:r>
          </w:p>
        </w:tc>
      </w:tr>
      <w:tr w:rsidR="0054391F" w14:paraId="68751D78" w14:textId="77777777">
        <w:trPr>
          <w:trHeight w:val="247"/>
        </w:trPr>
        <w:tc>
          <w:tcPr>
            <w:tcW w:w="5877" w:type="dxa"/>
            <w:tcBorders>
              <w:top w:val="single" w:sz="4" w:space="0" w:color="000000"/>
              <w:left w:val="single" w:sz="4" w:space="0" w:color="000000"/>
              <w:bottom w:val="single" w:sz="4" w:space="0" w:color="000000"/>
              <w:right w:val="single" w:sz="4" w:space="0" w:color="000000"/>
            </w:tcBorders>
          </w:tcPr>
          <w:p w14:paraId="723C74BA" w14:textId="77777777" w:rsidR="0054391F" w:rsidRDefault="00C826BD">
            <w:pPr>
              <w:tabs>
                <w:tab w:val="center" w:pos="410"/>
                <w:tab w:val="center" w:pos="2556"/>
              </w:tabs>
              <w:bidi w:val="0"/>
              <w:spacing w:after="0"/>
              <w:jc w:val="left"/>
            </w:pPr>
            <w:r>
              <w:tab/>
            </w:r>
            <w:r>
              <w:rPr>
                <w:sz w:val="20"/>
              </w:rPr>
              <w:t>•</w:t>
            </w:r>
            <w:r>
              <w:rPr>
                <w:rFonts w:ascii="Arial" w:eastAsia="Arial" w:hAnsi="Arial" w:cs="Arial"/>
                <w:sz w:val="20"/>
              </w:rPr>
              <w:t xml:space="preserve"> </w:t>
              <w:tab/>
            </w:r>
            <w:r>
              <w:rPr>
                <w:sz w:val="20"/>
              </w:rPr>
              <w:t xml:space="preserve">Gestational diabetes (diabetes arising as a result of pregnancy) </w:t>
            </w:r>
          </w:p>
        </w:tc>
        <w:tc>
          <w:tcPr>
            <w:tcW w:w="5713" w:type="dxa"/>
            <w:tcBorders>
              <w:top w:val="single" w:sz="4" w:space="0" w:color="000000"/>
              <w:left w:val="single" w:sz="4" w:space="0" w:color="000000"/>
              <w:bottom w:val="single" w:sz="4" w:space="0" w:color="000000"/>
              <w:right w:val="single" w:sz="4" w:space="0" w:color="000000"/>
            </w:tcBorders>
          </w:tcPr>
          <w:p w14:paraId="1456FEAE" w14:textId="77777777" w:rsidR="0054391F" w:rsidRDefault="00C826BD">
            <w:pPr>
              <w:tabs>
                <w:tab w:val="center" w:pos="416"/>
                <w:tab w:val="center" w:pos="1686"/>
              </w:tabs>
              <w:spacing w:after="0"/>
              <w:jc w:val="left"/>
            </w:pPr>
            <w:r>
              <w:rPr>
                <w:szCs w:val="22"/>
                <w:rtl/>
              </w:rPr>
              <w:tab/>
              <w:tab/>
              <w:tab/>
              <w:t xml:space="preserve">•</w:t>
              <w:tab/>
              <w:t xml:space="preserve">سكري الحمل (السكري الناشئ نتيجة للحمل)</w:t>
            </w:r>
          </w:p>
        </w:tc>
      </w:tr>
      <w:tr w:rsidR="0054391F" w14:paraId="6A362888" w14:textId="77777777">
        <w:trPr>
          <w:trHeight w:val="566"/>
        </w:trPr>
        <w:tc>
          <w:tcPr>
            <w:tcW w:w="5877" w:type="dxa"/>
            <w:tcBorders>
              <w:top w:val="single" w:sz="4" w:space="0" w:color="000000"/>
              <w:left w:val="single" w:sz="4" w:space="0" w:color="000000"/>
              <w:bottom w:val="single" w:sz="4" w:space="0" w:color="000000"/>
              <w:right w:val="single" w:sz="4" w:space="0" w:color="000000"/>
            </w:tcBorders>
          </w:tcPr>
          <w:p w14:paraId="6FF870A3" w14:textId="77777777" w:rsidR="0054391F" w:rsidRDefault="00C826BD">
            <w:pPr>
              <w:tabs>
                <w:tab w:val="center" w:pos="410"/>
                <w:tab w:val="center" w:pos="3162"/>
              </w:tabs>
              <w:bidi w:val="0"/>
              <w:spacing w:after="0"/>
              <w:jc w:val="left"/>
            </w:pPr>
            <w:r>
              <w:tab/>
            </w:r>
            <w:r>
              <w:rPr>
                <w:sz w:val="20"/>
              </w:rPr>
              <w:t>•</w:t>
            </w:r>
            <w:r>
              <w:rPr>
                <w:rFonts w:ascii="Arial" w:eastAsia="Arial" w:hAnsi="Arial" w:cs="Arial"/>
                <w:sz w:val="20"/>
              </w:rPr>
              <w:t xml:space="preserve"> </w:t>
              <w:tab/>
            </w:r>
            <w:r>
              <w:rPr>
                <w:sz w:val="20"/>
              </w:rPr>
              <w:t xml:space="preserve">Gestational hypertension (high blood pressure arising as a result of pregnancy) </w:t>
            </w:r>
          </w:p>
        </w:tc>
        <w:tc>
          <w:tcPr>
            <w:tcW w:w="5713" w:type="dxa"/>
            <w:tcBorders>
              <w:top w:val="single" w:sz="4" w:space="0" w:color="000000"/>
              <w:left w:val="single" w:sz="4" w:space="0" w:color="000000"/>
              <w:bottom w:val="single" w:sz="4" w:space="0" w:color="000000"/>
              <w:right w:val="single" w:sz="4" w:space="0" w:color="000000"/>
            </w:tcBorders>
          </w:tcPr>
          <w:p w14:paraId="29061A92" w14:textId="77777777" w:rsidR="0054391F" w:rsidRDefault="00C826BD">
            <w:pPr>
              <w:tabs>
                <w:tab w:val="center" w:pos="416"/>
                <w:tab w:val="center" w:pos="2247"/>
              </w:tabs>
              <w:spacing w:after="0"/>
              <w:jc w:val="left"/>
            </w:pPr>
            <w:r>
              <w:rPr>
                <w:szCs w:val="22"/>
                <w:rtl/>
              </w:rPr>
              <w:tab/>
              <w:tab/>
              <w:tab/>
              <w:t xml:space="preserve">•</w:t>
              <w:tab/>
              <w:t xml:space="preserve">ارتفاع ضغط الدم الحملي (ارتفاع ضغط الدم الناشئ نتيجة للحمل)</w:t>
            </w:r>
          </w:p>
        </w:tc>
      </w:tr>
      <w:tr w:rsidR="0054391F" w14:paraId="0674B83D" w14:textId="77777777">
        <w:trPr>
          <w:trHeight w:val="847"/>
        </w:trPr>
        <w:tc>
          <w:tcPr>
            <w:tcW w:w="5877" w:type="dxa"/>
            <w:tcBorders>
              <w:top w:val="single" w:sz="4" w:space="0" w:color="000000"/>
              <w:left w:val="single" w:sz="4" w:space="0" w:color="000000"/>
              <w:bottom w:val="single" w:sz="4" w:space="0" w:color="000000"/>
              <w:right w:val="single" w:sz="4" w:space="0" w:color="000000"/>
            </w:tcBorders>
          </w:tcPr>
          <w:p w14:paraId="3ABDCCE9" w14:textId="77777777" w:rsidR="0054391F" w:rsidRDefault="00C826BD">
            <w:pPr>
              <w:bidi w:val="0"/>
              <w:spacing w:after="0"/>
              <w:ind w:left="720" w:hanging="360"/>
              <w:jc w:val="both"/>
            </w:pPr>
            <w:r>
              <w:rPr>
                <w:sz w:val="20"/>
              </w:rPr>
              <w:t>•</w:t>
            </w:r>
            <w:r>
              <w:rPr>
                <w:rFonts w:ascii="Arial" w:eastAsia="Arial" w:hAnsi="Arial" w:cs="Arial"/>
                <w:sz w:val="20"/>
              </w:rPr>
              <w:t xml:space="preserve"> </w:t>
            </w:r>
            <w:r>
              <w:rPr>
                <w:sz w:val="20"/>
              </w:rPr>
              <w:t xml:space="preserve">Pre-eclampsia (where you develop high blood pressure, carry abnormal fluid and have protein in your urine during the second half of pregnancy) </w:t>
            </w:r>
          </w:p>
        </w:tc>
        <w:tc>
          <w:tcPr>
            <w:tcW w:w="5713" w:type="dxa"/>
            <w:tcBorders>
              <w:top w:val="single" w:sz="4" w:space="0" w:color="000000"/>
              <w:left w:val="single" w:sz="4" w:space="0" w:color="000000"/>
              <w:bottom w:val="single" w:sz="4" w:space="0" w:color="000000"/>
              <w:right w:val="single" w:sz="4" w:space="0" w:color="000000"/>
            </w:tcBorders>
          </w:tcPr>
          <w:p w14:paraId="1E6AE8E1" w14:textId="77777777" w:rsidR="0054391F" w:rsidRDefault="00C826BD">
            <w:pPr>
              <w:spacing w:after="0"/>
              <w:ind w:left="690" w:right="331" w:hanging="357"/>
              <w:jc w:val="both"/>
            </w:pPr>
            <w:r>
              <w:rPr>
                <w:sz w:val="20"/>
                <w:szCs w:val="20"/>
                <w:rtl/>
              </w:rPr>
              <w:t xml:space="preserve">• مقدمات الارتعاج (في حال كان لديك ارتفاع في ضغط الدم وتحمل سوائل غير طبيعية ووجود بروتين في البول خلال النصف الثاني من الحمل)</w:t>
            </w:r>
          </w:p>
        </w:tc>
      </w:tr>
      <w:tr w:rsidR="0054391F" w14:paraId="49C5B142" w14:textId="77777777">
        <w:trPr>
          <w:trHeight w:val="446"/>
        </w:trPr>
        <w:tc>
          <w:tcPr>
            <w:tcW w:w="5877" w:type="dxa"/>
            <w:tcBorders>
              <w:top w:val="single" w:sz="4" w:space="0" w:color="000000"/>
              <w:left w:val="single" w:sz="4" w:space="0" w:color="000000"/>
              <w:bottom w:val="single" w:sz="4" w:space="0" w:color="000000"/>
              <w:right w:val="single" w:sz="4" w:space="0" w:color="000000"/>
            </w:tcBorders>
          </w:tcPr>
          <w:p w14:paraId="46CCADFD" w14:textId="77777777" w:rsidR="0054391F" w:rsidRDefault="00C826BD">
            <w:pPr>
              <w:tabs>
                <w:tab w:val="center" w:pos="410"/>
                <w:tab w:val="center" w:pos="2873"/>
              </w:tabs>
              <w:bidi w:val="0"/>
              <w:spacing w:after="0"/>
              <w:jc w:val="left"/>
            </w:pPr>
            <w:r>
              <w:tab/>
            </w:r>
            <w:r>
              <w:rPr>
                <w:sz w:val="20"/>
              </w:rPr>
              <w:t>•</w:t>
            </w:r>
            <w:r>
              <w:rPr>
                <w:rFonts w:ascii="Arial" w:eastAsia="Arial" w:hAnsi="Arial" w:cs="Arial"/>
                <w:sz w:val="20"/>
              </w:rPr>
              <w:t xml:space="preserve"> </w:t>
              <w:tab/>
            </w:r>
            <w:r>
              <w:rPr>
                <w:sz w:val="20"/>
              </w:rPr>
              <w:t xml:space="preserve">Ectopic pregnancy (a pregnancy that develops outside of the uterus) </w:t>
            </w:r>
          </w:p>
        </w:tc>
        <w:tc>
          <w:tcPr>
            <w:tcW w:w="5713" w:type="dxa"/>
            <w:tcBorders>
              <w:top w:val="single" w:sz="4" w:space="0" w:color="000000"/>
              <w:left w:val="single" w:sz="4" w:space="0" w:color="000000"/>
              <w:bottom w:val="single" w:sz="4" w:space="0" w:color="000000"/>
              <w:right w:val="single" w:sz="4" w:space="0" w:color="000000"/>
            </w:tcBorders>
          </w:tcPr>
          <w:p w14:paraId="353B94BC" w14:textId="77777777" w:rsidR="0054391F" w:rsidRDefault="00C826BD">
            <w:pPr>
              <w:tabs>
                <w:tab w:val="center" w:pos="416"/>
                <w:tab w:val="center" w:pos="1969"/>
              </w:tabs>
              <w:spacing w:after="0"/>
              <w:jc w:val="left"/>
            </w:pPr>
            <w:r>
              <w:rPr>
                <w:szCs w:val="22"/>
                <w:rtl/>
              </w:rPr>
              <w:tab/>
              <w:tab/>
              <w:tab/>
              <w:t xml:space="preserve">•</w:t>
              <w:tab/>
              <w:t xml:space="preserve">الحمل خارج الرحم (الحمل الذي يحدث خارج الرحم)</w:t>
            </w:r>
          </w:p>
        </w:tc>
      </w:tr>
      <w:tr w:rsidR="0054391F" w14:paraId="44D682F7" w14:textId="77777777">
        <w:trPr>
          <w:trHeight w:val="223"/>
        </w:trPr>
        <w:tc>
          <w:tcPr>
            <w:tcW w:w="5877" w:type="dxa"/>
            <w:tcBorders>
              <w:top w:val="single" w:sz="4" w:space="0" w:color="000000"/>
              <w:left w:val="single" w:sz="4" w:space="0" w:color="000000"/>
              <w:bottom w:val="single" w:sz="4" w:space="0" w:color="000000"/>
              <w:right w:val="single" w:sz="4" w:space="0" w:color="000000"/>
            </w:tcBorders>
          </w:tcPr>
          <w:p w14:paraId="402E1D53" w14:textId="77777777" w:rsidR="0054391F" w:rsidRDefault="00C826BD">
            <w:pPr>
              <w:tabs>
                <w:tab w:val="center" w:pos="410"/>
                <w:tab w:val="center" w:pos="2354"/>
              </w:tabs>
              <w:bidi w:val="0"/>
              <w:spacing w:after="0"/>
              <w:jc w:val="left"/>
            </w:pPr>
            <w:r>
              <w:tab/>
            </w:r>
            <w:r>
              <w:rPr>
                <w:sz w:val="20"/>
              </w:rPr>
              <w:t>•</w:t>
            </w:r>
            <w:r>
              <w:rPr>
                <w:rFonts w:ascii="Arial" w:eastAsia="Arial" w:hAnsi="Arial" w:cs="Arial"/>
                <w:sz w:val="20"/>
              </w:rPr>
              <w:t xml:space="preserve"> </w:t>
              <w:tab/>
            </w:r>
            <w:r>
              <w:rPr>
                <w:sz w:val="20"/>
              </w:rPr>
              <w:t xml:space="preserve">Foetal Growth Retardation due to Placental Insufficiency </w:t>
            </w:r>
          </w:p>
        </w:tc>
        <w:tc>
          <w:tcPr>
            <w:tcW w:w="5713" w:type="dxa"/>
            <w:tcBorders>
              <w:top w:val="single" w:sz="4" w:space="0" w:color="000000"/>
              <w:left w:val="single" w:sz="4" w:space="0" w:color="000000"/>
              <w:bottom w:val="single" w:sz="4" w:space="0" w:color="000000"/>
              <w:right w:val="single" w:sz="4" w:space="0" w:color="000000"/>
            </w:tcBorders>
          </w:tcPr>
          <w:p w14:paraId="4427C5A7" w14:textId="77777777" w:rsidR="0054391F" w:rsidRDefault="00C826BD">
            <w:pPr>
              <w:tabs>
                <w:tab w:val="center" w:pos="416"/>
                <w:tab w:val="center" w:pos="1477"/>
              </w:tabs>
              <w:spacing w:after="0"/>
              <w:jc w:val="left"/>
            </w:pPr>
            <w:r>
              <w:rPr>
                <w:szCs w:val="22"/>
                <w:rtl/>
              </w:rPr>
              <w:tab/>
              <w:tab/>
              <w:tab/>
              <w:t xml:space="preserve">•</w:t>
              <w:tab/>
              <w:t xml:space="preserve">تأخر نمو الجنين بسبب قصور المشيمة</w:t>
            </w:r>
          </w:p>
        </w:tc>
      </w:tr>
      <w:tr w:rsidR="0054391F" w14:paraId="5DA60288" w14:textId="77777777">
        <w:trPr>
          <w:trHeight w:val="569"/>
        </w:trPr>
        <w:tc>
          <w:tcPr>
            <w:tcW w:w="5877" w:type="dxa"/>
            <w:tcBorders>
              <w:top w:val="single" w:sz="4" w:space="0" w:color="000000"/>
              <w:left w:val="single" w:sz="4" w:space="0" w:color="000000"/>
              <w:bottom w:val="single" w:sz="4" w:space="0" w:color="000000"/>
              <w:right w:val="single" w:sz="4" w:space="0" w:color="000000"/>
            </w:tcBorders>
          </w:tcPr>
          <w:p w14:paraId="746B1BC3" w14:textId="77777777" w:rsidR="0054391F" w:rsidRDefault="00C826BD">
            <w:pPr>
              <w:bidi w:val="0"/>
              <w:spacing w:after="0"/>
              <w:ind w:left="720" w:hanging="360"/>
              <w:jc w:val="both"/>
            </w:pPr>
            <w:r>
              <w:rPr>
                <w:sz w:val="20"/>
              </w:rPr>
              <w:t>•</w:t>
            </w:r>
            <w:r>
              <w:rPr>
                <w:rFonts w:ascii="Arial" w:eastAsia="Arial" w:hAnsi="Arial" w:cs="Arial"/>
                <w:sz w:val="20"/>
              </w:rPr>
              <w:t xml:space="preserve"> </w:t>
            </w:r>
            <w:r>
              <w:rPr>
                <w:sz w:val="20"/>
              </w:rPr>
              <w:t xml:space="preserve">Molar pregnancy or hydatid form mole (a pregnancy in which a tumor develops from the placental tissue) </w:t>
            </w:r>
          </w:p>
        </w:tc>
        <w:tc>
          <w:tcPr>
            <w:tcW w:w="5713" w:type="dxa"/>
            <w:tcBorders>
              <w:top w:val="single" w:sz="4" w:space="0" w:color="000000"/>
              <w:left w:val="single" w:sz="4" w:space="0" w:color="000000"/>
              <w:bottom w:val="single" w:sz="4" w:space="0" w:color="000000"/>
              <w:right w:val="single" w:sz="4" w:space="0" w:color="000000"/>
            </w:tcBorders>
          </w:tcPr>
          <w:p w14:paraId="4C150678" w14:textId="77777777" w:rsidR="0054391F" w:rsidRDefault="00C826BD">
            <w:pPr>
              <w:tabs>
                <w:tab w:val="center" w:pos="416"/>
                <w:tab w:val="center" w:pos="2673"/>
              </w:tabs>
              <w:spacing w:after="0"/>
              <w:jc w:val="left"/>
            </w:pPr>
            <w:r>
              <w:rPr>
                <w:szCs w:val="22"/>
                <w:rtl/>
              </w:rPr>
              <w:tab/>
              <w:tab/>
              <w:tab/>
              <w:t xml:space="preserve">•</w:t>
              <w:tab/>
              <w:t xml:space="preserve">الحمل العنقودي (الرحوي) (حمل يتكوّن فيه ورم من نسيج المشيمة)</w:t>
            </w:r>
          </w:p>
        </w:tc>
      </w:tr>
      <w:tr w:rsidR="0054391F" w14:paraId="3E034256" w14:textId="77777777">
        <w:trPr>
          <w:trHeight w:val="493"/>
        </w:trPr>
        <w:tc>
          <w:tcPr>
            <w:tcW w:w="5877" w:type="dxa"/>
            <w:tcBorders>
              <w:top w:val="single" w:sz="4" w:space="0" w:color="000000"/>
              <w:left w:val="single" w:sz="4" w:space="0" w:color="000000"/>
              <w:bottom w:val="single" w:sz="4" w:space="0" w:color="000000"/>
              <w:right w:val="single" w:sz="4" w:space="0" w:color="000000"/>
            </w:tcBorders>
          </w:tcPr>
          <w:p w14:paraId="44BC0C8C" w14:textId="77777777" w:rsidR="0054391F" w:rsidRDefault="00C826BD">
            <w:pPr>
              <w:tabs>
                <w:tab w:val="center" w:pos="410"/>
                <w:tab w:val="center" w:pos="3053"/>
              </w:tabs>
              <w:bidi w:val="0"/>
              <w:spacing w:after="0"/>
              <w:jc w:val="left"/>
            </w:pPr>
            <w:r>
              <w:tab/>
            </w:r>
            <w:r>
              <w:rPr>
                <w:sz w:val="20"/>
              </w:rPr>
              <w:t>•</w:t>
            </w:r>
            <w:r>
              <w:rPr>
                <w:rFonts w:ascii="Arial" w:eastAsia="Arial" w:hAnsi="Arial" w:cs="Arial"/>
                <w:sz w:val="20"/>
              </w:rPr>
              <w:t xml:space="preserve"> </w:t>
              <w:tab/>
            </w:r>
            <w:r>
              <w:rPr>
                <w:sz w:val="20"/>
              </w:rPr>
              <w:t xml:space="preserve">Post-partum haemorrhage (excessive bleeding following childbirth) </w:t>
            </w:r>
          </w:p>
        </w:tc>
        <w:tc>
          <w:tcPr>
            <w:tcW w:w="5713" w:type="dxa"/>
            <w:tcBorders>
              <w:top w:val="single" w:sz="4" w:space="0" w:color="000000"/>
              <w:left w:val="single" w:sz="4" w:space="0" w:color="000000"/>
              <w:bottom w:val="single" w:sz="4" w:space="0" w:color="000000"/>
              <w:right w:val="single" w:sz="4" w:space="0" w:color="000000"/>
            </w:tcBorders>
          </w:tcPr>
          <w:p w14:paraId="7D3A3B56" w14:textId="77777777" w:rsidR="0054391F" w:rsidRDefault="00C826BD">
            <w:pPr>
              <w:tabs>
                <w:tab w:val="center" w:pos="416"/>
                <w:tab w:val="center" w:pos="1641"/>
              </w:tabs>
              <w:spacing w:after="0"/>
              <w:jc w:val="left"/>
            </w:pPr>
            <w:r>
              <w:rPr>
                <w:szCs w:val="22"/>
                <w:rtl/>
              </w:rPr>
              <w:tab/>
              <w:tab/>
              <w:tab/>
              <w:t xml:space="preserve">•</w:t>
              <w:tab/>
              <w:t xml:space="preserve">نزيف ما بعد الولادة (نزيف شديد بعد الولادة)</w:t>
            </w:r>
          </w:p>
        </w:tc>
      </w:tr>
      <w:tr w:rsidR="0054391F" w14:paraId="2B858C3C" w14:textId="77777777">
        <w:trPr>
          <w:trHeight w:val="569"/>
        </w:trPr>
        <w:tc>
          <w:tcPr>
            <w:tcW w:w="5877" w:type="dxa"/>
            <w:tcBorders>
              <w:top w:val="single" w:sz="4" w:space="0" w:color="000000"/>
              <w:left w:val="single" w:sz="4" w:space="0" w:color="000000"/>
              <w:bottom w:val="single" w:sz="4" w:space="0" w:color="000000"/>
              <w:right w:val="single" w:sz="4" w:space="0" w:color="000000"/>
            </w:tcBorders>
          </w:tcPr>
          <w:p w14:paraId="1E14ACE5" w14:textId="77777777" w:rsidR="0054391F" w:rsidRDefault="00C826BD">
            <w:pPr>
              <w:bidi w:val="0"/>
              <w:spacing w:after="0"/>
              <w:ind w:left="720" w:hanging="360"/>
              <w:jc w:val="left"/>
            </w:pPr>
            <w:r>
              <w:rPr>
                <w:sz w:val="20"/>
              </w:rPr>
              <w:lastRenderedPageBreak/>
              <w:t>•</w:t>
            </w:r>
            <w:r>
              <w:rPr>
                <w:rFonts w:ascii="Arial" w:eastAsia="Arial" w:hAnsi="Arial" w:cs="Arial"/>
                <w:sz w:val="20"/>
              </w:rPr>
              <w:t xml:space="preserve"> </w:t>
              <w:tab/>
            </w:r>
            <w:r>
              <w:rPr>
                <w:sz w:val="20"/>
              </w:rPr>
              <w:t xml:space="preserve">Retained placenta membrane (part or all of the placenta is left behind in the uterus after delivery) </w:t>
            </w:r>
          </w:p>
        </w:tc>
        <w:tc>
          <w:tcPr>
            <w:tcW w:w="5713" w:type="dxa"/>
            <w:tcBorders>
              <w:top w:val="single" w:sz="4" w:space="0" w:color="000000"/>
              <w:left w:val="single" w:sz="4" w:space="0" w:color="000000"/>
              <w:bottom w:val="single" w:sz="4" w:space="0" w:color="000000"/>
              <w:right w:val="single" w:sz="4" w:space="0" w:color="000000"/>
            </w:tcBorders>
          </w:tcPr>
          <w:p w14:paraId="1A3983E4" w14:textId="77777777" w:rsidR="0054391F" w:rsidRDefault="00C826BD">
            <w:pPr>
              <w:tabs>
                <w:tab w:val="center" w:pos="416"/>
                <w:tab w:val="center" w:pos="2273"/>
              </w:tabs>
              <w:spacing w:after="0"/>
              <w:jc w:val="left"/>
            </w:pPr>
            <w:r>
              <w:rPr>
                <w:szCs w:val="22"/>
                <w:rtl/>
              </w:rPr>
              <w:tab/>
              <w:tab/>
              <w:tab/>
              <w:t xml:space="preserve">•</w:t>
              <w:tab/>
              <w:t xml:space="preserve">بقاء جزء من غشاء المشيمة (بقاء جزء من المشيمة أو كلها في الرحم بعد الولادة)</w:t>
            </w:r>
          </w:p>
        </w:tc>
      </w:tr>
      <w:tr w:rsidR="0054391F" w14:paraId="3BEF542C" w14:textId="77777777">
        <w:trPr>
          <w:trHeight w:val="569"/>
        </w:trPr>
        <w:tc>
          <w:tcPr>
            <w:tcW w:w="5877" w:type="dxa"/>
            <w:tcBorders>
              <w:top w:val="single" w:sz="4" w:space="0" w:color="000000"/>
              <w:left w:val="single" w:sz="4" w:space="0" w:color="000000"/>
              <w:bottom w:val="single" w:sz="4" w:space="0" w:color="000000"/>
              <w:right w:val="single" w:sz="4" w:space="0" w:color="000000"/>
            </w:tcBorders>
          </w:tcPr>
          <w:p w14:paraId="3D619B6F" w14:textId="77777777" w:rsidR="0054391F" w:rsidRDefault="00C826BD">
            <w:pPr>
              <w:tabs>
                <w:tab w:val="center" w:pos="410"/>
                <w:tab w:val="center" w:pos="3237"/>
              </w:tabs>
              <w:bidi w:val="0"/>
              <w:spacing w:after="0"/>
              <w:jc w:val="left"/>
            </w:pPr>
            <w:r>
              <w:tab/>
            </w:r>
            <w:r>
              <w:rPr>
                <w:sz w:val="20"/>
              </w:rPr>
              <w:t>•</w:t>
            </w:r>
            <w:r>
              <w:rPr>
                <w:rFonts w:ascii="Arial" w:eastAsia="Arial" w:hAnsi="Arial" w:cs="Arial"/>
                <w:sz w:val="20"/>
              </w:rPr>
              <w:t xml:space="preserve"> </w:t>
              <w:tab/>
            </w:r>
            <w:r>
              <w:rPr>
                <w:sz w:val="20"/>
              </w:rPr>
              <w:t xml:space="preserve">Placental abruption (part or all of the placenta separates from the wall of the uterus) </w:t>
            </w:r>
          </w:p>
        </w:tc>
        <w:tc>
          <w:tcPr>
            <w:tcW w:w="5713" w:type="dxa"/>
            <w:tcBorders>
              <w:top w:val="single" w:sz="4" w:space="0" w:color="000000"/>
              <w:left w:val="single" w:sz="4" w:space="0" w:color="000000"/>
              <w:bottom w:val="single" w:sz="4" w:space="0" w:color="000000"/>
              <w:right w:val="single" w:sz="4" w:space="0" w:color="000000"/>
            </w:tcBorders>
          </w:tcPr>
          <w:p w14:paraId="6494CFA8" w14:textId="77777777" w:rsidR="0054391F" w:rsidRDefault="00C826BD">
            <w:pPr>
              <w:tabs>
                <w:tab w:val="center" w:pos="416"/>
                <w:tab w:val="center" w:pos="2085"/>
              </w:tabs>
              <w:spacing w:after="0"/>
              <w:jc w:val="left"/>
            </w:pPr>
            <w:r>
              <w:rPr>
                <w:szCs w:val="22"/>
                <w:rtl/>
              </w:rPr>
              <w:tab/>
              <w:tab/>
              <w:tab/>
              <w:t xml:space="preserve">•</w:t>
              <w:tab/>
              <w:t xml:space="preserve">انفصال المشيمة (انفصال جزء من المشيمة أو كلها عن جدار الرحم)</w:t>
            </w:r>
          </w:p>
        </w:tc>
      </w:tr>
      <w:tr w:rsidR="0054391F" w14:paraId="137E8C21" w14:textId="77777777">
        <w:trPr>
          <w:trHeight w:val="449"/>
        </w:trPr>
        <w:tc>
          <w:tcPr>
            <w:tcW w:w="5877" w:type="dxa"/>
            <w:tcBorders>
              <w:top w:val="single" w:sz="4" w:space="0" w:color="000000"/>
              <w:left w:val="single" w:sz="4" w:space="0" w:color="000000"/>
              <w:bottom w:val="single" w:sz="4" w:space="0" w:color="000000"/>
              <w:right w:val="single" w:sz="4" w:space="0" w:color="000000"/>
            </w:tcBorders>
          </w:tcPr>
          <w:p w14:paraId="677CE44A" w14:textId="77777777" w:rsidR="0054391F" w:rsidRDefault="00C826BD">
            <w:pPr>
              <w:tabs>
                <w:tab w:val="center" w:pos="410"/>
                <w:tab w:val="center" w:pos="3087"/>
              </w:tabs>
              <w:bidi w:val="0"/>
              <w:spacing w:after="0"/>
              <w:jc w:val="left"/>
            </w:pPr>
            <w:r>
              <w:tab/>
            </w:r>
            <w:r>
              <w:rPr>
                <w:sz w:val="20"/>
              </w:rPr>
              <w:t>•</w:t>
            </w:r>
            <w:r>
              <w:rPr>
                <w:rFonts w:ascii="Arial" w:eastAsia="Arial" w:hAnsi="Arial" w:cs="Arial"/>
                <w:sz w:val="20"/>
              </w:rPr>
              <w:t xml:space="preserve"> </w:t>
              <w:tab/>
            </w:r>
            <w:r>
              <w:rPr>
                <w:sz w:val="20"/>
              </w:rPr>
              <w:t xml:space="preserve">Hyperemesis gravidarum (excessive vomiting as a result of pregnancy) </w:t>
            </w:r>
          </w:p>
        </w:tc>
        <w:tc>
          <w:tcPr>
            <w:tcW w:w="5713" w:type="dxa"/>
            <w:tcBorders>
              <w:top w:val="single" w:sz="4" w:space="0" w:color="000000"/>
              <w:left w:val="single" w:sz="4" w:space="0" w:color="000000"/>
              <w:bottom w:val="single" w:sz="4" w:space="0" w:color="000000"/>
              <w:right w:val="single" w:sz="4" w:space="0" w:color="000000"/>
            </w:tcBorders>
          </w:tcPr>
          <w:p w14:paraId="3D4ECF96" w14:textId="77777777" w:rsidR="0054391F" w:rsidRDefault="00C826BD">
            <w:pPr>
              <w:tabs>
                <w:tab w:val="center" w:pos="416"/>
                <w:tab w:val="center" w:pos="1684"/>
              </w:tabs>
              <w:spacing w:after="0"/>
              <w:jc w:val="left"/>
            </w:pPr>
            <w:r>
              <w:rPr>
                <w:szCs w:val="22"/>
                <w:rtl/>
              </w:rPr>
              <w:tab/>
              <w:tab/>
              <w:tab/>
              <w:t xml:space="preserve">•</w:t>
              <w:tab/>
              <w:t xml:space="preserve">القيء الحملي المفرط (قيء مفرط نتيجة الحمل)</w:t>
            </w:r>
          </w:p>
        </w:tc>
      </w:tr>
      <w:tr w:rsidR="0054391F" w14:paraId="6B83554F" w14:textId="77777777">
        <w:trPr>
          <w:trHeight w:val="218"/>
        </w:trPr>
        <w:tc>
          <w:tcPr>
            <w:tcW w:w="5877" w:type="dxa"/>
            <w:tcBorders>
              <w:top w:val="single" w:sz="4" w:space="0" w:color="000000"/>
              <w:left w:val="single" w:sz="4" w:space="0" w:color="000000"/>
              <w:bottom w:val="single" w:sz="4" w:space="0" w:color="000000"/>
              <w:right w:val="single" w:sz="4" w:space="0" w:color="000000"/>
            </w:tcBorders>
          </w:tcPr>
          <w:p w14:paraId="78D29145" w14:textId="77777777" w:rsidR="0054391F" w:rsidRDefault="00C826BD">
            <w:pPr>
              <w:tabs>
                <w:tab w:val="center" w:pos="410"/>
                <w:tab w:val="center" w:pos="1351"/>
              </w:tabs>
              <w:bidi w:val="0"/>
              <w:spacing w:after="0"/>
              <w:jc w:val="left"/>
            </w:pPr>
            <w:r>
              <w:tab/>
            </w:r>
            <w:r>
              <w:rPr>
                <w:sz w:val="20"/>
              </w:rPr>
              <w:t>•</w:t>
            </w:r>
            <w:r>
              <w:rPr>
                <w:rFonts w:ascii="Arial" w:eastAsia="Arial" w:hAnsi="Arial" w:cs="Arial"/>
                <w:sz w:val="20"/>
              </w:rPr>
              <w:t xml:space="preserve"> </w:t>
              <w:tab/>
            </w:r>
            <w:r>
              <w:rPr>
                <w:sz w:val="20"/>
              </w:rPr>
              <w:t xml:space="preserve">Obstetric cholestasis </w:t>
            </w:r>
          </w:p>
        </w:tc>
        <w:tc>
          <w:tcPr>
            <w:tcW w:w="5713" w:type="dxa"/>
            <w:tcBorders>
              <w:top w:val="single" w:sz="4" w:space="0" w:color="000000"/>
              <w:left w:val="single" w:sz="4" w:space="0" w:color="000000"/>
              <w:bottom w:val="single" w:sz="4" w:space="0" w:color="000000"/>
              <w:right w:val="single" w:sz="4" w:space="0" w:color="000000"/>
            </w:tcBorders>
          </w:tcPr>
          <w:p w14:paraId="411C089D" w14:textId="77777777" w:rsidR="0054391F" w:rsidRDefault="00C826BD">
            <w:pPr>
              <w:tabs>
                <w:tab w:val="center" w:pos="416"/>
                <w:tab w:val="center" w:pos="1140"/>
              </w:tabs>
              <w:spacing w:after="0"/>
              <w:jc w:val="left"/>
            </w:pPr>
            <w:r>
              <w:rPr>
                <w:szCs w:val="22"/>
                <w:rtl/>
              </w:rPr>
              <w:tab/>
              <w:tab/>
              <w:tab/>
              <w:t xml:space="preserve">•</w:t>
              <w:tab/>
              <w:t xml:space="preserve">الركود الصفراوي الحملي</w:t>
            </w:r>
          </w:p>
        </w:tc>
      </w:tr>
      <w:tr w:rsidR="0054391F" w14:paraId="34C8A9A3" w14:textId="77777777">
        <w:trPr>
          <w:trHeight w:val="434"/>
        </w:trPr>
        <w:tc>
          <w:tcPr>
            <w:tcW w:w="5877" w:type="dxa"/>
            <w:tcBorders>
              <w:top w:val="single" w:sz="4" w:space="0" w:color="000000"/>
              <w:left w:val="single" w:sz="4" w:space="0" w:color="000000"/>
              <w:bottom w:val="single" w:sz="4" w:space="0" w:color="000000"/>
              <w:right w:val="single" w:sz="4" w:space="0" w:color="000000"/>
            </w:tcBorders>
          </w:tcPr>
          <w:p w14:paraId="286CB595" w14:textId="77777777" w:rsidR="0054391F" w:rsidRDefault="00C826BD">
            <w:pPr>
              <w:bidi w:val="0"/>
              <w:spacing w:after="0"/>
              <w:ind w:left="720" w:hanging="360"/>
              <w:jc w:val="both"/>
            </w:pPr>
            <w:r>
              <w:rPr>
                <w:sz w:val="20"/>
              </w:rPr>
              <w:t>•</w:t>
            </w:r>
            <w:r>
              <w:rPr>
                <w:rFonts w:ascii="Arial" w:eastAsia="Arial" w:hAnsi="Arial" w:cs="Arial"/>
                <w:sz w:val="20"/>
              </w:rPr>
              <w:t xml:space="preserve"> </w:t>
            </w:r>
            <w:r>
              <w:rPr>
                <w:sz w:val="20"/>
              </w:rPr>
              <w:t xml:space="preserve">Placenta praevia (when the placenta is in the lower part of the uterus and covers part or all of the cervix) </w:t>
            </w:r>
          </w:p>
        </w:tc>
        <w:tc>
          <w:tcPr>
            <w:tcW w:w="5713" w:type="dxa"/>
            <w:tcBorders>
              <w:top w:val="single" w:sz="4" w:space="0" w:color="000000"/>
              <w:left w:val="single" w:sz="4" w:space="0" w:color="000000"/>
              <w:bottom w:val="single" w:sz="4" w:space="0" w:color="000000"/>
              <w:right w:val="single" w:sz="4" w:space="0" w:color="000000"/>
            </w:tcBorders>
          </w:tcPr>
          <w:p w14:paraId="6D7ECE99" w14:textId="77777777" w:rsidR="0054391F" w:rsidRDefault="00C826BD">
            <w:pPr>
              <w:tabs>
                <w:tab w:val="center" w:pos="416"/>
                <w:tab w:val="center" w:pos="2660"/>
              </w:tabs>
              <w:spacing w:after="0"/>
              <w:jc w:val="left"/>
            </w:pPr>
            <w:r>
              <w:rPr>
                <w:szCs w:val="22"/>
                <w:rtl/>
              </w:rPr>
              <w:tab/>
              <w:tab/>
              <w:tab/>
              <w:t xml:space="preserve">•</w:t>
              <w:tab/>
              <w:t xml:space="preserve">انزياح المشيمة (عندما تكون المشيمة في الجزء السفلي من الرحم وتغطي جزءًا من عنق الرحم أو كله)</w:t>
            </w:r>
          </w:p>
        </w:tc>
      </w:tr>
      <w:tr w:rsidR="0054391F" w14:paraId="5F3C938A" w14:textId="77777777">
        <w:trPr>
          <w:trHeight w:val="298"/>
        </w:trPr>
        <w:tc>
          <w:tcPr>
            <w:tcW w:w="5877" w:type="dxa"/>
            <w:tcBorders>
              <w:top w:val="single" w:sz="4" w:space="0" w:color="000000"/>
              <w:left w:val="single" w:sz="4" w:space="0" w:color="000000"/>
              <w:bottom w:val="single" w:sz="4" w:space="0" w:color="000000"/>
              <w:right w:val="single" w:sz="4" w:space="0" w:color="000000"/>
            </w:tcBorders>
          </w:tcPr>
          <w:p w14:paraId="112094FB" w14:textId="77777777" w:rsidR="0054391F" w:rsidRDefault="00C826BD">
            <w:pPr>
              <w:tabs>
                <w:tab w:val="center" w:pos="410"/>
                <w:tab w:val="center" w:pos="1003"/>
              </w:tabs>
              <w:bidi w:val="0"/>
              <w:spacing w:after="0"/>
              <w:jc w:val="left"/>
            </w:pPr>
            <w:r>
              <w:tab/>
            </w:r>
            <w:r>
              <w:rPr>
                <w:sz w:val="20"/>
              </w:rPr>
              <w:t>•</w:t>
            </w:r>
            <w:r>
              <w:rPr>
                <w:rFonts w:ascii="Arial" w:eastAsia="Arial" w:hAnsi="Arial" w:cs="Arial"/>
                <w:sz w:val="20"/>
              </w:rPr>
              <w:t xml:space="preserve"> </w:t>
              <w:tab/>
            </w:r>
            <w:r>
              <w:rPr>
                <w:sz w:val="20"/>
              </w:rPr>
              <w:t xml:space="preserve">Stillbirth </w:t>
            </w:r>
          </w:p>
        </w:tc>
        <w:tc>
          <w:tcPr>
            <w:tcW w:w="5713" w:type="dxa"/>
            <w:tcBorders>
              <w:top w:val="single" w:sz="4" w:space="0" w:color="000000"/>
              <w:left w:val="single" w:sz="4" w:space="0" w:color="000000"/>
              <w:bottom w:val="single" w:sz="4" w:space="0" w:color="000000"/>
              <w:right w:val="single" w:sz="4" w:space="0" w:color="000000"/>
            </w:tcBorders>
          </w:tcPr>
          <w:p w14:paraId="2A000E98" w14:textId="77777777" w:rsidR="0054391F" w:rsidRDefault="00C826BD">
            <w:pPr>
              <w:tabs>
                <w:tab w:val="center" w:pos="416"/>
                <w:tab w:val="center" w:pos="1020"/>
              </w:tabs>
              <w:spacing w:after="0"/>
              <w:jc w:val="left"/>
            </w:pPr>
            <w:r>
              <w:rPr>
                <w:szCs w:val="22"/>
                <w:rtl/>
              </w:rPr>
              <w:tab/>
              <w:tab/>
              <w:tab/>
              <w:t xml:space="preserve">•</w:t>
              <w:tab/>
              <w:t xml:space="preserve">ولادة الجنين ميتًا</w:t>
            </w:r>
          </w:p>
        </w:tc>
      </w:tr>
      <w:tr w:rsidR="0054391F" w14:paraId="1B7106C9" w14:textId="77777777">
        <w:trPr>
          <w:trHeight w:val="269"/>
        </w:trPr>
        <w:tc>
          <w:tcPr>
            <w:tcW w:w="5877" w:type="dxa"/>
            <w:tcBorders>
              <w:top w:val="single" w:sz="4" w:space="0" w:color="000000"/>
              <w:left w:val="single" w:sz="4" w:space="0" w:color="000000"/>
              <w:bottom w:val="single" w:sz="4" w:space="0" w:color="000000"/>
              <w:right w:val="single" w:sz="4" w:space="0" w:color="000000"/>
            </w:tcBorders>
          </w:tcPr>
          <w:p w14:paraId="31F5096C" w14:textId="77777777" w:rsidR="0054391F" w:rsidRDefault="00C826BD">
            <w:pPr>
              <w:tabs>
                <w:tab w:val="center" w:pos="410"/>
                <w:tab w:val="center" w:pos="1113"/>
              </w:tabs>
              <w:bidi w:val="0"/>
              <w:spacing w:after="0"/>
              <w:jc w:val="left"/>
            </w:pPr>
            <w:r>
              <w:tab/>
            </w:r>
            <w:r>
              <w:rPr>
                <w:sz w:val="20"/>
              </w:rPr>
              <w:t>•</w:t>
            </w:r>
            <w:r>
              <w:rPr>
                <w:rFonts w:ascii="Arial" w:eastAsia="Arial" w:hAnsi="Arial" w:cs="Arial"/>
                <w:sz w:val="20"/>
              </w:rPr>
              <w:t xml:space="preserve"> </w:t>
              <w:tab/>
            </w:r>
            <w:r>
              <w:rPr>
                <w:sz w:val="20"/>
              </w:rPr>
              <w:t xml:space="preserve">Miscarriage </w:t>
            </w:r>
          </w:p>
        </w:tc>
        <w:tc>
          <w:tcPr>
            <w:tcW w:w="5713" w:type="dxa"/>
            <w:tcBorders>
              <w:top w:val="single" w:sz="4" w:space="0" w:color="000000"/>
              <w:left w:val="single" w:sz="4" w:space="0" w:color="000000"/>
              <w:bottom w:val="single" w:sz="4" w:space="0" w:color="000000"/>
              <w:right w:val="single" w:sz="4" w:space="0" w:color="000000"/>
            </w:tcBorders>
          </w:tcPr>
          <w:p w14:paraId="20774A7B" w14:textId="77777777" w:rsidR="0054391F" w:rsidRDefault="00C826BD">
            <w:pPr>
              <w:tabs>
                <w:tab w:val="center" w:pos="416"/>
                <w:tab w:val="center" w:pos="1240"/>
              </w:tabs>
              <w:spacing w:after="0"/>
              <w:jc w:val="left"/>
            </w:pPr>
            <w:r>
              <w:rPr>
                <w:szCs w:val="22"/>
                <w:rtl/>
              </w:rPr>
              <w:tab/>
              <w:tab/>
              <w:tab/>
              <w:t xml:space="preserve">•</w:t>
              <w:tab/>
              <w:t xml:space="preserve">فشل الحمل (الإجهاض)</w:t>
            </w:r>
          </w:p>
        </w:tc>
      </w:tr>
      <w:tr w:rsidR="0054391F" w14:paraId="77DC4F7F" w14:textId="77777777">
        <w:trPr>
          <w:trHeight w:val="223"/>
        </w:trPr>
        <w:tc>
          <w:tcPr>
            <w:tcW w:w="5877" w:type="dxa"/>
            <w:tcBorders>
              <w:top w:val="single" w:sz="4" w:space="0" w:color="000000"/>
              <w:left w:val="single" w:sz="4" w:space="0" w:color="000000"/>
              <w:bottom w:val="single" w:sz="4" w:space="0" w:color="000000"/>
              <w:right w:val="single" w:sz="4" w:space="0" w:color="000000"/>
            </w:tcBorders>
          </w:tcPr>
          <w:p w14:paraId="5A1E060A" w14:textId="77777777" w:rsidR="0054391F" w:rsidRDefault="00C826BD">
            <w:pPr>
              <w:tabs>
                <w:tab w:val="center" w:pos="410"/>
                <w:tab w:val="center" w:pos="1595"/>
              </w:tabs>
              <w:bidi w:val="0"/>
              <w:spacing w:after="0"/>
              <w:jc w:val="left"/>
            </w:pPr>
            <w:r>
              <w:tab/>
            </w:r>
            <w:r>
              <w:rPr>
                <w:sz w:val="20"/>
              </w:rPr>
              <w:t>•</w:t>
            </w:r>
            <w:r>
              <w:rPr>
                <w:rFonts w:ascii="Arial" w:eastAsia="Arial" w:hAnsi="Arial" w:cs="Arial"/>
                <w:sz w:val="20"/>
              </w:rPr>
              <w:t xml:space="preserve"> </w:t>
              <w:tab/>
            </w:r>
            <w:r>
              <w:rPr>
                <w:sz w:val="20"/>
              </w:rPr>
              <w:t xml:space="preserve">Emergency Caesarean section </w:t>
            </w:r>
          </w:p>
        </w:tc>
        <w:tc>
          <w:tcPr>
            <w:tcW w:w="5713" w:type="dxa"/>
            <w:tcBorders>
              <w:top w:val="single" w:sz="4" w:space="0" w:color="000000"/>
              <w:left w:val="single" w:sz="4" w:space="0" w:color="000000"/>
              <w:bottom w:val="single" w:sz="4" w:space="0" w:color="000000"/>
              <w:right w:val="single" w:sz="4" w:space="0" w:color="000000"/>
            </w:tcBorders>
          </w:tcPr>
          <w:p w14:paraId="4CDA903D" w14:textId="77777777" w:rsidR="0054391F" w:rsidRDefault="00C826BD">
            <w:pPr>
              <w:tabs>
                <w:tab w:val="center" w:pos="416"/>
                <w:tab w:val="center" w:pos="1087"/>
              </w:tabs>
              <w:spacing w:after="0"/>
              <w:jc w:val="left"/>
            </w:pPr>
            <w:r>
              <w:rPr>
                <w:szCs w:val="22"/>
                <w:rtl/>
              </w:rPr>
              <w:tab/>
              <w:tab/>
              <w:tab/>
              <w:t xml:space="preserve">•</w:t>
              <w:tab/>
              <w:t xml:space="preserve">عملية قيصرية طارئة</w:t>
            </w:r>
          </w:p>
        </w:tc>
      </w:tr>
    </w:tbl>
    <w:p w14:paraId="59E2A516" w14:textId="77777777" w:rsidR="0054391F" w:rsidRDefault="0054391F">
      <w:pPr>
        <w:bidi w:val="0"/>
        <w:spacing w:after="0"/>
        <w:ind w:left="-1440" w:right="10800"/>
        <w:jc w:val="left"/>
      </w:pPr>
    </w:p>
    <w:tbl>
      <w:tblPr>
        <w:tblStyle w:val="TableGrid"/>
        <w:tblW w:w="11590" w:type="dxa"/>
        <w:tblInd w:w="-1162" w:type="dxa"/>
        <w:tblCellMar>
          <w:top w:w="0" w:type="dxa"/>
          <w:left w:w="79" w:type="dxa"/>
          <w:bottom w:w="0" w:type="dxa"/>
          <w:right w:w="58" w:type="dxa"/>
        </w:tblCellMar>
        <w:tblLook w:val="04A0" w:firstRow="1" w:lastRow="0" w:firstColumn="1" w:lastColumn="0" w:noHBand="0" w:noVBand="1"/>
      </w:tblPr>
      <w:tblGrid>
        <w:gridCol w:w="5877"/>
        <w:gridCol w:w="5713"/>
      </w:tblGrid>
      <w:tr w:rsidR="0054391F" w14:paraId="3FAFA3DC" w14:textId="77777777">
        <w:trPr>
          <w:trHeight w:val="305"/>
        </w:trPr>
        <w:tc>
          <w:tcPr>
            <w:tcW w:w="5877" w:type="dxa"/>
            <w:tcBorders>
              <w:top w:val="single" w:sz="4" w:space="0" w:color="000000"/>
              <w:left w:val="single" w:sz="4" w:space="0" w:color="000000"/>
              <w:bottom w:val="single" w:sz="4" w:space="0" w:color="000000"/>
              <w:right w:val="single" w:sz="4" w:space="0" w:color="000000"/>
            </w:tcBorders>
          </w:tcPr>
          <w:p w14:paraId="66E410D6" w14:textId="5A114BE2" w:rsidR="0054391F" w:rsidRDefault="00C826BD">
            <w:pPr>
              <w:bidi w:val="0"/>
              <w:spacing w:after="0"/>
              <w:ind w:right="63"/>
              <w:jc w:val="center"/>
            </w:pPr>
            <w:r>
              <w:rPr>
                <w:rFonts w:ascii="Segoe UI Symbol" w:eastAsia="Segoe UI Symbol" w:hAnsi="Segoe UI Symbol" w:cs="Segoe UI Symbol"/>
                <w:sz w:val="14"/>
              </w:rPr>
              <w:t>•</w:t>
            </w:r>
            <w:r>
              <w:rPr>
                <w:rFonts w:ascii="Arial" w:eastAsia="Arial" w:hAnsi="Arial" w:cs="Arial"/>
                <w:sz w:val="14"/>
              </w:rPr>
              <w:t xml:space="preserve"> </w:t>
            </w:r>
            <w:r>
              <w:rPr>
                <w:sz w:val="20"/>
              </w:rPr>
              <w:t>A termination needed for medical</w:t>
            </w:r>
            <w:ins w:id="290" w:author="Roshny Ravindran" w:date="2026-08-04T07:49:00Z" w16du:dateUtc="2026-08-04T03:49:00Z">
              <w:r>
                <w:rPr>
                  <w:sz w:val="20"/>
                </w:rPr>
                <w:t xml:space="preserve"> </w:t>
              </w:r>
            </w:ins>
            <w:r>
              <w:rPr>
                <w:sz w:val="20"/>
              </w:rPr>
              <w:t xml:space="preserve">reasons </w:t>
            </w:r>
          </w:p>
        </w:tc>
        <w:tc>
          <w:tcPr>
            <w:tcW w:w="5713" w:type="dxa"/>
            <w:tcBorders>
              <w:top w:val="single" w:sz="4" w:space="0" w:color="000000"/>
              <w:left w:val="single" w:sz="4" w:space="0" w:color="000000"/>
              <w:bottom w:val="single" w:sz="4" w:space="0" w:color="000000"/>
              <w:right w:val="single" w:sz="4" w:space="0" w:color="000000"/>
            </w:tcBorders>
          </w:tcPr>
          <w:p w14:paraId="5666C565" w14:textId="77777777" w:rsidR="0054391F" w:rsidRDefault="00C826BD">
            <w:pPr>
              <w:spacing w:after="0"/>
              <w:ind w:left="40"/>
              <w:jc w:val="left"/>
            </w:pPr>
            <w:r>
              <w:rPr>
                <w:rFonts w:ascii="Segoe UI Symbol" w:eastAsia="Segoe UI Symbol" w:hAnsi="Segoe UI Symbol" w:cs="Segoe UI Symbol"/>
                <w:sz w:val="14"/>
                <w:szCs w:val="14"/>
                <w:rtl/>
              </w:rPr>
              <w:t xml:space="preserve">• الإجهاض لأسباب طبية.</w:t>
            </w:r>
          </w:p>
        </w:tc>
      </w:tr>
      <w:tr w:rsidR="0054391F" w14:paraId="191A9BAF" w14:textId="77777777">
        <w:trPr>
          <w:trHeight w:val="847"/>
        </w:trPr>
        <w:tc>
          <w:tcPr>
            <w:tcW w:w="5877" w:type="dxa"/>
            <w:tcBorders>
              <w:top w:val="single" w:sz="4" w:space="0" w:color="000000"/>
              <w:left w:val="single" w:sz="4" w:space="0" w:color="000000"/>
              <w:bottom w:val="single" w:sz="4" w:space="0" w:color="000000"/>
              <w:right w:val="single" w:sz="4" w:space="0" w:color="000000"/>
            </w:tcBorders>
          </w:tcPr>
          <w:p w14:paraId="502E058A" w14:textId="77777777" w:rsidR="0054391F" w:rsidRDefault="00C826BD">
            <w:pPr>
              <w:bidi w:val="0"/>
              <w:spacing w:after="0"/>
              <w:ind w:left="1723" w:right="121" w:hanging="170"/>
              <w:jc w:val="both"/>
            </w:pPr>
            <w:r>
              <w:rPr>
                <w:rFonts w:ascii="Segoe UI Symbol" w:eastAsia="Segoe UI Symbol" w:hAnsi="Segoe UI Symbol" w:cs="Segoe UI Symbol"/>
                <w:sz w:val="14"/>
              </w:rPr>
              <w:t>•</w:t>
            </w:r>
            <w:r>
              <w:rPr>
                <w:rFonts w:ascii="Arial" w:eastAsia="Arial" w:hAnsi="Arial" w:cs="Arial"/>
                <w:sz w:val="14"/>
              </w:rPr>
              <w:t xml:space="preserve"> </w:t>
            </w:r>
            <w:r>
              <w:rPr>
                <w:sz w:val="20"/>
              </w:rPr>
              <w:t xml:space="preserve">Premature birth more than 8 weeks (or 16 weeks if youknow you are having more than one baby) before the expected delivery date. </w:t>
            </w:r>
          </w:p>
        </w:tc>
        <w:tc>
          <w:tcPr>
            <w:tcW w:w="5713" w:type="dxa"/>
            <w:tcBorders>
              <w:top w:val="single" w:sz="4" w:space="0" w:color="000000"/>
              <w:left w:val="single" w:sz="4" w:space="0" w:color="000000"/>
              <w:bottom w:val="single" w:sz="4" w:space="0" w:color="000000"/>
              <w:right w:val="single" w:sz="4" w:space="0" w:color="000000"/>
            </w:tcBorders>
          </w:tcPr>
          <w:p w14:paraId="10975813" w14:textId="77777777" w:rsidR="0054391F" w:rsidRDefault="00C826BD">
            <w:pPr>
              <w:spacing w:after="0"/>
              <w:ind w:left="168" w:right="1440" w:hanging="168"/>
              <w:jc w:val="both"/>
            </w:pPr>
            <w:r>
              <w:rPr>
                <w:rFonts w:ascii="Segoe UI Symbol" w:eastAsia="Segoe UI Symbol" w:hAnsi="Segoe UI Symbol" w:cs="Segoe UI Symbol"/>
                <w:sz w:val="14"/>
                <w:szCs w:val="14"/>
                <w:rtl/>
              </w:rPr>
              <w:t xml:space="preserve">• الولادة المبكرة قبل أكثر من 8 أسابيع (أو 16 أسبوعًا في حال كنت على علم أنك سترزقين بأكثر من طفل واحد) من تاريخ الولادة المتوقع.</w:t>
            </w:r>
          </w:p>
        </w:tc>
      </w:tr>
      <w:tr w:rsidR="0054391F" w:rsidRPr="003B39BC" w14:paraId="34C6088E" w14:textId="77777777">
        <w:trPr>
          <w:trHeight w:val="358"/>
        </w:trPr>
        <w:tc>
          <w:tcPr>
            <w:tcW w:w="5877" w:type="dxa"/>
            <w:tcBorders>
              <w:top w:val="single" w:sz="4" w:space="0" w:color="000000"/>
              <w:left w:val="single" w:sz="4" w:space="0" w:color="000000"/>
              <w:bottom w:val="single" w:sz="4" w:space="0" w:color="000000"/>
              <w:right w:val="single" w:sz="4" w:space="0" w:color="000000"/>
            </w:tcBorders>
          </w:tcPr>
          <w:p w14:paraId="2CD346B1" w14:textId="77777777" w:rsidR="0054391F" w:rsidRPr="003B39BC" w:rsidRDefault="00C826BD">
            <w:pPr>
              <w:bidi w:val="0"/>
              <w:spacing w:after="0"/>
              <w:ind w:left="34"/>
              <w:jc w:val="left"/>
              <w:rPr>
                <w:color w:val="80340D" w:themeColor="accent2" w:themeShade="80"/>
                <w:rPrChange w:id="291" w:author="Roshny Ravindran" w:date="2026-08-04T07:50:00Z" w16du:dateUtc="2026-08-04T03:50:00Z">
                  <w:rPr/>
                </w:rPrChange>
              </w:rPr>
            </w:pPr>
            <w:r>
              <w:rPr>
                <w:b/>
                <w:color w:val="80340D" w:themeColor="accent2" w:themeShade="80"/>
                <w:sz w:val="20"/>
                <w:rPrChange w:id="292" w:author="Roshny Ravindran" w:date="2026-08-04T07:50:00Z" w16du:dateUtc="2026-08-04T03:50:00Z">
                  <w:rPr>
                    <w:b/>
                    <w:color w:val="FF0000"/>
                    <w:sz w:val="20"/>
                  </w:rPr>
                </w:rPrChange>
              </w:rPr>
              <w:t>Home Area</w:t>
            </w:r>
            <w:r>
              <w:rPr>
                <w:b/>
                <w:color w:val="80340D" w:themeColor="accent2" w:themeShade="80"/>
                <w:sz w:val="20"/>
                <w:rPrChange w:id="293" w:author="Roshny Ravindran" w:date="2026-08-04T07:50:00Z" w16du:dateUtc="2026-08-04T03:50:00Z">
                  <w:rPr>
                    <w:b/>
                    <w:sz w:val="20"/>
                  </w:rPr>
                </w:rPrChange>
              </w:rPr>
              <w:t xml:space="preserve"> </w:t>
            </w:r>
          </w:p>
        </w:tc>
        <w:tc>
          <w:tcPr>
            <w:tcW w:w="5713" w:type="dxa"/>
            <w:tcBorders>
              <w:top w:val="single" w:sz="4" w:space="0" w:color="000000"/>
              <w:left w:val="single" w:sz="4" w:space="0" w:color="000000"/>
              <w:bottom w:val="single" w:sz="4" w:space="0" w:color="000000"/>
              <w:right w:val="single" w:sz="4" w:space="0" w:color="000000"/>
            </w:tcBorders>
          </w:tcPr>
          <w:p w14:paraId="404BBE08" w14:textId="77777777" w:rsidR="0054391F" w:rsidRPr="003B39BC" w:rsidRDefault="00C826BD">
            <w:pPr>
              <w:spacing w:after="0"/>
              <w:ind w:left="41"/>
              <w:jc w:val="left"/>
              <w:rPr>
                <w:color w:val="80340D" w:themeColor="accent2" w:themeShade="80"/>
                <w:rPrChange w:id="294" w:author="Roshny Ravindran" w:date="2026-08-04T07:50:00Z" w16du:dateUtc="2026-08-04T03:50:00Z">
                  <w:rPr/>
                </w:rPrChange>
              </w:rPr>
            </w:pPr>
            <w:r>
              <w:rPr>
                <w:b/>
                <w:bCs/>
                <w:color w:val="80340D" w:themeColor="accent2" w:themeShade="80"/>
                <w:sz w:val="20"/>
                <w:szCs w:val="20"/>
                <w:rtl/>
                <w:rPrChange w:id="295" w:author="Roshny Ravindran" w:date="2026-08-04T07:50:00Z" w16du:dateUtc="2026-08-04T03:50:00Z">
                  <w:rPr>
                    <w:b/>
                    <w:bCs/>
                    <w:color w:val="FF0000"/>
                    <w:sz w:val="20"/>
                    <w:szCs w:val="20"/>
                    <w:rtl/>
                  </w:rPr>
                </w:rPrChange>
              </w:rPr>
              <w:t xml:space="preserve">منطقة محل الإقامة</w:t>
            </w:r>
          </w:p>
        </w:tc>
      </w:tr>
      <w:tr w:rsidR="0054391F" w14:paraId="439335C1" w14:textId="77777777">
        <w:trPr>
          <w:trHeight w:val="566"/>
        </w:trPr>
        <w:tc>
          <w:tcPr>
            <w:tcW w:w="5877" w:type="dxa"/>
            <w:tcBorders>
              <w:top w:val="single" w:sz="4" w:space="0" w:color="000000"/>
              <w:left w:val="single" w:sz="4" w:space="0" w:color="000000"/>
              <w:bottom w:val="single" w:sz="4" w:space="0" w:color="000000"/>
              <w:right w:val="single" w:sz="4" w:space="0" w:color="000000"/>
            </w:tcBorders>
          </w:tcPr>
          <w:p w14:paraId="2C430CA6" w14:textId="77777777" w:rsidR="0054391F" w:rsidRDefault="00C826BD">
            <w:pPr>
              <w:bidi w:val="0"/>
              <w:spacing w:after="0"/>
              <w:ind w:left="34"/>
              <w:jc w:val="left"/>
            </w:pPr>
            <w:r>
              <w:rPr>
                <w:sz w:val="20"/>
              </w:rPr>
              <w:t xml:space="preserve">The area that you normally live in, outside of the GCC. </w:t>
            </w:r>
          </w:p>
        </w:tc>
        <w:tc>
          <w:tcPr>
            <w:tcW w:w="5713" w:type="dxa"/>
            <w:tcBorders>
              <w:top w:val="single" w:sz="4" w:space="0" w:color="000000"/>
              <w:left w:val="single" w:sz="4" w:space="0" w:color="000000"/>
              <w:bottom w:val="single" w:sz="4" w:space="0" w:color="000000"/>
              <w:right w:val="single" w:sz="4" w:space="0" w:color="000000"/>
            </w:tcBorders>
          </w:tcPr>
          <w:p w14:paraId="234906B6" w14:textId="77777777" w:rsidR="0054391F" w:rsidRDefault="00C826BD">
            <w:pPr>
              <w:spacing w:after="0"/>
              <w:ind w:left="39"/>
              <w:jc w:val="left"/>
            </w:pPr>
            <w:r>
              <w:rPr>
                <w:sz w:val="20"/>
                <w:szCs w:val="20"/>
                <w:rtl/>
              </w:rPr>
              <w:t xml:space="preserve">المنطقة التي تقيم فيها عادةً، خارج دول مجلس التعاون الخليجي.</w:t>
            </w:r>
          </w:p>
        </w:tc>
      </w:tr>
      <w:tr w:rsidR="0054391F" w:rsidRPr="003B39BC" w14:paraId="509AF7E4" w14:textId="77777777">
        <w:trPr>
          <w:trHeight w:val="365"/>
        </w:trPr>
        <w:tc>
          <w:tcPr>
            <w:tcW w:w="5877" w:type="dxa"/>
            <w:tcBorders>
              <w:top w:val="single" w:sz="4" w:space="0" w:color="000000"/>
              <w:left w:val="single" w:sz="4" w:space="0" w:color="000000"/>
              <w:bottom w:val="single" w:sz="4" w:space="0" w:color="000000"/>
              <w:right w:val="single" w:sz="4" w:space="0" w:color="000000"/>
            </w:tcBorders>
          </w:tcPr>
          <w:p w14:paraId="01820B74" w14:textId="77777777" w:rsidR="0054391F" w:rsidRPr="003B39BC" w:rsidRDefault="00C826BD">
            <w:pPr>
              <w:bidi w:val="0"/>
              <w:spacing w:after="0"/>
              <w:ind w:left="34"/>
              <w:jc w:val="left"/>
              <w:rPr>
                <w:color w:val="80340D" w:themeColor="accent2" w:themeShade="80"/>
                <w:rPrChange w:id="297" w:author="Roshny Ravindran" w:date="2026-08-04T07:50:00Z" w16du:dateUtc="2026-08-04T03:50:00Z">
                  <w:rPr/>
                </w:rPrChange>
              </w:rPr>
            </w:pPr>
            <w:r>
              <w:rPr>
                <w:b/>
                <w:color w:val="80340D" w:themeColor="accent2" w:themeShade="80"/>
                <w:sz w:val="20"/>
                <w:rPrChange w:id="298" w:author="Roshny Ravindran" w:date="2026-08-04T07:50:00Z" w16du:dateUtc="2026-08-04T03:50:00Z">
                  <w:rPr>
                    <w:b/>
                    <w:color w:val="FF0000"/>
                    <w:sz w:val="20"/>
                  </w:rPr>
                </w:rPrChange>
              </w:rPr>
              <w:t>Known Event</w:t>
            </w:r>
            <w:r>
              <w:rPr>
                <w:b/>
                <w:color w:val="80340D" w:themeColor="accent2" w:themeShade="80"/>
                <w:sz w:val="20"/>
                <w:rPrChange w:id="299" w:author="Roshny Ravindran" w:date="2026-08-04T07:50:00Z" w16du:dateUtc="2026-08-04T03:50:00Z">
                  <w:rPr>
                    <w:b/>
                    <w:sz w:val="20"/>
                  </w:rPr>
                </w:rPrChange>
              </w:rPr>
              <w:t xml:space="preserve"> </w:t>
            </w:r>
          </w:p>
        </w:tc>
        <w:tc>
          <w:tcPr>
            <w:tcW w:w="5713" w:type="dxa"/>
            <w:tcBorders>
              <w:top w:val="single" w:sz="4" w:space="0" w:color="000000"/>
              <w:left w:val="single" w:sz="4" w:space="0" w:color="000000"/>
              <w:bottom w:val="single" w:sz="4" w:space="0" w:color="000000"/>
              <w:right w:val="single" w:sz="4" w:space="0" w:color="000000"/>
            </w:tcBorders>
          </w:tcPr>
          <w:p w14:paraId="74FE088D" w14:textId="77777777" w:rsidR="0054391F" w:rsidRPr="003B39BC" w:rsidRDefault="00C826BD">
            <w:pPr>
              <w:spacing w:after="0"/>
              <w:ind w:left="39"/>
              <w:jc w:val="left"/>
              <w:rPr>
                <w:color w:val="80340D" w:themeColor="accent2" w:themeShade="80"/>
                <w:rPrChange w:id="300" w:author="Roshny Ravindran" w:date="2026-08-04T07:50:00Z" w16du:dateUtc="2026-08-04T03:50:00Z">
                  <w:rPr/>
                </w:rPrChange>
              </w:rPr>
            </w:pPr>
            <w:r>
              <w:rPr>
                <w:b/>
                <w:bCs/>
                <w:color w:val="80340D" w:themeColor="accent2" w:themeShade="80"/>
                <w:sz w:val="20"/>
                <w:szCs w:val="20"/>
                <w:rtl/>
                <w:rPrChange w:id="301" w:author="Roshny Ravindran" w:date="2026-08-04T07:50:00Z" w16du:dateUtc="2026-08-04T03:50:00Z">
                  <w:rPr>
                    <w:b/>
                    <w:bCs/>
                    <w:color w:val="FF0000"/>
                    <w:sz w:val="20"/>
                    <w:szCs w:val="20"/>
                    <w:rtl/>
                  </w:rPr>
                </w:rPrChange>
              </w:rPr>
              <w:t xml:space="preserve">الحدث المعروف</w:t>
            </w:r>
          </w:p>
        </w:tc>
      </w:tr>
      <w:tr w:rsidR="0054391F" w14:paraId="2A496056" w14:textId="77777777">
        <w:trPr>
          <w:trHeight w:val="569"/>
        </w:trPr>
        <w:tc>
          <w:tcPr>
            <w:tcW w:w="5877" w:type="dxa"/>
            <w:tcBorders>
              <w:top w:val="single" w:sz="4" w:space="0" w:color="000000"/>
              <w:left w:val="single" w:sz="4" w:space="0" w:color="000000"/>
              <w:bottom w:val="single" w:sz="4" w:space="0" w:color="000000"/>
              <w:right w:val="single" w:sz="4" w:space="0" w:color="000000"/>
            </w:tcBorders>
          </w:tcPr>
          <w:p w14:paraId="6424D625" w14:textId="77777777" w:rsidR="0054391F" w:rsidRDefault="00C826BD">
            <w:pPr>
              <w:bidi w:val="0"/>
              <w:spacing w:after="0"/>
              <w:ind w:left="34"/>
              <w:jc w:val="both"/>
            </w:pPr>
            <w:r>
              <w:rPr>
                <w:sz w:val="20"/>
              </w:rPr>
              <w:t xml:space="preserve">A known event is an existing or expected publicly announced occurrence, such as a named tropical storm, a hurricane or a strike voted upon by union members. </w:t>
            </w:r>
          </w:p>
        </w:tc>
        <w:tc>
          <w:tcPr>
            <w:tcW w:w="5713" w:type="dxa"/>
            <w:tcBorders>
              <w:top w:val="single" w:sz="4" w:space="0" w:color="000000"/>
              <w:left w:val="single" w:sz="4" w:space="0" w:color="000000"/>
              <w:bottom w:val="single" w:sz="4" w:space="0" w:color="000000"/>
              <w:right w:val="single" w:sz="4" w:space="0" w:color="000000"/>
            </w:tcBorders>
          </w:tcPr>
          <w:p w14:paraId="74382DFE" w14:textId="77777777" w:rsidR="0054391F" w:rsidRDefault="00C826BD">
            <w:pPr>
              <w:spacing w:after="0"/>
              <w:ind w:left="7" w:right="1262" w:firstLine="5"/>
              <w:jc w:val="both"/>
            </w:pPr>
            <w:r>
              <w:rPr>
                <w:sz w:val="20"/>
                <w:szCs w:val="20"/>
                <w:rtl/>
              </w:rPr>
              <w:t xml:space="preserve">وهو حدث معروف وجوده أو متوقع إعلان وقوعه للعامة، على سبيل المثال عاصفة استوائية معروفة أو إعصار أو إضراب تم التصويت من أجله من قبل أعضاء نقابيين.</w:t>
            </w:r>
          </w:p>
        </w:tc>
      </w:tr>
      <w:tr w:rsidR="0054391F" w:rsidRPr="003B39BC" w14:paraId="0779CC24" w14:textId="77777777">
        <w:trPr>
          <w:trHeight w:val="363"/>
        </w:trPr>
        <w:tc>
          <w:tcPr>
            <w:tcW w:w="5877" w:type="dxa"/>
            <w:tcBorders>
              <w:top w:val="single" w:sz="4" w:space="0" w:color="000000"/>
              <w:left w:val="single" w:sz="4" w:space="0" w:color="000000"/>
              <w:bottom w:val="single" w:sz="4" w:space="0" w:color="000000"/>
              <w:right w:val="single" w:sz="4" w:space="0" w:color="000000"/>
            </w:tcBorders>
          </w:tcPr>
          <w:p w14:paraId="5C018ED8" w14:textId="77777777" w:rsidR="0054391F" w:rsidRPr="003B39BC" w:rsidRDefault="00C826BD">
            <w:pPr>
              <w:bidi w:val="0"/>
              <w:spacing w:after="0"/>
              <w:ind w:left="34"/>
              <w:jc w:val="left"/>
              <w:rPr>
                <w:color w:val="80340D" w:themeColor="accent2" w:themeShade="80"/>
                <w:rPrChange w:id="303" w:author="Roshny Ravindran" w:date="2026-08-04T07:50:00Z" w16du:dateUtc="2026-08-04T03:50:00Z">
                  <w:rPr/>
                </w:rPrChange>
              </w:rPr>
            </w:pPr>
            <w:r>
              <w:rPr>
                <w:b/>
                <w:color w:val="80340D" w:themeColor="accent2" w:themeShade="80"/>
                <w:sz w:val="20"/>
                <w:rPrChange w:id="304" w:author="Roshny Ravindran" w:date="2026-08-04T07:50:00Z" w16du:dateUtc="2026-08-04T03:50:00Z">
                  <w:rPr>
                    <w:b/>
                    <w:color w:val="FF0000"/>
                    <w:sz w:val="20"/>
                  </w:rPr>
                </w:rPrChange>
              </w:rPr>
              <w:t>Manual Labour</w:t>
            </w:r>
            <w:r>
              <w:rPr>
                <w:b/>
                <w:color w:val="80340D" w:themeColor="accent2" w:themeShade="80"/>
                <w:sz w:val="20"/>
                <w:rPrChange w:id="305" w:author="Roshny Ravindran" w:date="2026-08-04T07:50:00Z" w16du:dateUtc="2026-08-04T03:50:00Z">
                  <w:rPr>
                    <w:b/>
                    <w:sz w:val="20"/>
                  </w:rPr>
                </w:rPrChange>
              </w:rPr>
              <w:t xml:space="preserve"> </w:t>
            </w:r>
          </w:p>
        </w:tc>
        <w:tc>
          <w:tcPr>
            <w:tcW w:w="5713" w:type="dxa"/>
            <w:tcBorders>
              <w:top w:val="single" w:sz="4" w:space="0" w:color="000000"/>
              <w:left w:val="single" w:sz="4" w:space="0" w:color="000000"/>
              <w:bottom w:val="single" w:sz="4" w:space="0" w:color="000000"/>
              <w:right w:val="single" w:sz="4" w:space="0" w:color="000000"/>
            </w:tcBorders>
          </w:tcPr>
          <w:p w14:paraId="42D1D8DF" w14:textId="77777777" w:rsidR="0054391F" w:rsidRPr="003B39BC" w:rsidRDefault="00C826BD">
            <w:pPr>
              <w:spacing w:after="0"/>
              <w:ind w:left="38"/>
              <w:jc w:val="left"/>
              <w:rPr>
                <w:color w:val="80340D" w:themeColor="accent2" w:themeShade="80"/>
                <w:rPrChange w:id="306" w:author="Roshny Ravindran" w:date="2026-08-04T07:50:00Z" w16du:dateUtc="2026-08-04T03:50:00Z">
                  <w:rPr/>
                </w:rPrChange>
              </w:rPr>
            </w:pPr>
            <w:r>
              <w:rPr>
                <w:b/>
                <w:bCs/>
                <w:color w:val="80340D" w:themeColor="accent2" w:themeShade="80"/>
                <w:sz w:val="20"/>
                <w:szCs w:val="20"/>
                <w:rtl/>
                <w:rPrChange w:id="307" w:author="Roshny Ravindran" w:date="2026-08-04T07:50:00Z" w16du:dateUtc="2026-08-04T03:50:00Z">
                  <w:rPr>
                    <w:b/>
                    <w:bCs/>
                    <w:color w:val="FF0000"/>
                    <w:sz w:val="20"/>
                    <w:szCs w:val="20"/>
                    <w:rtl/>
                  </w:rPr>
                </w:rPrChange>
              </w:rPr>
              <w:t xml:space="preserve">العمالة اليدوية</w:t>
            </w:r>
          </w:p>
        </w:tc>
      </w:tr>
      <w:tr w:rsidR="0054391F" w14:paraId="761ED1F2" w14:textId="77777777">
        <w:trPr>
          <w:trHeight w:val="847"/>
        </w:trPr>
        <w:tc>
          <w:tcPr>
            <w:tcW w:w="5877" w:type="dxa"/>
            <w:tcBorders>
              <w:top w:val="single" w:sz="4" w:space="0" w:color="000000"/>
              <w:left w:val="single" w:sz="4" w:space="0" w:color="000000"/>
              <w:bottom w:val="single" w:sz="4" w:space="0" w:color="000000"/>
              <w:right w:val="single" w:sz="4" w:space="0" w:color="000000"/>
            </w:tcBorders>
          </w:tcPr>
          <w:p w14:paraId="66992E7C" w14:textId="77777777" w:rsidR="0054391F" w:rsidRDefault="00C826BD">
            <w:pPr>
              <w:bidi w:val="0"/>
              <w:spacing w:after="0"/>
              <w:ind w:left="34" w:right="135"/>
              <w:jc w:val="both"/>
            </w:pPr>
            <w:r>
              <w:rPr>
                <w:sz w:val="20"/>
              </w:rPr>
              <w:t xml:space="preserve">Manual labour is work that is physical, including, but not limited to construction, installation, assembly and building work. This does not include bar and restaurant staff, musicians and singers and fruit pickers (who do not use machinery). </w:t>
            </w:r>
          </w:p>
        </w:tc>
        <w:tc>
          <w:tcPr>
            <w:tcW w:w="5713" w:type="dxa"/>
            <w:tcBorders>
              <w:top w:val="single" w:sz="4" w:space="0" w:color="000000"/>
              <w:left w:val="single" w:sz="4" w:space="0" w:color="000000"/>
              <w:bottom w:val="single" w:sz="4" w:space="0" w:color="000000"/>
              <w:right w:val="single" w:sz="4" w:space="0" w:color="000000"/>
            </w:tcBorders>
          </w:tcPr>
          <w:p w14:paraId="1D9927BC" w14:textId="77777777" w:rsidR="0054391F" w:rsidRDefault="00C826BD">
            <w:pPr>
              <w:spacing w:after="0"/>
              <w:ind w:left="38"/>
              <w:jc w:val="left"/>
            </w:pPr>
            <w:r>
              <w:rPr>
                <w:sz w:val="20"/>
                <w:szCs w:val="20"/>
                <w:rtl/>
              </w:rPr>
              <w:t xml:space="preserve">تكون العمالة اليدوية عبارة عن العمل المادي بما في ذلك على سبيل المثال لا الحصر أعمال الإنشاء</w:t>
            </w:r>
          </w:p>
          <w:p w14:paraId="1796253A" w14:textId="77777777" w:rsidR="0054391F" w:rsidRDefault="00C826BD">
            <w:pPr>
              <w:spacing w:after="0"/>
              <w:ind w:right="134" w:firstLine="5"/>
              <w:jc w:val="both"/>
            </w:pPr>
            <w:r>
              <w:rPr>
                <w:sz w:val="20"/>
                <w:szCs w:val="20"/>
                <w:rtl/>
              </w:rPr>
              <w:t xml:space="preserve">والتركيب والتجميع والبناء. ولا يشمل هذا موظفي البار والمطعم والموسيقيين والمغنيين وقاطفي الفاكهة (الذين لا يقومون باستخدام الماكينات).</w:t>
            </w:r>
          </w:p>
        </w:tc>
      </w:tr>
      <w:tr w:rsidR="0054391F" w14:paraId="2FB77D58" w14:textId="77777777">
        <w:trPr>
          <w:trHeight w:val="1414"/>
        </w:trPr>
        <w:tc>
          <w:tcPr>
            <w:tcW w:w="5877" w:type="dxa"/>
            <w:tcBorders>
              <w:top w:val="single" w:sz="4" w:space="0" w:color="000000"/>
              <w:left w:val="single" w:sz="4" w:space="0" w:color="000000"/>
              <w:bottom w:val="single" w:sz="4" w:space="0" w:color="000000"/>
              <w:right w:val="single" w:sz="4" w:space="0" w:color="000000"/>
            </w:tcBorders>
          </w:tcPr>
          <w:p w14:paraId="176933BE" w14:textId="77777777" w:rsidR="0054391F" w:rsidRDefault="00C826BD">
            <w:pPr>
              <w:bidi w:val="0"/>
              <w:spacing w:after="0"/>
              <w:ind w:left="34" w:right="48"/>
              <w:jc w:val="both"/>
            </w:pPr>
            <w:r>
              <w:rPr>
                <w:sz w:val="20"/>
              </w:rPr>
              <w:t xml:space="preserve">We will provide cover for manual labour that is voluntary, for a registered charity, where you will not earn any money. In these situations, you will not be covered for work that involves installing, putting together, maintaining, repairing or using heavy electrical, mechanical or hydraulic machinery. You will not be covered when you are working more than three meters above the ground, and cover for personal accident and personal liability is not included. </w:t>
            </w:r>
          </w:p>
        </w:tc>
        <w:tc>
          <w:tcPr>
            <w:tcW w:w="5713" w:type="dxa"/>
            <w:tcBorders>
              <w:top w:val="single" w:sz="4" w:space="0" w:color="000000"/>
              <w:left w:val="single" w:sz="4" w:space="0" w:color="000000"/>
              <w:bottom w:val="single" w:sz="4" w:space="0" w:color="000000"/>
              <w:right w:val="single" w:sz="4" w:space="0" w:color="000000"/>
            </w:tcBorders>
          </w:tcPr>
          <w:p w14:paraId="39F2B932" w14:textId="77777777" w:rsidR="0054391F" w:rsidRDefault="00C826BD">
            <w:pPr>
              <w:spacing w:after="0"/>
              <w:ind w:left="38" w:right="55" w:hanging="1"/>
              <w:jc w:val="both"/>
            </w:pPr>
            <w:r>
              <w:rPr>
                <w:sz w:val="20"/>
                <w:szCs w:val="20"/>
                <w:rtl/>
              </w:rPr>
              <w:t xml:space="preserve">سنقوم بتقديم الغطاء التأميني للعمالة اليدوية التي تعمل بشكل تطوعي لصالح جمعية خيرية مسجلة، حيث لا تجني أي أموال. وفي هذه المواقف، لن تكون مشمولًا بالغطاء التأميني عن العمل الذي يتطلب تركيب أو تجميع أو صيانة أو إصلاح أو استخدام ماكينات كهربائية أو ميكانيكية أو هيدروليكية ثقيلة. ولن تكون ضمن الغطاء التأميني في حال كنت تعمل على ارتفاع يزيد عن ثلاثة أمتار فوق سطح الأرض، ولن تكون الحوادث الشخصية والمسؤولية الشخصية ضمن هذا الغطاء التأميني.</w:t>
            </w:r>
          </w:p>
        </w:tc>
      </w:tr>
      <w:tr w:rsidR="0054391F" w:rsidRPr="003B39BC" w14:paraId="3D714A3E" w14:textId="77777777">
        <w:trPr>
          <w:trHeight w:val="276"/>
        </w:trPr>
        <w:tc>
          <w:tcPr>
            <w:tcW w:w="5877" w:type="dxa"/>
            <w:tcBorders>
              <w:top w:val="single" w:sz="4" w:space="0" w:color="000000"/>
              <w:left w:val="single" w:sz="4" w:space="0" w:color="000000"/>
              <w:bottom w:val="single" w:sz="4" w:space="0" w:color="000000"/>
              <w:right w:val="single" w:sz="4" w:space="0" w:color="000000"/>
            </w:tcBorders>
          </w:tcPr>
          <w:p w14:paraId="2D506C11" w14:textId="77777777" w:rsidR="0054391F" w:rsidRPr="003B39BC" w:rsidRDefault="00C826BD">
            <w:pPr>
              <w:bidi w:val="0"/>
              <w:spacing w:after="0"/>
              <w:ind w:left="34"/>
              <w:jc w:val="left"/>
              <w:rPr>
                <w:color w:val="80340D" w:themeColor="accent2" w:themeShade="80"/>
                <w:rPrChange w:id="309" w:author="Roshny Ravindran" w:date="2026-08-04T07:50:00Z" w16du:dateUtc="2026-08-04T03:50:00Z">
                  <w:rPr/>
                </w:rPrChange>
              </w:rPr>
            </w:pPr>
            <w:r>
              <w:rPr>
                <w:b/>
                <w:color w:val="80340D" w:themeColor="accent2" w:themeShade="80"/>
                <w:sz w:val="20"/>
                <w:rPrChange w:id="310" w:author="Roshny Ravindran" w:date="2026-08-04T07:50:00Z" w16du:dateUtc="2026-08-04T03:50:00Z">
                  <w:rPr>
                    <w:b/>
                    <w:color w:val="FF0000"/>
                    <w:sz w:val="20"/>
                  </w:rPr>
                </w:rPrChange>
              </w:rPr>
              <w:t>Medical Condition</w:t>
            </w:r>
            <w:r>
              <w:rPr>
                <w:b/>
                <w:color w:val="80340D" w:themeColor="accent2" w:themeShade="80"/>
                <w:sz w:val="20"/>
                <w:rPrChange w:id="311" w:author="Roshny Ravindran" w:date="2026-08-04T07:50:00Z" w16du:dateUtc="2026-08-04T03:50:00Z">
                  <w:rPr>
                    <w:b/>
                    <w:sz w:val="20"/>
                  </w:rPr>
                </w:rPrChange>
              </w:rPr>
              <w:t xml:space="preserve"> </w:t>
            </w:r>
          </w:p>
        </w:tc>
        <w:tc>
          <w:tcPr>
            <w:tcW w:w="5713" w:type="dxa"/>
            <w:tcBorders>
              <w:top w:val="single" w:sz="4" w:space="0" w:color="000000"/>
              <w:left w:val="single" w:sz="4" w:space="0" w:color="000000"/>
              <w:bottom w:val="single" w:sz="4" w:space="0" w:color="000000"/>
              <w:right w:val="single" w:sz="4" w:space="0" w:color="000000"/>
            </w:tcBorders>
          </w:tcPr>
          <w:p w14:paraId="014E8C84" w14:textId="77777777" w:rsidR="0054391F" w:rsidRPr="003B39BC" w:rsidRDefault="00C826BD">
            <w:pPr>
              <w:spacing w:after="0"/>
              <w:ind w:left="37"/>
              <w:jc w:val="left"/>
              <w:rPr>
                <w:color w:val="80340D" w:themeColor="accent2" w:themeShade="80"/>
                <w:rPrChange w:id="312" w:author="Roshny Ravindran" w:date="2026-08-04T07:50:00Z" w16du:dateUtc="2026-08-04T03:50:00Z">
                  <w:rPr/>
                </w:rPrChange>
              </w:rPr>
            </w:pPr>
            <w:r>
              <w:rPr>
                <w:b/>
                <w:bCs/>
                <w:color w:val="80340D" w:themeColor="accent2" w:themeShade="80"/>
                <w:szCs w:val="22"/>
                <w:rtl/>
                <w:rPrChange w:id="313" w:author="Roshny Ravindran" w:date="2026-08-04T07:50:00Z" w16du:dateUtc="2026-08-04T03:50:00Z">
                  <w:rPr>
                    <w:b/>
                    <w:bCs/>
                    <w:color w:val="FF0000"/>
                    <w:szCs w:val="22"/>
                    <w:rtl/>
                  </w:rPr>
                </w:rPrChange>
              </w:rPr>
              <w:t xml:space="preserve">الحالة الطبية</w:t>
            </w:r>
          </w:p>
        </w:tc>
      </w:tr>
      <w:tr w:rsidR="0054391F" w14:paraId="0A9C8947" w14:textId="77777777">
        <w:trPr>
          <w:trHeight w:val="218"/>
        </w:trPr>
        <w:tc>
          <w:tcPr>
            <w:tcW w:w="5877" w:type="dxa"/>
            <w:tcBorders>
              <w:top w:val="single" w:sz="4" w:space="0" w:color="000000"/>
              <w:left w:val="single" w:sz="4" w:space="0" w:color="000000"/>
              <w:bottom w:val="single" w:sz="4" w:space="0" w:color="000000"/>
              <w:right w:val="single" w:sz="4" w:space="0" w:color="000000"/>
            </w:tcBorders>
          </w:tcPr>
          <w:p w14:paraId="3E39FF65" w14:textId="77777777" w:rsidR="0054391F" w:rsidRDefault="00C826BD">
            <w:pPr>
              <w:bidi w:val="0"/>
              <w:spacing w:after="0"/>
              <w:ind w:left="34"/>
              <w:jc w:val="left"/>
            </w:pPr>
            <w:r>
              <w:rPr>
                <w:sz w:val="20"/>
              </w:rPr>
              <w:t xml:space="preserve">Any disease, illness or injury. </w:t>
            </w:r>
          </w:p>
        </w:tc>
        <w:tc>
          <w:tcPr>
            <w:tcW w:w="5713" w:type="dxa"/>
            <w:tcBorders>
              <w:top w:val="single" w:sz="4" w:space="0" w:color="000000"/>
              <w:left w:val="single" w:sz="4" w:space="0" w:color="000000"/>
              <w:bottom w:val="single" w:sz="4" w:space="0" w:color="000000"/>
              <w:right w:val="single" w:sz="4" w:space="0" w:color="000000"/>
            </w:tcBorders>
          </w:tcPr>
          <w:p w14:paraId="5207A6F3" w14:textId="77777777" w:rsidR="0054391F" w:rsidRDefault="00C826BD">
            <w:pPr>
              <w:spacing w:after="0"/>
              <w:ind w:left="39"/>
              <w:jc w:val="left"/>
            </w:pPr>
            <w:r>
              <w:rPr>
                <w:szCs w:val="22"/>
                <w:rtl/>
              </w:rPr>
              <w:t xml:space="preserve">وتعني أي مرض أو اعتلال أو إصابة.</w:t>
            </w:r>
          </w:p>
        </w:tc>
      </w:tr>
      <w:tr w:rsidR="0054391F" w:rsidRPr="003B39BC" w14:paraId="2EF08E43" w14:textId="77777777">
        <w:trPr>
          <w:trHeight w:val="346"/>
        </w:trPr>
        <w:tc>
          <w:tcPr>
            <w:tcW w:w="5877" w:type="dxa"/>
            <w:tcBorders>
              <w:top w:val="single" w:sz="4" w:space="0" w:color="000000"/>
              <w:left w:val="single" w:sz="4" w:space="0" w:color="000000"/>
              <w:bottom w:val="single" w:sz="4" w:space="0" w:color="000000"/>
              <w:right w:val="single" w:sz="4" w:space="0" w:color="000000"/>
            </w:tcBorders>
          </w:tcPr>
          <w:p w14:paraId="324B29D5" w14:textId="77777777" w:rsidR="0054391F" w:rsidRPr="003B39BC" w:rsidRDefault="00C826BD">
            <w:pPr>
              <w:bidi w:val="0"/>
              <w:spacing w:after="0"/>
              <w:ind w:left="34"/>
              <w:jc w:val="left"/>
              <w:rPr>
                <w:color w:val="80340D" w:themeColor="accent2" w:themeShade="80"/>
                <w:rPrChange w:id="315" w:author="Roshny Ravindran" w:date="2026-08-04T07:50:00Z" w16du:dateUtc="2026-08-04T03:50:00Z">
                  <w:rPr/>
                </w:rPrChange>
              </w:rPr>
            </w:pPr>
            <w:r>
              <w:rPr>
                <w:b/>
                <w:color w:val="80340D" w:themeColor="accent2" w:themeShade="80"/>
                <w:sz w:val="20"/>
                <w:rPrChange w:id="316" w:author="Roshny Ravindran" w:date="2026-08-04T07:50:00Z" w16du:dateUtc="2026-08-04T03:50:00Z">
                  <w:rPr>
                    <w:b/>
                    <w:color w:val="FF0000"/>
                    <w:sz w:val="20"/>
                  </w:rPr>
                </w:rPrChange>
              </w:rPr>
              <w:t>Natural Disasters</w:t>
            </w:r>
            <w:r>
              <w:rPr>
                <w:b/>
                <w:color w:val="80340D" w:themeColor="accent2" w:themeShade="80"/>
                <w:sz w:val="20"/>
                <w:rPrChange w:id="317" w:author="Roshny Ravindran" w:date="2026-08-04T07:50:00Z" w16du:dateUtc="2026-08-04T03:50:00Z">
                  <w:rPr>
                    <w:b/>
                    <w:sz w:val="20"/>
                  </w:rPr>
                </w:rPrChange>
              </w:rPr>
              <w:t xml:space="preserve"> </w:t>
            </w:r>
          </w:p>
        </w:tc>
        <w:tc>
          <w:tcPr>
            <w:tcW w:w="5713" w:type="dxa"/>
            <w:tcBorders>
              <w:top w:val="single" w:sz="4" w:space="0" w:color="000000"/>
              <w:left w:val="single" w:sz="4" w:space="0" w:color="000000"/>
              <w:bottom w:val="single" w:sz="4" w:space="0" w:color="000000"/>
              <w:right w:val="single" w:sz="4" w:space="0" w:color="000000"/>
            </w:tcBorders>
          </w:tcPr>
          <w:p w14:paraId="08909D55" w14:textId="77777777" w:rsidR="0054391F" w:rsidRPr="003B39BC" w:rsidRDefault="00C826BD">
            <w:pPr>
              <w:spacing w:after="0"/>
              <w:ind w:left="37"/>
              <w:jc w:val="left"/>
              <w:rPr>
                <w:color w:val="80340D" w:themeColor="accent2" w:themeShade="80"/>
                <w:rPrChange w:id="318" w:author="Roshny Ravindran" w:date="2026-08-04T07:50:00Z" w16du:dateUtc="2026-08-04T03:50:00Z">
                  <w:rPr/>
                </w:rPrChange>
              </w:rPr>
            </w:pPr>
            <w:r>
              <w:rPr>
                <w:b/>
                <w:bCs/>
                <w:color w:val="80340D" w:themeColor="accent2" w:themeShade="80"/>
                <w:sz w:val="20"/>
                <w:szCs w:val="20"/>
                <w:rtl/>
                <w:rPrChange w:id="319" w:author="Roshny Ravindran" w:date="2026-08-04T07:50:00Z" w16du:dateUtc="2026-08-04T03:50:00Z">
                  <w:rPr>
                    <w:b/>
                    <w:bCs/>
                    <w:color w:val="FF0000"/>
                    <w:sz w:val="20"/>
                    <w:szCs w:val="20"/>
                    <w:rtl/>
                  </w:rPr>
                </w:rPrChange>
              </w:rPr>
              <w:t xml:space="preserve">الكوارث الطبيعية</w:t>
            </w:r>
          </w:p>
        </w:tc>
      </w:tr>
      <w:tr w:rsidR="0054391F" w14:paraId="4DA5B6F1" w14:textId="77777777">
        <w:trPr>
          <w:trHeight w:val="1128"/>
        </w:trPr>
        <w:tc>
          <w:tcPr>
            <w:tcW w:w="5877" w:type="dxa"/>
            <w:tcBorders>
              <w:top w:val="single" w:sz="4" w:space="0" w:color="000000"/>
              <w:left w:val="single" w:sz="4" w:space="0" w:color="000000"/>
              <w:bottom w:val="single" w:sz="4" w:space="0" w:color="000000"/>
              <w:right w:val="single" w:sz="4" w:space="0" w:color="000000"/>
            </w:tcBorders>
          </w:tcPr>
          <w:p w14:paraId="5D8E65A6" w14:textId="77777777" w:rsidR="0054391F" w:rsidRDefault="00C826BD">
            <w:pPr>
              <w:bidi w:val="0"/>
              <w:spacing w:after="0"/>
              <w:ind w:left="34" w:right="134"/>
              <w:jc w:val="both"/>
            </w:pPr>
            <w:r>
              <w:rPr>
                <w:sz w:val="20"/>
              </w:rPr>
              <w:lastRenderedPageBreak/>
              <w:t xml:space="preserve">An extraordinary natural phenomenon such as tsunamis, earthquakes, landslides, volcanic eruptions (including volcanic ash clouds), atypical cyclonic storms, falling objects from space (including meteorites), and in general any extraordinary atmospheric, meteorological, seismic or geological phenomenon. </w:t>
            </w:r>
          </w:p>
        </w:tc>
        <w:tc>
          <w:tcPr>
            <w:tcW w:w="5713" w:type="dxa"/>
            <w:tcBorders>
              <w:top w:val="single" w:sz="4" w:space="0" w:color="000000"/>
              <w:left w:val="single" w:sz="4" w:space="0" w:color="000000"/>
              <w:bottom w:val="single" w:sz="4" w:space="0" w:color="000000"/>
              <w:right w:val="single" w:sz="4" w:space="0" w:color="000000"/>
            </w:tcBorders>
          </w:tcPr>
          <w:p w14:paraId="3ADE6BD2" w14:textId="77777777" w:rsidR="0054391F" w:rsidRDefault="00C826BD">
            <w:pPr>
              <w:spacing w:after="20" w:line="356" w:lineRule="auto"/>
              <w:ind w:left="3" w:right="1579" w:hanging="3"/>
              <w:jc w:val="both"/>
            </w:pPr>
            <w:r>
              <w:rPr>
                <w:sz w:val="20"/>
                <w:szCs w:val="20"/>
                <w:rtl/>
              </w:rPr>
              <w:t xml:space="preserve">وهي ظاهرة طبيعية غير اعتيادية على سبيل المثال لا الحصر التسونامي والزلازل والانزلاقات الأرضية والثورات البركانية (بما في ذلك سحب الرماد البركاني) والعواصف الإعصارية غير الاعتيادية وسقوط الأشياء</w:t>
            </w:r>
          </w:p>
          <w:p w14:paraId="01DB1AF4" w14:textId="77777777" w:rsidR="0054391F" w:rsidRDefault="00C826BD">
            <w:pPr>
              <w:spacing w:after="0"/>
              <w:ind w:left="38"/>
              <w:jc w:val="left"/>
            </w:pPr>
            <w:r>
              <w:rPr>
                <w:sz w:val="20"/>
                <w:szCs w:val="20"/>
                <w:rtl/>
              </w:rPr>
              <w:t xml:space="preserve">من الفضاء (بما في ذلك النيازك)، وبشكل عام أي ظاهرة جوية أو مناخية أو زلزالية أو جيولوجية غير اعتيادية.</w:t>
            </w:r>
          </w:p>
        </w:tc>
      </w:tr>
      <w:tr w:rsidR="0054391F" w:rsidRPr="003B39BC" w14:paraId="7B2524B6" w14:textId="77777777">
        <w:trPr>
          <w:trHeight w:val="346"/>
        </w:trPr>
        <w:tc>
          <w:tcPr>
            <w:tcW w:w="5877" w:type="dxa"/>
            <w:tcBorders>
              <w:top w:val="single" w:sz="4" w:space="0" w:color="000000"/>
              <w:left w:val="single" w:sz="4" w:space="0" w:color="000000"/>
              <w:bottom w:val="single" w:sz="4" w:space="0" w:color="000000"/>
              <w:right w:val="single" w:sz="4" w:space="0" w:color="000000"/>
            </w:tcBorders>
          </w:tcPr>
          <w:p w14:paraId="69680D26" w14:textId="77777777" w:rsidR="0054391F" w:rsidRPr="003B39BC" w:rsidRDefault="00C826BD">
            <w:pPr>
              <w:bidi w:val="0"/>
              <w:spacing w:after="0"/>
              <w:ind w:left="34"/>
              <w:jc w:val="left"/>
              <w:rPr>
                <w:color w:val="80340D" w:themeColor="accent2" w:themeShade="80"/>
                <w:rPrChange w:id="321" w:author="Roshny Ravindran" w:date="2026-08-04T07:50:00Z" w16du:dateUtc="2026-08-04T03:50:00Z">
                  <w:rPr/>
                </w:rPrChange>
              </w:rPr>
            </w:pPr>
            <w:r>
              <w:rPr>
                <w:b/>
                <w:color w:val="80340D" w:themeColor="accent2" w:themeShade="80"/>
                <w:sz w:val="20"/>
                <w:rPrChange w:id="322" w:author="Roshny Ravindran" w:date="2026-08-04T07:50:00Z" w16du:dateUtc="2026-08-04T03:50:00Z">
                  <w:rPr>
                    <w:b/>
                    <w:color w:val="FF0000"/>
                    <w:sz w:val="20"/>
                  </w:rPr>
                </w:rPrChange>
              </w:rPr>
              <w:t>Pre-existing Medical Conditions</w:t>
            </w:r>
            <w:r>
              <w:rPr>
                <w:b/>
                <w:color w:val="80340D" w:themeColor="accent2" w:themeShade="80"/>
                <w:sz w:val="20"/>
                <w:rPrChange w:id="323" w:author="Roshny Ravindran" w:date="2026-08-04T07:50:00Z" w16du:dateUtc="2026-08-04T03:50:00Z">
                  <w:rPr>
                    <w:b/>
                    <w:color w:val="FF0000"/>
                    <w:sz w:val="20"/>
                  </w:rPr>
                </w:rPrChange>
              </w:rPr>
              <w:t xml:space="preserve"> and Linked Conditions</w:t>
            </w:r>
            <w:r>
              <w:rPr>
                <w:b/>
                <w:color w:val="80340D" w:themeColor="accent2" w:themeShade="80"/>
                <w:sz w:val="20"/>
                <w:rPrChange w:id="324" w:author="Roshny Ravindran" w:date="2026-08-04T07:50:00Z" w16du:dateUtc="2026-08-04T03:50:00Z">
                  <w:rPr>
                    <w:b/>
                    <w:sz w:val="20"/>
                  </w:rPr>
                </w:rPrChange>
              </w:rPr>
              <w:t xml:space="preserve"> </w:t>
            </w:r>
          </w:p>
        </w:tc>
        <w:tc>
          <w:tcPr>
            <w:tcW w:w="5713" w:type="dxa"/>
            <w:tcBorders>
              <w:top w:val="single" w:sz="4" w:space="0" w:color="000000"/>
              <w:left w:val="single" w:sz="4" w:space="0" w:color="000000"/>
              <w:bottom w:val="single" w:sz="4" w:space="0" w:color="000000"/>
              <w:right w:val="single" w:sz="4" w:space="0" w:color="000000"/>
            </w:tcBorders>
          </w:tcPr>
          <w:p w14:paraId="57CD543A" w14:textId="77777777" w:rsidR="0054391F" w:rsidRPr="003B39BC" w:rsidRDefault="00C826BD">
            <w:pPr>
              <w:spacing w:after="0"/>
              <w:ind w:left="39"/>
              <w:jc w:val="left"/>
              <w:rPr>
                <w:color w:val="80340D" w:themeColor="accent2" w:themeShade="80"/>
                <w:rPrChange w:id="325" w:author="Roshny Ravindran" w:date="2026-08-04T07:50:00Z" w16du:dateUtc="2026-08-04T03:50:00Z">
                  <w:rPr/>
                </w:rPrChange>
              </w:rPr>
            </w:pPr>
            <w:r>
              <w:rPr>
                <w:b/>
                <w:bCs/>
                <w:color w:val="80340D" w:themeColor="accent2" w:themeShade="80"/>
                <w:sz w:val="20"/>
                <w:szCs w:val="20"/>
                <w:rtl/>
                <w:rPrChange w:id="326" w:author="Roshny Ravindran" w:date="2026-08-04T07:50:00Z" w16du:dateUtc="2026-08-04T03:50:00Z">
                  <w:rPr>
                    <w:b/>
                    <w:bCs/>
                    <w:color w:val="FF0000"/>
                    <w:sz w:val="20"/>
                    <w:szCs w:val="20"/>
                    <w:rtl/>
                  </w:rPr>
                </w:rPrChange>
              </w:rPr>
              <w:t xml:space="preserve">الحالات الطبية الموجودة مسبقًا والحالات المتصلة</w:t>
            </w:r>
          </w:p>
        </w:tc>
      </w:tr>
      <w:tr w:rsidR="0054391F" w14:paraId="27599907" w14:textId="77777777">
        <w:trPr>
          <w:trHeight w:val="730"/>
        </w:trPr>
        <w:tc>
          <w:tcPr>
            <w:tcW w:w="5877" w:type="dxa"/>
            <w:tcBorders>
              <w:top w:val="single" w:sz="4" w:space="0" w:color="000000"/>
              <w:left w:val="single" w:sz="4" w:space="0" w:color="000000"/>
              <w:bottom w:val="single" w:sz="4" w:space="0" w:color="000000"/>
              <w:right w:val="single" w:sz="4" w:space="0" w:color="000000"/>
            </w:tcBorders>
          </w:tcPr>
          <w:p w14:paraId="5AFE4CAE" w14:textId="77777777" w:rsidR="0054391F" w:rsidRDefault="00C826BD">
            <w:pPr>
              <w:bidi w:val="0"/>
              <w:spacing w:after="0"/>
              <w:ind w:left="34" w:right="331"/>
              <w:jc w:val="both"/>
            </w:pPr>
            <w:r>
              <w:rPr>
                <w:sz w:val="18"/>
              </w:rPr>
              <w:t xml:space="preserve">Any medical condition which falls into any of the following categories which any person insured on this policy has, or has had in the last 2 years: </w:t>
            </w:r>
          </w:p>
        </w:tc>
        <w:tc>
          <w:tcPr>
            <w:tcW w:w="5713" w:type="dxa"/>
            <w:tcBorders>
              <w:top w:val="single" w:sz="4" w:space="0" w:color="000000"/>
              <w:left w:val="single" w:sz="4" w:space="0" w:color="000000"/>
              <w:bottom w:val="single" w:sz="4" w:space="0" w:color="000000"/>
              <w:right w:val="single" w:sz="4" w:space="0" w:color="000000"/>
            </w:tcBorders>
          </w:tcPr>
          <w:p w14:paraId="68D0A512" w14:textId="77777777" w:rsidR="0054391F" w:rsidRDefault="00C826BD">
            <w:pPr>
              <w:spacing w:after="0"/>
              <w:ind w:right="1428" w:firstLine="8"/>
              <w:jc w:val="both"/>
            </w:pPr>
            <w:r>
              <w:rPr>
                <w:sz w:val="20"/>
                <w:szCs w:val="20"/>
                <w:rtl/>
              </w:rPr>
              <w:t xml:space="preserve">وتعني أي حالة طبية تندرج ضمن أي من الفئات التالية يعاني منها، أو عانى منها خلال العامين الماضيين، أي شخص مؤمن عليه في هذه البوليصة:</w:t>
            </w:r>
          </w:p>
        </w:tc>
      </w:tr>
      <w:tr w:rsidR="0054391F" w14:paraId="28D31151" w14:textId="77777777">
        <w:trPr>
          <w:trHeight w:val="504"/>
        </w:trPr>
        <w:tc>
          <w:tcPr>
            <w:tcW w:w="5877" w:type="dxa"/>
            <w:tcBorders>
              <w:top w:val="single" w:sz="4" w:space="0" w:color="000000"/>
              <w:left w:val="single" w:sz="4" w:space="0" w:color="000000"/>
              <w:bottom w:val="single" w:sz="4" w:space="0" w:color="000000"/>
              <w:right w:val="single" w:sz="4" w:space="0" w:color="000000"/>
            </w:tcBorders>
          </w:tcPr>
          <w:p w14:paraId="33507431" w14:textId="77777777" w:rsidR="0054391F" w:rsidRDefault="00C826BD">
            <w:pPr>
              <w:bidi w:val="0"/>
              <w:spacing w:after="0"/>
              <w:ind w:left="754" w:right="365" w:hanging="360"/>
              <w:jc w:val="both"/>
            </w:pPr>
            <w:r>
              <w:rPr>
                <w:rFonts w:ascii="Segoe UI Symbol" w:eastAsia="Segoe UI Symbol" w:hAnsi="Segoe UI Symbol" w:cs="Segoe UI Symbol"/>
                <w:sz w:val="20"/>
              </w:rPr>
              <w:t>•</w:t>
            </w:r>
            <w:r>
              <w:rPr>
                <w:rFonts w:ascii="Arial" w:eastAsia="Arial" w:hAnsi="Arial" w:cs="Arial"/>
                <w:sz w:val="20"/>
              </w:rPr>
              <w:t xml:space="preserve"> </w:t>
            </w:r>
            <w:r>
              <w:rPr>
                <w:sz w:val="18"/>
              </w:rPr>
              <w:t xml:space="preserve">Any heart-related, blood circulatory or diabetic condition; or </w:t>
            </w:r>
          </w:p>
        </w:tc>
        <w:tc>
          <w:tcPr>
            <w:tcW w:w="5713" w:type="dxa"/>
            <w:tcBorders>
              <w:top w:val="single" w:sz="4" w:space="0" w:color="000000"/>
              <w:left w:val="single" w:sz="4" w:space="0" w:color="000000"/>
              <w:bottom w:val="single" w:sz="4" w:space="0" w:color="000000"/>
              <w:right w:val="single" w:sz="4" w:space="0" w:color="000000"/>
            </w:tcBorders>
          </w:tcPr>
          <w:p w14:paraId="30863CB1" w14:textId="77777777" w:rsidR="0054391F" w:rsidRDefault="00C826BD">
            <w:pPr>
              <w:spacing w:after="0"/>
              <w:ind w:left="37"/>
              <w:jc w:val="left"/>
            </w:pPr>
            <w:r>
              <w:rPr>
                <w:sz w:val="20"/>
                <w:szCs w:val="20"/>
                <w:rtl/>
              </w:rPr>
              <w:t xml:space="preserve">أمراض القلب أو الدورة الدموية أو مرض السكري؛ أو</w:t>
            </w:r>
          </w:p>
        </w:tc>
      </w:tr>
      <w:tr w:rsidR="0054391F" w14:paraId="11BD0FB7" w14:textId="77777777">
        <w:trPr>
          <w:trHeight w:val="502"/>
        </w:trPr>
        <w:tc>
          <w:tcPr>
            <w:tcW w:w="5877" w:type="dxa"/>
            <w:tcBorders>
              <w:top w:val="single" w:sz="4" w:space="0" w:color="000000"/>
              <w:left w:val="single" w:sz="4" w:space="0" w:color="000000"/>
              <w:bottom w:val="single" w:sz="4" w:space="0" w:color="000000"/>
              <w:right w:val="single" w:sz="4" w:space="0" w:color="000000"/>
            </w:tcBorders>
          </w:tcPr>
          <w:p w14:paraId="444C210C" w14:textId="77777777" w:rsidR="0054391F" w:rsidRDefault="00C826BD">
            <w:pPr>
              <w:bidi w:val="0"/>
              <w:spacing w:after="0"/>
              <w:ind w:left="754" w:right="345" w:hanging="360"/>
              <w:jc w:val="left"/>
            </w:pPr>
            <w:r>
              <w:rPr>
                <w:rFonts w:ascii="Segoe UI Symbol" w:eastAsia="Segoe UI Symbol" w:hAnsi="Segoe UI Symbol" w:cs="Segoe UI Symbol"/>
                <w:sz w:val="20"/>
              </w:rPr>
              <w:t>•</w:t>
            </w:r>
            <w:r>
              <w:rPr>
                <w:rFonts w:ascii="Arial" w:eastAsia="Arial" w:hAnsi="Arial" w:cs="Arial"/>
                <w:sz w:val="20"/>
              </w:rPr>
              <w:t xml:space="preserve"> </w:t>
              <w:tab/>
            </w:r>
            <w:r>
              <w:rPr>
                <w:sz w:val="18"/>
              </w:rPr>
              <w:t xml:space="preserve">Any neurological condition (including, but not limited to Stroke, Brain Haemorrhage or Epilepsy); </w:t>
            </w:r>
          </w:p>
        </w:tc>
        <w:tc>
          <w:tcPr>
            <w:tcW w:w="5713" w:type="dxa"/>
            <w:tcBorders>
              <w:top w:val="single" w:sz="4" w:space="0" w:color="000000"/>
              <w:left w:val="single" w:sz="4" w:space="0" w:color="000000"/>
              <w:bottom w:val="single" w:sz="4" w:space="0" w:color="000000"/>
              <w:right w:val="single" w:sz="4" w:space="0" w:color="000000"/>
            </w:tcBorders>
          </w:tcPr>
          <w:p w14:paraId="379CB448" w14:textId="77777777" w:rsidR="0054391F" w:rsidRDefault="00C826BD">
            <w:pPr>
              <w:spacing w:after="0"/>
              <w:ind w:left="40"/>
              <w:jc w:val="left"/>
            </w:pPr>
            <w:r>
              <w:rPr>
                <w:sz w:val="20"/>
                <w:szCs w:val="20"/>
                <w:rtl/>
              </w:rPr>
              <w:t xml:space="preserve">أي حالة عصبية (بما في ذلك على سبيل المثال لا الحصر السكتة الدماغية أو نزيف في الدماغ أو الصرع)؛</w:t>
            </w:r>
          </w:p>
        </w:tc>
      </w:tr>
      <w:tr w:rsidR="0054391F" w14:paraId="5E9C500E" w14:textId="77777777">
        <w:trPr>
          <w:trHeight w:val="754"/>
        </w:trPr>
        <w:tc>
          <w:tcPr>
            <w:tcW w:w="5877" w:type="dxa"/>
            <w:tcBorders>
              <w:top w:val="single" w:sz="4" w:space="0" w:color="000000"/>
              <w:left w:val="single" w:sz="4" w:space="0" w:color="000000"/>
              <w:bottom w:val="single" w:sz="4" w:space="0" w:color="000000"/>
              <w:right w:val="single" w:sz="4" w:space="0" w:color="000000"/>
            </w:tcBorders>
          </w:tcPr>
          <w:p w14:paraId="1D10A5FE" w14:textId="77777777" w:rsidR="0054391F" w:rsidRDefault="00C826BD">
            <w:pPr>
              <w:tabs>
                <w:tab w:val="center" w:pos="438"/>
                <w:tab w:val="center" w:pos="2673"/>
              </w:tabs>
              <w:bidi w:val="0"/>
              <w:spacing w:after="0"/>
              <w:jc w:val="left"/>
            </w:pPr>
            <w:r>
              <w:tab/>
            </w:r>
            <w:r>
              <w:rPr>
                <w:rFonts w:ascii="Segoe UI Symbol" w:eastAsia="Segoe UI Symbol" w:hAnsi="Segoe UI Symbol" w:cs="Segoe UI Symbol"/>
                <w:sz w:val="20"/>
              </w:rPr>
              <w:t>•</w:t>
            </w:r>
            <w:r>
              <w:rPr>
                <w:rFonts w:ascii="Arial" w:eastAsia="Arial" w:hAnsi="Arial" w:cs="Arial"/>
                <w:sz w:val="20"/>
              </w:rPr>
              <w:t xml:space="preserve"> </w:t>
              <w:tab/>
            </w:r>
            <w:r>
              <w:rPr>
                <w:sz w:val="18"/>
              </w:rPr>
              <w:t xml:space="preserve">Any breathing condition including but not limited to, </w:t>
            </w:r>
          </w:p>
          <w:p w14:paraId="22BCB1D4" w14:textId="77777777" w:rsidR="0054391F" w:rsidRDefault="00C826BD">
            <w:pPr>
              <w:tabs>
                <w:tab w:val="center" w:pos="1049"/>
                <w:tab w:val="center" w:pos="2103"/>
                <w:tab w:val="center" w:pos="2971"/>
                <w:tab w:val="center" w:pos="3581"/>
                <w:tab w:val="center" w:pos="4584"/>
              </w:tabs>
              <w:bidi w:val="0"/>
              <w:spacing w:after="0"/>
              <w:jc w:val="left"/>
            </w:pPr>
            <w:r>
              <w:tab/>
            </w:r>
            <w:r>
              <w:rPr>
                <w:sz w:val="18"/>
              </w:rPr>
              <w:t xml:space="preserve">Asthma, </w:t>
              <w:tab/>
              <w:t xml:space="preserve">Emphysema </w:t>
              <w:tab/>
              <w:t xml:space="preserve">or </w:t>
              <w:tab/>
              <w:t xml:space="preserve">Chronic </w:t>
              <w:tab/>
              <w:t xml:space="preserve">Obstructive </w:t>
            </w:r>
          </w:p>
          <w:p w14:paraId="3BFEE077" w14:textId="77777777" w:rsidR="0054391F" w:rsidRDefault="00C826BD">
            <w:pPr>
              <w:bidi w:val="0"/>
              <w:spacing w:after="0"/>
              <w:ind w:left="754"/>
              <w:jc w:val="left"/>
            </w:pPr>
            <w:r>
              <w:rPr>
                <w:sz w:val="18"/>
              </w:rPr>
              <w:t xml:space="preserve">Pulmonary Disease (COPD); </w:t>
            </w:r>
          </w:p>
        </w:tc>
        <w:tc>
          <w:tcPr>
            <w:tcW w:w="5713" w:type="dxa"/>
            <w:tcBorders>
              <w:top w:val="single" w:sz="4" w:space="0" w:color="000000"/>
              <w:left w:val="single" w:sz="4" w:space="0" w:color="000000"/>
              <w:bottom w:val="single" w:sz="4" w:space="0" w:color="000000"/>
              <w:right w:val="single" w:sz="4" w:space="0" w:color="000000"/>
            </w:tcBorders>
          </w:tcPr>
          <w:p w14:paraId="3BF615E3" w14:textId="77777777" w:rsidR="0054391F" w:rsidRDefault="00C826BD">
            <w:pPr>
              <w:spacing w:after="0"/>
              <w:ind w:left="37"/>
              <w:jc w:val="left"/>
            </w:pPr>
            <w:r>
              <w:rPr>
                <w:sz w:val="20"/>
                <w:szCs w:val="20"/>
                <w:rtl/>
              </w:rPr>
              <w:t xml:space="preserve">أي حالة تنفسية بما في ذلك على سبيل المثال لا الحصر، الربو أو انتفاخ الرئة أو مرض الانسداد الرئوي</w:t>
            </w:r>
          </w:p>
          <w:p w14:paraId="6AB28B71" w14:textId="77777777" w:rsidR="0054391F" w:rsidRDefault="00C826BD">
            <w:pPr>
              <w:bidi w:val="0"/>
              <w:spacing w:after="0"/>
              <w:ind w:right="38"/>
            </w:pPr>
            <w:r>
              <w:rPr>
                <w:sz w:val="20"/>
              </w:rPr>
              <w:t xml:space="preserve">المزمن (COPD)؛</w:t>
            </w:r>
          </w:p>
        </w:tc>
      </w:tr>
      <w:tr w:rsidR="0054391F" w14:paraId="1FCEE928" w14:textId="77777777">
        <w:trPr>
          <w:trHeight w:val="497"/>
        </w:trPr>
        <w:tc>
          <w:tcPr>
            <w:tcW w:w="5877" w:type="dxa"/>
            <w:tcBorders>
              <w:top w:val="single" w:sz="4" w:space="0" w:color="000000"/>
              <w:left w:val="single" w:sz="4" w:space="0" w:color="000000"/>
              <w:bottom w:val="single" w:sz="4" w:space="0" w:color="000000"/>
              <w:right w:val="single" w:sz="4" w:space="0" w:color="000000"/>
            </w:tcBorders>
          </w:tcPr>
          <w:p w14:paraId="2DB81968" w14:textId="77777777" w:rsidR="0054391F" w:rsidRDefault="00C826BD">
            <w:pPr>
              <w:bidi w:val="0"/>
              <w:spacing w:after="0"/>
              <w:ind w:left="754" w:right="168" w:hanging="360"/>
              <w:jc w:val="left"/>
            </w:pPr>
            <w:r>
              <w:rPr>
                <w:rFonts w:ascii="Segoe UI Symbol" w:eastAsia="Segoe UI Symbol" w:hAnsi="Segoe UI Symbol" w:cs="Segoe UI Symbol"/>
                <w:sz w:val="20"/>
              </w:rPr>
              <w:t>•</w:t>
            </w:r>
            <w:r>
              <w:rPr>
                <w:rFonts w:ascii="Arial" w:eastAsia="Arial" w:hAnsi="Arial" w:cs="Arial"/>
                <w:sz w:val="20"/>
              </w:rPr>
              <w:t xml:space="preserve"> </w:t>
              <w:tab/>
            </w:r>
            <w:r>
              <w:rPr>
                <w:sz w:val="18"/>
              </w:rPr>
              <w:t xml:space="preserve">Osteoporosis, any arthritic condition or any back pain related issue; </w:t>
            </w:r>
          </w:p>
        </w:tc>
        <w:tc>
          <w:tcPr>
            <w:tcW w:w="5713" w:type="dxa"/>
            <w:tcBorders>
              <w:top w:val="single" w:sz="4" w:space="0" w:color="000000"/>
              <w:left w:val="single" w:sz="4" w:space="0" w:color="000000"/>
              <w:bottom w:val="single" w:sz="4" w:space="0" w:color="000000"/>
              <w:right w:val="single" w:sz="4" w:space="0" w:color="000000"/>
            </w:tcBorders>
          </w:tcPr>
          <w:p w14:paraId="0AB368FA" w14:textId="77777777" w:rsidR="0054391F" w:rsidRDefault="00C826BD">
            <w:pPr>
              <w:spacing w:after="0"/>
              <w:ind w:left="42"/>
              <w:jc w:val="left"/>
            </w:pPr>
            <w:r>
              <w:rPr>
                <w:sz w:val="20"/>
                <w:szCs w:val="20"/>
                <w:rtl/>
              </w:rPr>
              <w:t xml:space="preserve">هشاشة العظام، أو أي حالة التهاب المفاصل أو أي مشكلة تتعلق بألم الظهر؛</w:t>
            </w:r>
          </w:p>
        </w:tc>
      </w:tr>
      <w:tr w:rsidR="0054391F" w14:paraId="54C91E59" w14:textId="77777777">
        <w:trPr>
          <w:trHeight w:val="466"/>
        </w:trPr>
        <w:tc>
          <w:tcPr>
            <w:tcW w:w="5877" w:type="dxa"/>
            <w:tcBorders>
              <w:top w:val="single" w:sz="4" w:space="0" w:color="000000"/>
              <w:left w:val="single" w:sz="4" w:space="0" w:color="000000"/>
              <w:bottom w:val="single" w:sz="4" w:space="0" w:color="000000"/>
              <w:right w:val="single" w:sz="4" w:space="0" w:color="000000"/>
            </w:tcBorders>
          </w:tcPr>
          <w:p w14:paraId="5FD36F0F" w14:textId="77777777" w:rsidR="0054391F" w:rsidRDefault="00C826BD">
            <w:pPr>
              <w:bidi w:val="0"/>
              <w:spacing w:after="0"/>
              <w:ind w:left="754" w:right="93" w:hanging="360"/>
              <w:jc w:val="both"/>
            </w:pPr>
            <w:r>
              <w:rPr>
                <w:rFonts w:ascii="Segoe UI Symbol" w:eastAsia="Segoe UI Symbol" w:hAnsi="Segoe UI Symbol" w:cs="Segoe UI Symbol"/>
                <w:sz w:val="20"/>
              </w:rPr>
              <w:t>•</w:t>
            </w:r>
            <w:r>
              <w:rPr>
                <w:rFonts w:ascii="Arial" w:eastAsia="Arial" w:hAnsi="Arial" w:cs="Arial"/>
                <w:sz w:val="20"/>
              </w:rPr>
              <w:t xml:space="preserve"> </w:t>
            </w:r>
            <w:r>
              <w:rPr>
                <w:sz w:val="18"/>
              </w:rPr>
              <w:t xml:space="preserve">Any bowel condition including, but not limited to Irritable Bowel Syndrome (IBS) or Crohn’s disease; </w:t>
            </w:r>
          </w:p>
        </w:tc>
        <w:tc>
          <w:tcPr>
            <w:tcW w:w="5713" w:type="dxa"/>
            <w:tcBorders>
              <w:top w:val="single" w:sz="4" w:space="0" w:color="000000"/>
              <w:left w:val="single" w:sz="4" w:space="0" w:color="000000"/>
              <w:bottom w:val="single" w:sz="4" w:space="0" w:color="000000"/>
              <w:right w:val="single" w:sz="4" w:space="0" w:color="000000"/>
            </w:tcBorders>
          </w:tcPr>
          <w:p w14:paraId="4D586FE2" w14:textId="77777777" w:rsidR="0054391F" w:rsidRDefault="00C826BD">
            <w:pPr>
              <w:spacing w:after="0"/>
              <w:ind w:left="36"/>
              <w:jc w:val="left"/>
            </w:pPr>
            <w:r>
              <w:rPr>
                <w:sz w:val="20"/>
                <w:szCs w:val="20"/>
                <w:rtl/>
              </w:rPr>
              <w:t xml:space="preserve">أي حالة من حالات الأمعاء، بما في ذلك على سبيل المثال لا الحصر، متلازمة القولون العصبي (IBS) أو مرض كرون؛</w:t>
            </w:r>
          </w:p>
        </w:tc>
      </w:tr>
      <w:tr w:rsidR="0054391F" w14:paraId="357EDED3" w14:textId="77777777">
        <w:trPr>
          <w:trHeight w:val="396"/>
        </w:trPr>
        <w:tc>
          <w:tcPr>
            <w:tcW w:w="5877" w:type="dxa"/>
            <w:tcBorders>
              <w:top w:val="single" w:sz="4" w:space="0" w:color="000000"/>
              <w:left w:val="single" w:sz="4" w:space="0" w:color="000000"/>
              <w:bottom w:val="single" w:sz="4" w:space="0" w:color="000000"/>
              <w:right w:val="single" w:sz="4" w:space="0" w:color="000000"/>
            </w:tcBorders>
          </w:tcPr>
          <w:p w14:paraId="429E0FBA" w14:textId="77777777" w:rsidR="0054391F" w:rsidRDefault="00C826BD">
            <w:pPr>
              <w:bidi w:val="0"/>
              <w:spacing w:after="0"/>
              <w:ind w:left="754" w:hanging="360"/>
              <w:jc w:val="both"/>
            </w:pPr>
            <w:r>
              <w:rPr>
                <w:rFonts w:ascii="Segoe UI Symbol" w:eastAsia="Segoe UI Symbol" w:hAnsi="Segoe UI Symbol" w:cs="Segoe UI Symbol"/>
                <w:sz w:val="20"/>
              </w:rPr>
              <w:t>•</w:t>
            </w:r>
            <w:r>
              <w:rPr>
                <w:rFonts w:ascii="Arial" w:eastAsia="Arial" w:hAnsi="Arial" w:cs="Arial"/>
                <w:sz w:val="20"/>
              </w:rPr>
              <w:t xml:space="preserve"> </w:t>
            </w:r>
            <w:r>
              <w:rPr>
                <w:sz w:val="18"/>
              </w:rPr>
              <w:t xml:space="preserve">Any psychiatric or psychological condition (including, but not limited to anxiety or depression); Additionally, </w:t>
            </w:r>
          </w:p>
        </w:tc>
        <w:tc>
          <w:tcPr>
            <w:tcW w:w="5713" w:type="dxa"/>
            <w:tcBorders>
              <w:top w:val="single" w:sz="4" w:space="0" w:color="000000"/>
              <w:left w:val="single" w:sz="4" w:space="0" w:color="000000"/>
              <w:bottom w:val="single" w:sz="4" w:space="0" w:color="000000"/>
              <w:right w:val="single" w:sz="4" w:space="0" w:color="000000"/>
            </w:tcBorders>
          </w:tcPr>
          <w:p w14:paraId="44CE32C7" w14:textId="77777777" w:rsidR="0054391F" w:rsidRDefault="00C826BD">
            <w:pPr>
              <w:spacing w:after="0"/>
              <w:ind w:left="40"/>
              <w:jc w:val="left"/>
            </w:pPr>
            <w:r>
              <w:rPr>
                <w:sz w:val="20"/>
                <w:szCs w:val="20"/>
                <w:rtl/>
              </w:rPr>
              <w:t xml:space="preserve">أي حالة نفسية أو عقلية (بما في ذلك على سبيل المثال لا الحصر القلق أو الاكتئاب)؛ بالإضافة إلى ذلك،</w:t>
            </w:r>
          </w:p>
        </w:tc>
      </w:tr>
      <w:tr w:rsidR="0054391F" w14:paraId="0D8C51CA" w14:textId="77777777">
        <w:trPr>
          <w:trHeight w:val="434"/>
        </w:trPr>
        <w:tc>
          <w:tcPr>
            <w:tcW w:w="5877" w:type="dxa"/>
            <w:tcBorders>
              <w:top w:val="single" w:sz="4" w:space="0" w:color="000000"/>
              <w:left w:val="single" w:sz="4" w:space="0" w:color="000000"/>
              <w:bottom w:val="single" w:sz="4" w:space="0" w:color="000000"/>
              <w:right w:val="single" w:sz="4" w:space="0" w:color="000000"/>
            </w:tcBorders>
          </w:tcPr>
          <w:p w14:paraId="5F371905" w14:textId="77777777" w:rsidR="0054391F" w:rsidRDefault="00C826BD">
            <w:pPr>
              <w:bidi w:val="0"/>
              <w:spacing w:after="0"/>
              <w:ind w:left="754" w:right="535" w:hanging="360"/>
              <w:jc w:val="both"/>
            </w:pPr>
            <w:r>
              <w:rPr>
                <w:rFonts w:ascii="Segoe UI Symbol" w:eastAsia="Segoe UI Symbol" w:hAnsi="Segoe UI Symbol" w:cs="Segoe UI Symbol"/>
                <w:sz w:val="20"/>
              </w:rPr>
              <w:t>•</w:t>
            </w:r>
            <w:r>
              <w:rPr>
                <w:rFonts w:ascii="Arial" w:eastAsia="Arial" w:hAnsi="Arial" w:cs="Arial"/>
                <w:sz w:val="20"/>
              </w:rPr>
              <w:t xml:space="preserve"> </w:t>
            </w:r>
            <w:r>
              <w:rPr>
                <w:sz w:val="18"/>
              </w:rPr>
              <w:t xml:space="preserve">Any treatment or hospital tests for cancer in the last five years; or </w:t>
            </w:r>
          </w:p>
        </w:tc>
        <w:tc>
          <w:tcPr>
            <w:tcW w:w="5713" w:type="dxa"/>
            <w:tcBorders>
              <w:top w:val="single" w:sz="4" w:space="0" w:color="000000"/>
              <w:left w:val="single" w:sz="4" w:space="0" w:color="000000"/>
              <w:bottom w:val="single" w:sz="4" w:space="0" w:color="000000"/>
              <w:right w:val="single" w:sz="4" w:space="0" w:color="000000"/>
            </w:tcBorders>
          </w:tcPr>
          <w:p w14:paraId="5FC7C2E2" w14:textId="77777777" w:rsidR="0054391F" w:rsidRDefault="00C826BD">
            <w:pPr>
              <w:spacing w:after="0"/>
              <w:ind w:left="40"/>
              <w:jc w:val="left"/>
            </w:pPr>
            <w:r>
              <w:rPr>
                <w:sz w:val="20"/>
                <w:szCs w:val="20"/>
                <w:rtl/>
              </w:rPr>
              <w:t xml:space="preserve">أي علاج أو فحوصات في المستشفيات للسرطان في السنوات الخمس الماضية؛ أو</w:t>
            </w:r>
          </w:p>
        </w:tc>
      </w:tr>
      <w:tr w:rsidR="0054391F" w14:paraId="1042A37C" w14:textId="77777777">
        <w:trPr>
          <w:trHeight w:val="540"/>
        </w:trPr>
        <w:tc>
          <w:tcPr>
            <w:tcW w:w="5877" w:type="dxa"/>
            <w:tcBorders>
              <w:top w:val="single" w:sz="4" w:space="0" w:color="000000"/>
              <w:left w:val="single" w:sz="4" w:space="0" w:color="000000"/>
              <w:bottom w:val="single" w:sz="4" w:space="0" w:color="000000"/>
              <w:right w:val="single" w:sz="4" w:space="0" w:color="000000"/>
            </w:tcBorders>
          </w:tcPr>
          <w:p w14:paraId="5B2A6542" w14:textId="77777777" w:rsidR="0054391F" w:rsidRDefault="00C826BD">
            <w:pPr>
              <w:bidi w:val="0"/>
              <w:spacing w:after="0"/>
              <w:ind w:left="754" w:right="558" w:hanging="360"/>
              <w:jc w:val="both"/>
            </w:pPr>
            <w:r>
              <w:rPr>
                <w:rFonts w:ascii="Segoe UI Symbol" w:eastAsia="Segoe UI Symbol" w:hAnsi="Segoe UI Symbol" w:cs="Segoe UI Symbol"/>
                <w:sz w:val="20"/>
              </w:rPr>
              <w:t>•</w:t>
            </w:r>
            <w:r>
              <w:rPr>
                <w:rFonts w:ascii="Arial" w:eastAsia="Arial" w:hAnsi="Arial" w:cs="Arial"/>
                <w:sz w:val="20"/>
              </w:rPr>
              <w:t xml:space="preserve"> </w:t>
            </w:r>
            <w:r>
              <w:rPr>
                <w:sz w:val="18"/>
              </w:rPr>
              <w:t xml:space="preserve">Has been referred to or seen by a hospital doctor or surgeon (other than an accident and emergency </w:t>
            </w:r>
          </w:p>
        </w:tc>
        <w:tc>
          <w:tcPr>
            <w:tcW w:w="5713" w:type="dxa"/>
            <w:tcBorders>
              <w:top w:val="single" w:sz="4" w:space="0" w:color="000000"/>
              <w:left w:val="single" w:sz="4" w:space="0" w:color="000000"/>
              <w:bottom w:val="single" w:sz="4" w:space="0" w:color="000000"/>
              <w:right w:val="single" w:sz="4" w:space="0" w:color="000000"/>
            </w:tcBorders>
          </w:tcPr>
          <w:p w14:paraId="047B7BA2" w14:textId="77777777" w:rsidR="0054391F" w:rsidRDefault="00C826BD">
            <w:pPr>
              <w:spacing w:after="0"/>
              <w:ind w:right="46" w:firstLine="7"/>
              <w:jc w:val="both"/>
            </w:pPr>
            <w:r>
              <w:rPr>
                <w:sz w:val="20"/>
                <w:szCs w:val="20"/>
                <w:rtl/>
              </w:rPr>
              <w:t xml:space="preserve">تمت إحالته أو عرضه على طبيب أو جراح في المستشفى (بخلاف طبيب الحوادث والطوارئ) أو كان بحاجة إلى علاج كمريض داخلي في المستشفى خلال الـ 12 شهرًا الماضية.</w:t>
            </w:r>
          </w:p>
        </w:tc>
      </w:tr>
    </w:tbl>
    <w:p w14:paraId="67869746" w14:textId="77777777" w:rsidR="0054391F" w:rsidRDefault="0054391F">
      <w:pPr>
        <w:bidi w:val="0"/>
        <w:spacing w:after="0"/>
        <w:ind w:left="-1440" w:right="10800"/>
        <w:jc w:val="left"/>
      </w:pPr>
    </w:p>
    <w:tbl>
      <w:tblPr>
        <w:tblStyle w:val="TableGrid"/>
        <w:tblW w:w="11590" w:type="dxa"/>
        <w:tblInd w:w="-1162" w:type="dxa"/>
        <w:tblCellMar>
          <w:top w:w="9" w:type="dxa"/>
          <w:left w:w="5" w:type="dxa"/>
          <w:bottom w:w="7" w:type="dxa"/>
          <w:right w:w="22" w:type="dxa"/>
        </w:tblCellMar>
        <w:tblLook w:val="04A0" w:firstRow="1" w:lastRow="0" w:firstColumn="1" w:lastColumn="0" w:noHBand="0" w:noVBand="1"/>
      </w:tblPr>
      <w:tblGrid>
        <w:gridCol w:w="5877"/>
        <w:gridCol w:w="5713"/>
      </w:tblGrid>
      <w:tr w:rsidR="0054391F" w14:paraId="685FB97E" w14:textId="77777777">
        <w:trPr>
          <w:trHeight w:val="500"/>
        </w:trPr>
        <w:tc>
          <w:tcPr>
            <w:tcW w:w="5877" w:type="dxa"/>
            <w:tcBorders>
              <w:top w:val="single" w:sz="4" w:space="0" w:color="000000"/>
              <w:left w:val="single" w:sz="4" w:space="0" w:color="000000"/>
              <w:bottom w:val="single" w:sz="4" w:space="0" w:color="000000"/>
              <w:right w:val="single" w:sz="4" w:space="0" w:color="000000"/>
            </w:tcBorders>
          </w:tcPr>
          <w:p w14:paraId="3166405B" w14:textId="77777777" w:rsidR="0054391F" w:rsidRDefault="00C826BD">
            <w:pPr>
              <w:bidi w:val="0"/>
              <w:spacing w:after="0"/>
              <w:ind w:left="89" w:right="433"/>
              <w:jc w:val="left"/>
            </w:pPr>
            <w:r>
              <w:rPr>
                <w:sz w:val="18"/>
              </w:rPr>
              <w:t xml:space="preserve">doctor),  or needed inpatient treatment in hospital in the last 12 months. </w:t>
            </w:r>
          </w:p>
        </w:tc>
        <w:tc>
          <w:tcPr>
            <w:tcW w:w="5713" w:type="dxa"/>
            <w:tcBorders>
              <w:top w:val="single" w:sz="4" w:space="0" w:color="000000"/>
              <w:left w:val="single" w:sz="4" w:space="0" w:color="000000"/>
              <w:bottom w:val="single" w:sz="4" w:space="0" w:color="000000"/>
              <w:right w:val="single" w:sz="4" w:space="0" w:color="000000"/>
            </w:tcBorders>
          </w:tcPr>
          <w:p w14:paraId="3ABFBA6D" w14:textId="77777777" w:rsidR="0054391F" w:rsidRDefault="00C826BD">
            <w:pPr>
              <w:bidi w:val="0"/>
              <w:spacing w:after="0"/>
              <w:jc w:val="left"/>
            </w:pPr>
            <w:r>
              <w:rPr>
                <w:rFonts w:ascii="Times New Roman" w:eastAsia="Times New Roman" w:hAnsi="Times New Roman" w:cs="Times New Roman"/>
                <w:sz w:val="20"/>
              </w:rPr>
              <w:t xml:space="preserve"> </w:t>
            </w:r>
          </w:p>
        </w:tc>
      </w:tr>
      <w:tr w:rsidR="0054391F" w14:paraId="00E24D4C" w14:textId="77777777">
        <w:trPr>
          <w:trHeight w:val="742"/>
        </w:trPr>
        <w:tc>
          <w:tcPr>
            <w:tcW w:w="5877" w:type="dxa"/>
            <w:tcBorders>
              <w:top w:val="single" w:sz="4" w:space="0" w:color="000000"/>
              <w:left w:val="single" w:sz="4" w:space="0" w:color="000000"/>
              <w:bottom w:val="single" w:sz="4" w:space="0" w:color="000000"/>
              <w:right w:val="single" w:sz="4" w:space="0" w:color="000000"/>
            </w:tcBorders>
          </w:tcPr>
          <w:p w14:paraId="3B5C0512" w14:textId="77777777" w:rsidR="0054391F" w:rsidRDefault="00C826BD">
            <w:pPr>
              <w:bidi w:val="0"/>
              <w:spacing w:after="0"/>
              <w:ind w:left="108" w:right="658"/>
              <w:jc w:val="both"/>
            </w:pPr>
            <w:r>
              <w:rPr>
                <w:sz w:val="18"/>
              </w:rPr>
              <w:t xml:space="preserve">For your information, examples of conditions that can directly or indirectly be linked to any pre-existing medical condition include, but are not limited to: </w:t>
            </w:r>
          </w:p>
        </w:tc>
        <w:tc>
          <w:tcPr>
            <w:tcW w:w="5713" w:type="dxa"/>
            <w:tcBorders>
              <w:top w:val="single" w:sz="4" w:space="0" w:color="000000"/>
              <w:left w:val="single" w:sz="4" w:space="0" w:color="000000"/>
              <w:bottom w:val="single" w:sz="4" w:space="0" w:color="000000"/>
              <w:right w:val="single" w:sz="4" w:space="0" w:color="000000"/>
            </w:tcBorders>
          </w:tcPr>
          <w:p w14:paraId="543B4566" w14:textId="77777777" w:rsidR="0054391F" w:rsidRDefault="00C826BD">
            <w:pPr>
              <w:spacing w:after="0"/>
              <w:ind w:left="46" w:right="425" w:hanging="3"/>
              <w:jc w:val="both"/>
            </w:pPr>
            <w:r>
              <w:rPr>
                <w:sz w:val="20"/>
                <w:szCs w:val="20"/>
                <w:rtl/>
              </w:rPr>
              <w:t xml:space="preserve">لمعلوماتك، تشمل الأمثلة الحالات التي يمكن ربطها بشكل مباشر أو غير مباشر بأي حالة طبية موجودة مسبقًا على سبيل المثال لا الحصر:</w:t>
            </w:r>
          </w:p>
        </w:tc>
      </w:tr>
      <w:tr w:rsidR="0054391F" w14:paraId="72F0674E" w14:textId="77777777">
        <w:trPr>
          <w:trHeight w:val="744"/>
        </w:trPr>
        <w:tc>
          <w:tcPr>
            <w:tcW w:w="5877" w:type="dxa"/>
            <w:tcBorders>
              <w:top w:val="single" w:sz="4" w:space="0" w:color="000000"/>
              <w:left w:val="single" w:sz="4" w:space="0" w:color="000000"/>
              <w:bottom w:val="single" w:sz="4" w:space="0" w:color="000000"/>
              <w:right w:val="single" w:sz="4" w:space="0" w:color="000000"/>
            </w:tcBorders>
          </w:tcPr>
          <w:p w14:paraId="04BC1E07" w14:textId="77777777" w:rsidR="0054391F" w:rsidRDefault="00C826BD">
            <w:pPr>
              <w:bidi w:val="0"/>
              <w:spacing w:after="0"/>
              <w:ind w:left="108"/>
              <w:jc w:val="both"/>
            </w:pPr>
            <w:r>
              <w:rPr>
                <w:sz w:val="18"/>
              </w:rPr>
              <w:t xml:space="preserve">Someone with breathing difficulties who then suffers a chest infection of any kind; </w:t>
            </w:r>
          </w:p>
        </w:tc>
        <w:tc>
          <w:tcPr>
            <w:tcW w:w="5713" w:type="dxa"/>
            <w:tcBorders>
              <w:top w:val="single" w:sz="4" w:space="0" w:color="000000"/>
              <w:left w:val="single" w:sz="4" w:space="0" w:color="000000"/>
              <w:bottom w:val="single" w:sz="4" w:space="0" w:color="000000"/>
              <w:right w:val="single" w:sz="4" w:space="0" w:color="000000"/>
            </w:tcBorders>
          </w:tcPr>
          <w:p w14:paraId="3FD8959C" w14:textId="77777777" w:rsidR="0054391F" w:rsidRDefault="00C826BD">
            <w:pPr>
              <w:spacing w:after="0"/>
              <w:ind w:left="78"/>
              <w:jc w:val="left"/>
            </w:pPr>
            <w:r>
              <w:rPr>
                <w:sz w:val="20"/>
                <w:szCs w:val="20"/>
                <w:rtl/>
              </w:rPr>
              <w:t xml:space="preserve">شخص يعاني من صعوبات في التنفس ويعاني بعد ذلك من التهاب في الصدر من أي نوع؛</w:t>
            </w:r>
          </w:p>
        </w:tc>
      </w:tr>
      <w:tr w:rsidR="0054391F" w14:paraId="6F0AF12C" w14:textId="77777777">
        <w:trPr>
          <w:trHeight w:val="499"/>
        </w:trPr>
        <w:tc>
          <w:tcPr>
            <w:tcW w:w="5877" w:type="dxa"/>
            <w:tcBorders>
              <w:top w:val="single" w:sz="4" w:space="0" w:color="000000"/>
              <w:left w:val="single" w:sz="4" w:space="0" w:color="000000"/>
              <w:bottom w:val="single" w:sz="4" w:space="0" w:color="000000"/>
              <w:right w:val="single" w:sz="4" w:space="0" w:color="000000"/>
            </w:tcBorders>
          </w:tcPr>
          <w:p w14:paraId="0BB80FEE" w14:textId="77777777" w:rsidR="0054391F" w:rsidRDefault="00C826BD">
            <w:pPr>
              <w:bidi w:val="0"/>
              <w:spacing w:after="0"/>
              <w:ind w:left="108"/>
              <w:jc w:val="both"/>
            </w:pPr>
            <w:r>
              <w:rPr>
                <w:sz w:val="18"/>
              </w:rPr>
              <w:t xml:space="preserve">Someone with high blood pressure or diabetes who then has a heart attack, stroke or mini-stroke; </w:t>
            </w:r>
          </w:p>
        </w:tc>
        <w:tc>
          <w:tcPr>
            <w:tcW w:w="5713" w:type="dxa"/>
            <w:tcBorders>
              <w:top w:val="single" w:sz="4" w:space="0" w:color="000000"/>
              <w:left w:val="single" w:sz="4" w:space="0" w:color="000000"/>
              <w:bottom w:val="single" w:sz="4" w:space="0" w:color="000000"/>
              <w:right w:val="single" w:sz="4" w:space="0" w:color="000000"/>
            </w:tcBorders>
          </w:tcPr>
          <w:p w14:paraId="2F47C2DA" w14:textId="77777777" w:rsidR="0054391F" w:rsidRDefault="00C826BD">
            <w:pPr>
              <w:spacing w:after="0"/>
              <w:ind w:left="78"/>
              <w:jc w:val="left"/>
            </w:pPr>
            <w:r>
              <w:rPr>
                <w:sz w:val="20"/>
                <w:szCs w:val="20"/>
                <w:rtl/>
              </w:rPr>
              <w:t xml:space="preserve">شخص مصاب بارتفاع ضغط الدم أو مرض السكري وقد أصيب بنوبة قلبية أو سكتة دماغية أو سكتة دماغية صغرى؛</w:t>
            </w:r>
          </w:p>
        </w:tc>
      </w:tr>
      <w:tr w:rsidR="0054391F" w14:paraId="56EB2922" w14:textId="77777777">
        <w:trPr>
          <w:trHeight w:val="480"/>
        </w:trPr>
        <w:tc>
          <w:tcPr>
            <w:tcW w:w="5877" w:type="dxa"/>
            <w:tcBorders>
              <w:top w:val="single" w:sz="4" w:space="0" w:color="000000"/>
              <w:left w:val="single" w:sz="4" w:space="0" w:color="000000"/>
              <w:bottom w:val="single" w:sz="4" w:space="0" w:color="000000"/>
              <w:right w:val="single" w:sz="4" w:space="0" w:color="000000"/>
            </w:tcBorders>
          </w:tcPr>
          <w:p w14:paraId="11D305DF" w14:textId="77777777" w:rsidR="0054391F" w:rsidRDefault="00C826BD">
            <w:pPr>
              <w:bidi w:val="0"/>
              <w:spacing w:after="0"/>
              <w:ind w:left="108" w:right="382"/>
              <w:jc w:val="both"/>
            </w:pPr>
            <w:r>
              <w:rPr>
                <w:sz w:val="18"/>
              </w:rPr>
              <w:t xml:space="preserve">Someone who has or has had cancer who suffers with a secondary cancer; or </w:t>
            </w:r>
          </w:p>
        </w:tc>
        <w:tc>
          <w:tcPr>
            <w:tcW w:w="5713" w:type="dxa"/>
            <w:tcBorders>
              <w:top w:val="single" w:sz="4" w:space="0" w:color="000000"/>
              <w:left w:val="single" w:sz="4" w:space="0" w:color="000000"/>
              <w:bottom w:val="single" w:sz="4" w:space="0" w:color="000000"/>
              <w:right w:val="single" w:sz="4" w:space="0" w:color="000000"/>
            </w:tcBorders>
          </w:tcPr>
          <w:p w14:paraId="6794EA3E" w14:textId="77777777" w:rsidR="0054391F" w:rsidRDefault="00C826BD">
            <w:pPr>
              <w:spacing w:after="0"/>
              <w:ind w:left="76"/>
              <w:jc w:val="left"/>
            </w:pPr>
            <w:r>
              <w:rPr>
                <w:sz w:val="20"/>
                <w:szCs w:val="20"/>
                <w:rtl/>
              </w:rPr>
              <w:t xml:space="preserve">شخص مصاب أو كان مصابًا بالسرطان ويعاني من سرطان ثانوي؛ أو</w:t>
            </w:r>
          </w:p>
        </w:tc>
      </w:tr>
      <w:tr w:rsidR="0054391F" w14:paraId="336C3AEC" w14:textId="77777777">
        <w:trPr>
          <w:trHeight w:val="500"/>
        </w:trPr>
        <w:tc>
          <w:tcPr>
            <w:tcW w:w="5877" w:type="dxa"/>
            <w:tcBorders>
              <w:top w:val="single" w:sz="4" w:space="0" w:color="000000"/>
              <w:left w:val="single" w:sz="4" w:space="0" w:color="000000"/>
              <w:bottom w:val="single" w:sz="4" w:space="0" w:color="000000"/>
              <w:right w:val="single" w:sz="4" w:space="0" w:color="000000"/>
            </w:tcBorders>
          </w:tcPr>
          <w:p w14:paraId="1695EAAD" w14:textId="77777777" w:rsidR="0054391F" w:rsidRDefault="00C826BD">
            <w:pPr>
              <w:bidi w:val="0"/>
              <w:spacing w:after="0"/>
              <w:ind w:left="108"/>
              <w:jc w:val="left"/>
            </w:pPr>
            <w:r>
              <w:rPr>
                <w:sz w:val="18"/>
              </w:rPr>
              <w:lastRenderedPageBreak/>
              <w:t xml:space="preserve">Someone with osteoporosis who then suffers with a broken or fractured bone. </w:t>
            </w:r>
          </w:p>
        </w:tc>
        <w:tc>
          <w:tcPr>
            <w:tcW w:w="5713" w:type="dxa"/>
            <w:tcBorders>
              <w:top w:val="single" w:sz="4" w:space="0" w:color="000000"/>
              <w:left w:val="single" w:sz="4" w:space="0" w:color="000000"/>
              <w:bottom w:val="single" w:sz="4" w:space="0" w:color="000000"/>
              <w:right w:val="single" w:sz="4" w:space="0" w:color="000000"/>
            </w:tcBorders>
          </w:tcPr>
          <w:p w14:paraId="1058A2DA" w14:textId="77777777" w:rsidR="0054391F" w:rsidRDefault="00C826BD">
            <w:pPr>
              <w:spacing w:after="0"/>
              <w:ind w:left="79"/>
              <w:jc w:val="left"/>
            </w:pPr>
            <w:r>
              <w:rPr>
                <w:sz w:val="20"/>
                <w:szCs w:val="20"/>
                <w:rtl/>
              </w:rPr>
              <w:t xml:space="preserve">شخص مصاب بهشاشة العظام ويعاني من كسر في العظام.</w:t>
            </w:r>
          </w:p>
        </w:tc>
      </w:tr>
      <w:tr w:rsidR="0054391F" w:rsidRPr="003B39BC" w14:paraId="0C461D0C" w14:textId="77777777">
        <w:trPr>
          <w:trHeight w:val="360"/>
        </w:trPr>
        <w:tc>
          <w:tcPr>
            <w:tcW w:w="5877" w:type="dxa"/>
            <w:tcBorders>
              <w:top w:val="single" w:sz="4" w:space="0" w:color="000000"/>
              <w:left w:val="single" w:sz="4" w:space="0" w:color="000000"/>
              <w:bottom w:val="single" w:sz="4" w:space="0" w:color="000000"/>
              <w:right w:val="single" w:sz="4" w:space="0" w:color="000000"/>
            </w:tcBorders>
            <w:vAlign w:val="bottom"/>
          </w:tcPr>
          <w:p w14:paraId="5A1D2C46" w14:textId="77777777" w:rsidR="0054391F" w:rsidRPr="003B39BC" w:rsidRDefault="00C826BD">
            <w:pPr>
              <w:bidi w:val="0"/>
              <w:spacing w:after="0"/>
              <w:ind w:left="108"/>
              <w:jc w:val="left"/>
              <w:rPr>
                <w:color w:val="80340D" w:themeColor="accent2" w:themeShade="80"/>
                <w:rPrChange w:id="328" w:author="Roshny Ravindran" w:date="2026-08-04T07:50:00Z" w16du:dateUtc="2026-08-04T03:50:00Z">
                  <w:rPr/>
                </w:rPrChange>
              </w:rPr>
            </w:pPr>
            <w:r>
              <w:rPr>
                <w:b/>
                <w:color w:val="80340D" w:themeColor="accent2" w:themeShade="80"/>
                <w:sz w:val="20"/>
                <w:rPrChange w:id="329" w:author="Roshny Ravindran" w:date="2026-08-04T07:50:00Z" w16du:dateUtc="2026-08-04T03:50:00Z">
                  <w:rPr>
                    <w:b/>
                    <w:color w:val="FF0000"/>
                    <w:sz w:val="20"/>
                  </w:rPr>
                </w:rPrChange>
              </w:rPr>
              <w:t>Public Transport</w:t>
            </w:r>
            <w:r>
              <w:rPr>
                <w:b/>
                <w:color w:val="80340D" w:themeColor="accent2" w:themeShade="80"/>
                <w:sz w:val="20"/>
                <w:rPrChange w:id="330" w:author="Roshny Ravindran" w:date="2026-08-04T07:50:00Z" w16du:dateUtc="2026-08-04T03:50:00Z">
                  <w:rPr>
                    <w:b/>
                    <w:sz w:val="20"/>
                  </w:rPr>
                </w:rPrChange>
              </w:rPr>
              <w:t xml:space="preserve"> </w:t>
            </w:r>
          </w:p>
        </w:tc>
        <w:tc>
          <w:tcPr>
            <w:tcW w:w="5713" w:type="dxa"/>
            <w:tcBorders>
              <w:top w:val="single" w:sz="4" w:space="0" w:color="000000"/>
              <w:left w:val="single" w:sz="4" w:space="0" w:color="000000"/>
              <w:bottom w:val="single" w:sz="4" w:space="0" w:color="000000"/>
              <w:right w:val="single" w:sz="4" w:space="0" w:color="000000"/>
            </w:tcBorders>
            <w:vAlign w:val="bottom"/>
          </w:tcPr>
          <w:p w14:paraId="2C3870A4" w14:textId="77777777" w:rsidR="0054391F" w:rsidRPr="003B39BC" w:rsidRDefault="00C826BD">
            <w:pPr>
              <w:spacing w:after="0"/>
              <w:ind w:left="76"/>
              <w:jc w:val="left"/>
              <w:rPr>
                <w:color w:val="80340D" w:themeColor="accent2" w:themeShade="80"/>
                <w:rPrChange w:id="331" w:author="Roshny Ravindran" w:date="2026-08-04T07:50:00Z" w16du:dateUtc="2026-08-04T03:50:00Z">
                  <w:rPr/>
                </w:rPrChange>
              </w:rPr>
            </w:pPr>
            <w:r>
              <w:rPr>
                <w:b/>
                <w:bCs/>
                <w:color w:val="80340D" w:themeColor="accent2" w:themeShade="80"/>
                <w:sz w:val="20"/>
                <w:szCs w:val="20"/>
                <w:rtl/>
                <w:rPrChange w:id="332" w:author="Roshny Ravindran" w:date="2026-08-04T07:50:00Z" w16du:dateUtc="2026-08-04T03:50:00Z">
                  <w:rPr>
                    <w:b/>
                    <w:bCs/>
                    <w:color w:val="FF0000"/>
                    <w:sz w:val="20"/>
                    <w:szCs w:val="20"/>
                    <w:rtl/>
                  </w:rPr>
                </w:rPrChange>
              </w:rPr>
              <w:t xml:space="preserve">المواصلات العامة</w:t>
            </w:r>
          </w:p>
        </w:tc>
      </w:tr>
      <w:tr w:rsidR="0054391F" w14:paraId="0D3AD5AE" w14:textId="77777777">
        <w:trPr>
          <w:trHeight w:val="218"/>
        </w:trPr>
        <w:tc>
          <w:tcPr>
            <w:tcW w:w="5877" w:type="dxa"/>
            <w:tcBorders>
              <w:top w:val="single" w:sz="4" w:space="0" w:color="000000"/>
              <w:left w:val="single" w:sz="4" w:space="0" w:color="000000"/>
              <w:bottom w:val="single" w:sz="4" w:space="0" w:color="000000"/>
              <w:right w:val="single" w:sz="4" w:space="0" w:color="000000"/>
            </w:tcBorders>
          </w:tcPr>
          <w:p w14:paraId="78D50430" w14:textId="77777777" w:rsidR="0054391F" w:rsidRDefault="00C826BD">
            <w:pPr>
              <w:bidi w:val="0"/>
              <w:spacing w:after="0"/>
              <w:ind w:left="108"/>
              <w:jc w:val="left"/>
            </w:pPr>
            <w:r>
              <w:rPr>
                <w:sz w:val="20"/>
              </w:rPr>
              <w:t xml:space="preserve">Using a train, bus, ferry, coach or publicly licensed aircraft. </w:t>
            </w:r>
          </w:p>
        </w:tc>
        <w:tc>
          <w:tcPr>
            <w:tcW w:w="5713" w:type="dxa"/>
            <w:tcBorders>
              <w:top w:val="single" w:sz="4" w:space="0" w:color="000000"/>
              <w:left w:val="single" w:sz="4" w:space="0" w:color="000000"/>
              <w:bottom w:val="single" w:sz="4" w:space="0" w:color="000000"/>
              <w:right w:val="single" w:sz="4" w:space="0" w:color="000000"/>
            </w:tcBorders>
          </w:tcPr>
          <w:p w14:paraId="1F0E936F" w14:textId="77777777" w:rsidR="0054391F" w:rsidRDefault="00C826BD">
            <w:pPr>
              <w:spacing w:after="0"/>
              <w:ind w:left="75"/>
              <w:jc w:val="left"/>
            </w:pPr>
            <w:r>
              <w:rPr>
                <w:sz w:val="20"/>
                <w:szCs w:val="20"/>
                <w:rtl/>
              </w:rPr>
              <w:t xml:space="preserve">استخدام القطار أو الحافلة أو العبارة أو الحافلة السياحية أو طائرة مرخصة للنقل العام.</w:t>
            </w:r>
          </w:p>
        </w:tc>
      </w:tr>
      <w:tr w:rsidR="0054391F" w14:paraId="7BC216EB" w14:textId="77777777">
        <w:trPr>
          <w:trHeight w:val="300"/>
        </w:trPr>
        <w:tc>
          <w:tcPr>
            <w:tcW w:w="5877" w:type="dxa"/>
            <w:tcBorders>
              <w:top w:val="single" w:sz="4" w:space="0" w:color="000000"/>
              <w:left w:val="single" w:sz="4" w:space="0" w:color="000000"/>
              <w:bottom w:val="single" w:sz="4" w:space="0" w:color="000000"/>
              <w:right w:val="single" w:sz="4" w:space="0" w:color="000000"/>
            </w:tcBorders>
          </w:tcPr>
          <w:p w14:paraId="25242B36" w14:textId="77777777" w:rsidR="0054391F" w:rsidRDefault="00C826BD">
            <w:pPr>
              <w:bidi w:val="0"/>
              <w:spacing w:after="0"/>
              <w:jc w:val="left"/>
            </w:pPr>
            <w:r>
              <w:rPr>
                <w:rFonts w:ascii="Times New Roman" w:eastAsia="Times New Roman" w:hAnsi="Times New Roman" w:cs="Times New Roman"/>
                <w:sz w:val="20"/>
              </w:rPr>
              <w:t xml:space="preserve"> </w:t>
            </w:r>
          </w:p>
        </w:tc>
        <w:tc>
          <w:tcPr>
            <w:tcW w:w="5713" w:type="dxa"/>
            <w:tcBorders>
              <w:top w:val="single" w:sz="4" w:space="0" w:color="000000"/>
              <w:left w:val="single" w:sz="4" w:space="0" w:color="000000"/>
              <w:bottom w:val="single" w:sz="4" w:space="0" w:color="000000"/>
              <w:right w:val="single" w:sz="4" w:space="0" w:color="000000"/>
            </w:tcBorders>
          </w:tcPr>
          <w:p w14:paraId="779A7687" w14:textId="77777777" w:rsidR="0054391F" w:rsidRDefault="00C826BD">
            <w:pPr>
              <w:bidi w:val="0"/>
              <w:spacing w:after="0"/>
              <w:jc w:val="left"/>
            </w:pPr>
            <w:r>
              <w:rPr>
                <w:rFonts w:ascii="Times New Roman" w:eastAsia="Times New Roman" w:hAnsi="Times New Roman" w:cs="Times New Roman"/>
                <w:sz w:val="20"/>
              </w:rPr>
              <w:t xml:space="preserve"> </w:t>
            </w:r>
          </w:p>
        </w:tc>
      </w:tr>
      <w:tr w:rsidR="0054391F" w:rsidRPr="003B39BC" w14:paraId="41631B6A" w14:textId="77777777">
        <w:trPr>
          <w:trHeight w:val="290"/>
        </w:trPr>
        <w:tc>
          <w:tcPr>
            <w:tcW w:w="5877" w:type="dxa"/>
            <w:tcBorders>
              <w:top w:val="single" w:sz="4" w:space="0" w:color="000000"/>
              <w:left w:val="single" w:sz="4" w:space="0" w:color="000000"/>
              <w:bottom w:val="single" w:sz="4" w:space="0" w:color="000000"/>
              <w:right w:val="single" w:sz="4" w:space="0" w:color="000000"/>
            </w:tcBorders>
          </w:tcPr>
          <w:p w14:paraId="5FF63B91" w14:textId="77777777" w:rsidR="0054391F" w:rsidRPr="003B39BC" w:rsidRDefault="00C826BD">
            <w:pPr>
              <w:bidi w:val="0"/>
              <w:spacing w:after="0"/>
              <w:ind w:left="108"/>
              <w:jc w:val="left"/>
              <w:rPr>
                <w:color w:val="80340D" w:themeColor="accent2" w:themeShade="80"/>
                <w:rPrChange w:id="334" w:author="Roshny Ravindran" w:date="2026-08-04T07:50:00Z" w16du:dateUtc="2026-08-04T03:50:00Z">
                  <w:rPr/>
                </w:rPrChange>
              </w:rPr>
            </w:pPr>
            <w:r>
              <w:rPr>
                <w:b/>
                <w:color w:val="80340D" w:themeColor="accent2" w:themeShade="80"/>
                <w:sz w:val="20"/>
                <w:rPrChange w:id="335" w:author="Roshny Ravindran" w:date="2026-08-04T07:50:00Z" w16du:dateUtc="2026-08-04T03:50:00Z">
                  <w:rPr>
                    <w:b/>
                    <w:color w:val="FF0000"/>
                    <w:sz w:val="20"/>
                  </w:rPr>
                </w:rPrChange>
              </w:rPr>
              <w:t>Reasonable and Necessary Medical Costs</w:t>
            </w:r>
            <w:r>
              <w:rPr>
                <w:b/>
                <w:color w:val="80340D" w:themeColor="accent2" w:themeShade="80"/>
                <w:sz w:val="20"/>
                <w:rPrChange w:id="336" w:author="Roshny Ravindran" w:date="2026-08-04T07:50:00Z" w16du:dateUtc="2026-08-04T03:50:00Z">
                  <w:rPr>
                    <w:b/>
                    <w:sz w:val="20"/>
                  </w:rPr>
                </w:rPrChange>
              </w:rPr>
              <w:t xml:space="preserve"> </w:t>
            </w:r>
          </w:p>
        </w:tc>
        <w:tc>
          <w:tcPr>
            <w:tcW w:w="5713" w:type="dxa"/>
            <w:tcBorders>
              <w:top w:val="single" w:sz="4" w:space="0" w:color="000000"/>
              <w:left w:val="single" w:sz="4" w:space="0" w:color="000000"/>
              <w:bottom w:val="single" w:sz="4" w:space="0" w:color="000000"/>
              <w:right w:val="single" w:sz="4" w:space="0" w:color="000000"/>
            </w:tcBorders>
          </w:tcPr>
          <w:p w14:paraId="04580FCF" w14:textId="77777777" w:rsidR="0054391F" w:rsidRPr="003B39BC" w:rsidRDefault="00C826BD">
            <w:pPr>
              <w:spacing w:after="0"/>
              <w:ind w:left="75"/>
              <w:jc w:val="left"/>
              <w:rPr>
                <w:color w:val="80340D" w:themeColor="accent2" w:themeShade="80"/>
                <w:rPrChange w:id="337" w:author="Roshny Ravindran" w:date="2026-08-04T07:50:00Z" w16du:dateUtc="2026-08-04T03:50:00Z">
                  <w:rPr/>
                </w:rPrChange>
              </w:rPr>
            </w:pPr>
            <w:r>
              <w:rPr>
                <w:b/>
                <w:bCs/>
                <w:color w:val="80340D" w:themeColor="accent2" w:themeShade="80"/>
                <w:sz w:val="20"/>
                <w:szCs w:val="20"/>
                <w:rtl/>
                <w:rPrChange w:id="338" w:author="Roshny Ravindran" w:date="2026-08-04T07:50:00Z" w16du:dateUtc="2026-08-04T03:50:00Z">
                  <w:rPr>
                    <w:b/>
                    <w:bCs/>
                    <w:color w:val="FF0000"/>
                    <w:sz w:val="20"/>
                    <w:szCs w:val="20"/>
                    <w:rtl/>
                  </w:rPr>
                </w:rPrChange>
              </w:rPr>
              <w:t xml:space="preserve">التكاليف الطبية المعقولة والضرورية</w:t>
            </w:r>
          </w:p>
        </w:tc>
      </w:tr>
      <w:tr w:rsidR="0054391F" w14:paraId="672341FA" w14:textId="77777777">
        <w:trPr>
          <w:trHeight w:val="574"/>
        </w:trPr>
        <w:tc>
          <w:tcPr>
            <w:tcW w:w="5877" w:type="dxa"/>
            <w:tcBorders>
              <w:top w:val="single" w:sz="4" w:space="0" w:color="000000"/>
              <w:left w:val="single" w:sz="4" w:space="0" w:color="000000"/>
              <w:bottom w:val="single" w:sz="4" w:space="0" w:color="000000"/>
              <w:right w:val="single" w:sz="4" w:space="0" w:color="000000"/>
            </w:tcBorders>
          </w:tcPr>
          <w:p w14:paraId="121F9996" w14:textId="77777777" w:rsidR="0054391F" w:rsidRDefault="00C826BD">
            <w:pPr>
              <w:bidi w:val="0"/>
              <w:spacing w:after="0"/>
              <w:ind w:left="108"/>
              <w:jc w:val="both"/>
            </w:pPr>
            <w:r>
              <w:rPr>
                <w:sz w:val="20"/>
              </w:rPr>
              <w:t xml:space="preserve">Costs that are incurred for approved, eligible medical services or supplies that do not exceed the average reimbursement the provider receives for all services rendered to its patients. </w:t>
            </w:r>
          </w:p>
        </w:tc>
        <w:tc>
          <w:tcPr>
            <w:tcW w:w="5713" w:type="dxa"/>
            <w:tcBorders>
              <w:top w:val="single" w:sz="4" w:space="0" w:color="000000"/>
              <w:left w:val="single" w:sz="4" w:space="0" w:color="000000"/>
              <w:bottom w:val="single" w:sz="4" w:space="0" w:color="000000"/>
              <w:right w:val="single" w:sz="4" w:space="0" w:color="000000"/>
            </w:tcBorders>
          </w:tcPr>
          <w:p w14:paraId="6153CE6E" w14:textId="77777777" w:rsidR="0054391F" w:rsidRDefault="00C826BD">
            <w:pPr>
              <w:spacing w:after="0"/>
              <w:ind w:left="44" w:right="1694" w:hanging="1"/>
              <w:jc w:val="both"/>
            </w:pPr>
            <w:r>
              <w:rPr>
                <w:sz w:val="20"/>
                <w:szCs w:val="20"/>
                <w:rtl/>
              </w:rPr>
              <w:t xml:space="preserve">وهي التكاليف التي يتم تكبدها وذلك مقابل خدمات أو توريدات طبية معتمدة ومقبولة والتي لا تتخطى متوسط الاسترداد الذي يحصل عليه مقدم الخدمة مقابل كافة الخدمات المقدمة إلى مرضاه.</w:t>
            </w:r>
          </w:p>
        </w:tc>
      </w:tr>
      <w:tr w:rsidR="0054391F" w:rsidRPr="003B39BC" w14:paraId="5A48FA9F" w14:textId="77777777">
        <w:trPr>
          <w:trHeight w:val="343"/>
        </w:trPr>
        <w:tc>
          <w:tcPr>
            <w:tcW w:w="5877" w:type="dxa"/>
            <w:tcBorders>
              <w:top w:val="single" w:sz="4" w:space="0" w:color="000000"/>
              <w:left w:val="single" w:sz="4" w:space="0" w:color="000000"/>
              <w:bottom w:val="single" w:sz="4" w:space="0" w:color="000000"/>
              <w:right w:val="single" w:sz="4" w:space="0" w:color="000000"/>
            </w:tcBorders>
          </w:tcPr>
          <w:p w14:paraId="4EA702DD" w14:textId="77777777" w:rsidR="0054391F" w:rsidRPr="003B39BC" w:rsidRDefault="00C826BD">
            <w:pPr>
              <w:bidi w:val="0"/>
              <w:spacing w:after="0"/>
              <w:ind w:left="108"/>
              <w:jc w:val="left"/>
              <w:rPr>
                <w:color w:val="80340D" w:themeColor="accent2" w:themeShade="80"/>
                <w:rPrChange w:id="340" w:author="Roshny Ravindran" w:date="2026-08-04T07:50:00Z" w16du:dateUtc="2026-08-04T03:50:00Z">
                  <w:rPr/>
                </w:rPrChange>
              </w:rPr>
            </w:pPr>
            <w:r>
              <w:rPr>
                <w:b/>
                <w:color w:val="80340D" w:themeColor="accent2" w:themeShade="80"/>
                <w:sz w:val="20"/>
                <w:rPrChange w:id="341" w:author="Roshny Ravindran" w:date="2026-08-04T07:50:00Z" w16du:dateUtc="2026-08-04T03:50:00Z">
                  <w:rPr>
                    <w:b/>
                    <w:color w:val="FF0000"/>
                    <w:sz w:val="20"/>
                  </w:rPr>
                </w:rPrChange>
              </w:rPr>
              <w:t>Search and Rescue Costs</w:t>
            </w:r>
            <w:r>
              <w:rPr>
                <w:b/>
                <w:color w:val="80340D" w:themeColor="accent2" w:themeShade="80"/>
                <w:sz w:val="20"/>
                <w:rPrChange w:id="342" w:author="Roshny Ravindran" w:date="2026-08-04T07:50:00Z" w16du:dateUtc="2026-08-04T03:50:00Z">
                  <w:rPr>
                    <w:b/>
                    <w:sz w:val="20"/>
                  </w:rPr>
                </w:rPrChange>
              </w:rPr>
              <w:t xml:space="preserve"> </w:t>
            </w:r>
          </w:p>
        </w:tc>
        <w:tc>
          <w:tcPr>
            <w:tcW w:w="5713" w:type="dxa"/>
            <w:tcBorders>
              <w:top w:val="single" w:sz="4" w:space="0" w:color="000000"/>
              <w:left w:val="single" w:sz="4" w:space="0" w:color="000000"/>
              <w:bottom w:val="single" w:sz="4" w:space="0" w:color="000000"/>
              <w:right w:val="single" w:sz="4" w:space="0" w:color="000000"/>
            </w:tcBorders>
          </w:tcPr>
          <w:p w14:paraId="7825B977" w14:textId="77777777" w:rsidR="0054391F" w:rsidRPr="003B39BC" w:rsidRDefault="00C826BD">
            <w:pPr>
              <w:spacing w:after="0"/>
              <w:ind w:left="77"/>
              <w:jc w:val="left"/>
              <w:rPr>
                <w:color w:val="80340D" w:themeColor="accent2" w:themeShade="80"/>
                <w:rPrChange w:id="343" w:author="Roshny Ravindran" w:date="2026-08-04T07:50:00Z" w16du:dateUtc="2026-08-04T03:50:00Z">
                  <w:rPr/>
                </w:rPrChange>
              </w:rPr>
            </w:pPr>
            <w:r>
              <w:rPr>
                <w:b/>
                <w:bCs/>
                <w:color w:val="80340D" w:themeColor="accent2" w:themeShade="80"/>
                <w:sz w:val="20"/>
                <w:szCs w:val="20"/>
                <w:rtl/>
                <w:rPrChange w:id="344" w:author="Roshny Ravindran" w:date="2026-08-04T07:50:00Z" w16du:dateUtc="2026-08-04T03:50:00Z">
                  <w:rPr>
                    <w:b/>
                    <w:bCs/>
                    <w:color w:val="FF0000"/>
                    <w:sz w:val="20"/>
                    <w:szCs w:val="20"/>
                    <w:rtl/>
                  </w:rPr>
                </w:rPrChange>
              </w:rPr>
              <w:t xml:space="preserve">تكاليف البحث والإنقاذ</w:t>
            </w:r>
          </w:p>
        </w:tc>
      </w:tr>
      <w:tr w:rsidR="0054391F" w14:paraId="2FF6F976" w14:textId="77777777">
        <w:trPr>
          <w:trHeight w:val="1128"/>
        </w:trPr>
        <w:tc>
          <w:tcPr>
            <w:tcW w:w="5877" w:type="dxa"/>
            <w:tcBorders>
              <w:top w:val="single" w:sz="4" w:space="0" w:color="000000"/>
              <w:left w:val="single" w:sz="4" w:space="0" w:color="000000"/>
              <w:bottom w:val="single" w:sz="4" w:space="0" w:color="000000"/>
              <w:right w:val="single" w:sz="4" w:space="0" w:color="000000"/>
            </w:tcBorders>
          </w:tcPr>
          <w:p w14:paraId="3CC39149" w14:textId="77777777" w:rsidR="0054391F" w:rsidRDefault="00C826BD">
            <w:pPr>
              <w:bidi w:val="0"/>
              <w:spacing w:after="0"/>
              <w:ind w:left="108" w:right="132"/>
              <w:jc w:val="both"/>
            </w:pPr>
            <w:r>
              <w:rPr>
                <w:sz w:val="20"/>
              </w:rPr>
              <w:t xml:space="preserve">Costs that are charged to you by a government, regulated authority or private organisation connected with finding and rescuing an individual. </w:t>
            </w:r>
            <w:r>
              <w:rPr>
                <w:color w:val="FF0000"/>
                <w:sz w:val="20"/>
                <w:rPrChange w:id="346" w:author="Roshny Ravindran" w:date="2026-08-04T07:51:00Z" w16du:dateUtc="2026-08-04T03:51:00Z">
                  <w:rPr>
                    <w:sz w:val="20"/>
                  </w:rPr>
                </w:rPrChange>
              </w:rPr>
              <w:t xml:space="preserve">This does not include the costs of medical evacuation (by the most appropriate transport) from a medical emergency which is covered under section A (Medical and other expenses). </w:t>
            </w:r>
          </w:p>
        </w:tc>
        <w:tc>
          <w:tcPr>
            <w:tcW w:w="5713" w:type="dxa"/>
            <w:tcBorders>
              <w:top w:val="single" w:sz="4" w:space="0" w:color="000000"/>
              <w:left w:val="single" w:sz="4" w:space="0" w:color="000000"/>
              <w:bottom w:val="single" w:sz="4" w:space="0" w:color="000000"/>
              <w:right w:val="single" w:sz="4" w:space="0" w:color="000000"/>
            </w:tcBorders>
          </w:tcPr>
          <w:p w14:paraId="35A96A19" w14:textId="77777777" w:rsidR="0054391F" w:rsidRDefault="00C826BD">
            <w:pPr>
              <w:spacing w:after="101"/>
              <w:ind w:left="75"/>
              <w:jc w:val="left"/>
            </w:pPr>
            <w:r>
              <w:rPr>
                <w:sz w:val="20"/>
                <w:szCs w:val="20"/>
                <w:rtl/>
              </w:rPr>
              <w:t xml:space="preserve">وهي التكاليف المفروضة عليك من قبل الحكومة أو سلطة تنظيمية أو مؤسسة خاصة متصلة بالعثور</w:t>
            </w:r>
          </w:p>
          <w:p w14:paraId="3F580CFC" w14:textId="77777777" w:rsidR="0054391F" w:rsidRDefault="00C826BD">
            <w:pPr>
              <w:spacing w:after="0"/>
              <w:ind w:right="230" w:firstLine="2"/>
              <w:jc w:val="both"/>
            </w:pPr>
            <w:r>
              <w:rPr>
                <w:sz w:val="20"/>
                <w:szCs w:val="20"/>
                <w:rtl/>
              </w:rPr>
              <w:t xml:space="preserve">على وإنقاذ شخص ما. ولا يشمل هذا تكاليف الإخلاء الطبي (من قبل وسيلة النقل الأكثر ملاءمة) من الطوارئ الطبية والتي تكون مشمولة بالغطاء التأميني بموجب الفقرة أ (النفقات الطبية والنفقات الأخرى).</w:t>
            </w:r>
          </w:p>
        </w:tc>
      </w:tr>
      <w:tr w:rsidR="0054391F" w:rsidRPr="003B39BC" w14:paraId="6CBAC2BC" w14:textId="77777777">
        <w:trPr>
          <w:trHeight w:val="346"/>
        </w:trPr>
        <w:tc>
          <w:tcPr>
            <w:tcW w:w="5877" w:type="dxa"/>
            <w:tcBorders>
              <w:top w:val="single" w:sz="4" w:space="0" w:color="000000"/>
              <w:left w:val="single" w:sz="4" w:space="0" w:color="000000"/>
              <w:bottom w:val="single" w:sz="4" w:space="0" w:color="000000"/>
              <w:right w:val="single" w:sz="4" w:space="0" w:color="000000"/>
            </w:tcBorders>
          </w:tcPr>
          <w:p w14:paraId="30CCFC82" w14:textId="77777777" w:rsidR="0054391F" w:rsidRPr="003B39BC" w:rsidRDefault="00C826BD">
            <w:pPr>
              <w:bidi w:val="0"/>
              <w:spacing w:after="0"/>
              <w:ind w:left="108"/>
              <w:jc w:val="left"/>
              <w:rPr>
                <w:color w:val="80340D" w:themeColor="accent2" w:themeShade="80"/>
                <w:rPrChange w:id="347" w:author="Roshny Ravindran" w:date="2026-08-04T07:50:00Z" w16du:dateUtc="2026-08-04T03:50:00Z">
                  <w:rPr/>
                </w:rPrChange>
              </w:rPr>
            </w:pPr>
            <w:r>
              <w:rPr>
                <w:b/>
                <w:color w:val="80340D" w:themeColor="accent2" w:themeShade="80"/>
                <w:sz w:val="20"/>
                <w:rPrChange w:id="348" w:author="Roshny Ravindran" w:date="2026-08-04T07:50:00Z" w16du:dateUtc="2026-08-04T03:50:00Z">
                  <w:rPr>
                    <w:b/>
                    <w:color w:val="FF0000"/>
                    <w:sz w:val="20"/>
                  </w:rPr>
                </w:rPrChange>
              </w:rPr>
              <w:t>Trip</w:t>
            </w:r>
            <w:r>
              <w:rPr>
                <w:b/>
                <w:color w:val="80340D" w:themeColor="accent2" w:themeShade="80"/>
                <w:sz w:val="20"/>
                <w:rPrChange w:id="349" w:author="Roshny Ravindran" w:date="2026-08-04T07:50:00Z" w16du:dateUtc="2026-08-04T03:50:00Z">
                  <w:rPr>
                    <w:b/>
                    <w:sz w:val="20"/>
                  </w:rPr>
                </w:rPrChange>
              </w:rPr>
              <w:t xml:space="preserve"> </w:t>
            </w:r>
          </w:p>
        </w:tc>
        <w:tc>
          <w:tcPr>
            <w:tcW w:w="5713" w:type="dxa"/>
            <w:tcBorders>
              <w:top w:val="single" w:sz="4" w:space="0" w:color="000000"/>
              <w:left w:val="single" w:sz="4" w:space="0" w:color="000000"/>
              <w:bottom w:val="single" w:sz="4" w:space="0" w:color="000000"/>
              <w:right w:val="single" w:sz="4" w:space="0" w:color="000000"/>
            </w:tcBorders>
          </w:tcPr>
          <w:p w14:paraId="42FFDC7F" w14:textId="77777777" w:rsidR="0054391F" w:rsidRPr="003B39BC" w:rsidRDefault="00C826BD">
            <w:pPr>
              <w:spacing w:after="0"/>
              <w:ind w:left="76"/>
              <w:jc w:val="left"/>
              <w:rPr>
                <w:color w:val="80340D" w:themeColor="accent2" w:themeShade="80"/>
                <w:rPrChange w:id="350" w:author="Roshny Ravindran" w:date="2026-08-04T07:50:00Z" w16du:dateUtc="2026-08-04T03:50:00Z">
                  <w:rPr/>
                </w:rPrChange>
              </w:rPr>
            </w:pPr>
            <w:r>
              <w:rPr>
                <w:b/>
                <w:bCs/>
                <w:color w:val="80340D" w:themeColor="accent2" w:themeShade="80"/>
                <w:sz w:val="20"/>
                <w:szCs w:val="20"/>
                <w:rtl/>
                <w:rPrChange w:id="351" w:author="Roshny Ravindran" w:date="2026-08-04T07:50:00Z" w16du:dateUtc="2026-08-04T03:50:00Z">
                  <w:rPr>
                    <w:b/>
                    <w:bCs/>
                    <w:color w:val="FF0000"/>
                    <w:sz w:val="20"/>
                    <w:szCs w:val="20"/>
                    <w:rtl/>
                  </w:rPr>
                </w:rPrChange>
              </w:rPr>
              <w:t xml:space="preserve">الرحلة</w:t>
            </w:r>
          </w:p>
        </w:tc>
      </w:tr>
      <w:tr w:rsidR="0054391F" w14:paraId="57B7DC73" w14:textId="77777777">
        <w:trPr>
          <w:trHeight w:val="1685"/>
        </w:trPr>
        <w:tc>
          <w:tcPr>
            <w:tcW w:w="5877" w:type="dxa"/>
            <w:tcBorders>
              <w:top w:val="single" w:sz="4" w:space="0" w:color="000000"/>
              <w:left w:val="single" w:sz="4" w:space="0" w:color="000000"/>
              <w:bottom w:val="single" w:sz="4" w:space="0" w:color="000000"/>
              <w:right w:val="single" w:sz="4" w:space="0" w:color="000000"/>
            </w:tcBorders>
          </w:tcPr>
          <w:p w14:paraId="53CD94E4" w14:textId="77777777" w:rsidR="0054391F" w:rsidRDefault="00C826BD">
            <w:pPr>
              <w:bidi w:val="0"/>
              <w:spacing w:after="0"/>
              <w:ind w:left="108" w:right="82"/>
              <w:jc w:val="both"/>
            </w:pPr>
            <w:r>
              <w:rPr>
                <w:sz w:val="20"/>
              </w:rPr>
              <w:t xml:space="preserve">Cover starts at the time that you book the trip or pay the insurance premium, whichever is later. If you have arranged a multiple entry policy, starts at the time that you book the trip or the start date shown on your certificate, whichever is later. Your holiday or journey starts when you leave the place you usually live or work, or from the start date shown on your certificate, whichever is later. The end of your trip is the date that you go back to the place you usually live or work, or at the end of the period shown on your certificate, whichever is earlier. </w:t>
            </w:r>
          </w:p>
        </w:tc>
        <w:tc>
          <w:tcPr>
            <w:tcW w:w="5713" w:type="dxa"/>
            <w:tcBorders>
              <w:top w:val="single" w:sz="4" w:space="0" w:color="000000"/>
              <w:left w:val="single" w:sz="4" w:space="0" w:color="000000"/>
              <w:bottom w:val="single" w:sz="4" w:space="0" w:color="000000"/>
              <w:right w:val="single" w:sz="4" w:space="0" w:color="000000"/>
            </w:tcBorders>
          </w:tcPr>
          <w:p w14:paraId="10D5CC91" w14:textId="77777777" w:rsidR="0054391F" w:rsidRDefault="00C826BD">
            <w:pPr>
              <w:spacing w:after="0"/>
              <w:ind w:left="76"/>
              <w:jc w:val="left"/>
            </w:pPr>
            <w:r>
              <w:rPr>
                <w:sz w:val="20"/>
                <w:szCs w:val="20"/>
                <w:rtl/>
              </w:rPr>
              <w:t xml:space="preserve">يبدأ الغطاء التأميني في وقت حجزك للرحلة أو سداد قسط التأمين، أيهما يأتي لاحقًا. في حال قيامك</w:t>
            </w:r>
          </w:p>
          <w:p w14:paraId="75159311" w14:textId="77777777" w:rsidR="0054391F" w:rsidRDefault="00C826BD">
            <w:pPr>
              <w:spacing w:after="0"/>
              <w:ind w:left="73" w:right="151" w:hanging="1"/>
              <w:jc w:val="both"/>
            </w:pPr>
            <w:r>
              <w:rPr>
                <w:sz w:val="20"/>
                <w:szCs w:val="20"/>
                <w:rtl/>
              </w:rPr>
              <w:t xml:space="preserve">بالحصول على بوليصة متعددة الدخول، فإن الغطاء التأميني يبدأ في وقت قيامك بحجز الرحلة أو تاريخ البدء الوارد في الشهادة الخاصة بك، أيهما يأتي لاحقًا. تبدأ إجازتك أو رحلتك عند مغادرتك للمكان الذي تقيم أو تعمل فيه بشكل اعتيادي، أو اعتبارًا من تاريخ البدء الوارد في شهادتك، أيهما يأتي لاحقًا. تكون نهاية رحلتك في التاريخ الذي تعود فيه إلى المكان الذي تقيم أو تعمل فيه بشكل اعتيادي، أو في نهاية الفترة الواردة في شهادتك، أيهما يأتي أولًا.</w:t>
            </w:r>
          </w:p>
        </w:tc>
      </w:tr>
      <w:tr w:rsidR="0054391F" w14:paraId="64EA5056" w14:textId="77777777">
        <w:trPr>
          <w:trHeight w:val="290"/>
        </w:trPr>
        <w:tc>
          <w:tcPr>
            <w:tcW w:w="5877" w:type="dxa"/>
            <w:tcBorders>
              <w:top w:val="single" w:sz="4" w:space="0" w:color="000000"/>
              <w:left w:val="single" w:sz="4" w:space="0" w:color="000000"/>
              <w:bottom w:val="single" w:sz="4" w:space="0" w:color="000000"/>
              <w:right w:val="single" w:sz="4" w:space="0" w:color="000000"/>
            </w:tcBorders>
          </w:tcPr>
          <w:p w14:paraId="4391098F" w14:textId="77777777" w:rsidR="0054391F" w:rsidRDefault="00C826BD">
            <w:pPr>
              <w:bidi w:val="0"/>
              <w:spacing w:after="0"/>
              <w:jc w:val="left"/>
            </w:pPr>
            <w:r>
              <w:rPr>
                <w:rFonts w:ascii="Times New Roman" w:eastAsia="Times New Roman" w:hAnsi="Times New Roman" w:cs="Times New Roman"/>
                <w:sz w:val="20"/>
              </w:rPr>
              <w:t xml:space="preserve"> </w:t>
            </w:r>
          </w:p>
        </w:tc>
        <w:tc>
          <w:tcPr>
            <w:tcW w:w="5713" w:type="dxa"/>
            <w:tcBorders>
              <w:top w:val="single" w:sz="4" w:space="0" w:color="000000"/>
              <w:left w:val="single" w:sz="4" w:space="0" w:color="000000"/>
              <w:bottom w:val="single" w:sz="4" w:space="0" w:color="000000"/>
              <w:right w:val="single" w:sz="4" w:space="0" w:color="000000"/>
            </w:tcBorders>
          </w:tcPr>
          <w:p w14:paraId="2E288E5D" w14:textId="77777777" w:rsidR="0054391F" w:rsidRDefault="00C826BD">
            <w:pPr>
              <w:bidi w:val="0"/>
              <w:spacing w:after="0"/>
              <w:jc w:val="left"/>
            </w:pPr>
            <w:r>
              <w:rPr>
                <w:rFonts w:ascii="Times New Roman" w:eastAsia="Times New Roman" w:hAnsi="Times New Roman" w:cs="Times New Roman"/>
                <w:sz w:val="20"/>
              </w:rPr>
              <w:t xml:space="preserve"> </w:t>
            </w:r>
          </w:p>
        </w:tc>
      </w:tr>
      <w:tr w:rsidR="0054391F" w:rsidRPr="003B39BC" w14:paraId="1986305D" w14:textId="77777777">
        <w:trPr>
          <w:trHeight w:val="351"/>
        </w:trPr>
        <w:tc>
          <w:tcPr>
            <w:tcW w:w="5877" w:type="dxa"/>
            <w:tcBorders>
              <w:top w:val="single" w:sz="4" w:space="0" w:color="000000"/>
              <w:left w:val="single" w:sz="4" w:space="0" w:color="000000"/>
              <w:bottom w:val="single" w:sz="4" w:space="0" w:color="000000"/>
              <w:right w:val="single" w:sz="4" w:space="0" w:color="000000"/>
            </w:tcBorders>
          </w:tcPr>
          <w:p w14:paraId="0C18E92F" w14:textId="77777777" w:rsidR="0054391F" w:rsidRPr="003B39BC" w:rsidRDefault="00C826BD">
            <w:pPr>
              <w:bidi w:val="0"/>
              <w:spacing w:after="0"/>
              <w:ind w:left="108"/>
              <w:jc w:val="left"/>
              <w:rPr>
                <w:color w:val="80340D" w:themeColor="accent2" w:themeShade="80"/>
                <w:rPrChange w:id="353" w:author="Roshny Ravindran" w:date="2026-08-04T07:50:00Z" w16du:dateUtc="2026-08-04T03:50:00Z">
                  <w:rPr/>
                </w:rPrChange>
              </w:rPr>
            </w:pPr>
            <w:r>
              <w:rPr>
                <w:b/>
                <w:color w:val="80340D" w:themeColor="accent2" w:themeShade="80"/>
                <w:sz w:val="20"/>
                <w:rPrChange w:id="354" w:author="Roshny Ravindran" w:date="2026-08-04T07:50:00Z" w16du:dateUtc="2026-08-04T03:50:00Z">
                  <w:rPr>
                    <w:b/>
                    <w:color w:val="FF0000"/>
                    <w:sz w:val="20"/>
                  </w:rPr>
                </w:rPrChange>
              </w:rPr>
              <w:t>Single Trip</w:t>
            </w:r>
            <w:r>
              <w:rPr>
                <w:b/>
                <w:color w:val="80340D" w:themeColor="accent2" w:themeShade="80"/>
                <w:sz w:val="20"/>
                <w:rPrChange w:id="355" w:author="Roshny Ravindran" w:date="2026-08-04T07:50:00Z" w16du:dateUtc="2026-08-04T03:50:00Z">
                  <w:rPr>
                    <w:b/>
                    <w:sz w:val="20"/>
                  </w:rPr>
                </w:rPrChange>
              </w:rPr>
              <w:t xml:space="preserve"> </w:t>
            </w:r>
          </w:p>
        </w:tc>
        <w:tc>
          <w:tcPr>
            <w:tcW w:w="5713" w:type="dxa"/>
            <w:tcBorders>
              <w:top w:val="single" w:sz="4" w:space="0" w:color="000000"/>
              <w:left w:val="single" w:sz="4" w:space="0" w:color="000000"/>
              <w:bottom w:val="single" w:sz="4" w:space="0" w:color="000000"/>
              <w:right w:val="single" w:sz="4" w:space="0" w:color="000000"/>
            </w:tcBorders>
          </w:tcPr>
          <w:p w14:paraId="32B65FCE" w14:textId="77777777" w:rsidR="0054391F" w:rsidRPr="003B39BC" w:rsidRDefault="00C826BD">
            <w:pPr>
              <w:spacing w:after="0"/>
              <w:ind w:left="75"/>
              <w:jc w:val="left"/>
              <w:rPr>
                <w:color w:val="80340D" w:themeColor="accent2" w:themeShade="80"/>
                <w:rPrChange w:id="356" w:author="Roshny Ravindran" w:date="2026-08-04T07:50:00Z" w16du:dateUtc="2026-08-04T03:50:00Z">
                  <w:rPr/>
                </w:rPrChange>
              </w:rPr>
            </w:pPr>
            <w:r>
              <w:rPr>
                <w:b/>
                <w:bCs/>
                <w:color w:val="80340D" w:themeColor="accent2" w:themeShade="80"/>
                <w:sz w:val="20"/>
                <w:szCs w:val="20"/>
                <w:rtl/>
                <w:rPrChange w:id="357" w:author="Roshny Ravindran" w:date="2026-08-04T07:50:00Z" w16du:dateUtc="2026-08-04T03:50:00Z">
                  <w:rPr>
                    <w:b/>
                    <w:bCs/>
                    <w:color w:val="FF0000"/>
                    <w:sz w:val="20"/>
                    <w:szCs w:val="20"/>
                    <w:rtl/>
                  </w:rPr>
                </w:rPrChange>
              </w:rPr>
              <w:t xml:space="preserve">الرحلة الفردية</w:t>
            </w:r>
          </w:p>
        </w:tc>
      </w:tr>
      <w:tr w:rsidR="0054391F" w14:paraId="0DFF3F5D" w14:textId="77777777">
        <w:trPr>
          <w:trHeight w:val="288"/>
        </w:trPr>
        <w:tc>
          <w:tcPr>
            <w:tcW w:w="5877" w:type="dxa"/>
            <w:tcBorders>
              <w:top w:val="single" w:sz="4" w:space="0" w:color="000000"/>
              <w:left w:val="single" w:sz="4" w:space="0" w:color="000000"/>
              <w:bottom w:val="single" w:sz="4" w:space="0" w:color="000000"/>
              <w:right w:val="single" w:sz="4" w:space="0" w:color="000000"/>
            </w:tcBorders>
          </w:tcPr>
          <w:p w14:paraId="4BFA210C" w14:textId="77777777" w:rsidR="0054391F" w:rsidRDefault="00C826BD">
            <w:pPr>
              <w:bidi w:val="0"/>
              <w:spacing w:after="0"/>
              <w:ind w:left="108"/>
              <w:jc w:val="left"/>
            </w:pPr>
            <w:r>
              <w:rPr>
                <w:sz w:val="20"/>
              </w:rPr>
              <w:t xml:space="preserve">A single return holiday or journey of up to 90 days, beginning and ending in your home area. </w:t>
            </w:r>
          </w:p>
        </w:tc>
        <w:tc>
          <w:tcPr>
            <w:tcW w:w="5713" w:type="dxa"/>
            <w:tcBorders>
              <w:top w:val="single" w:sz="4" w:space="0" w:color="000000"/>
              <w:left w:val="single" w:sz="4" w:space="0" w:color="000000"/>
              <w:bottom w:val="single" w:sz="4" w:space="0" w:color="000000"/>
              <w:right w:val="single" w:sz="4" w:space="0" w:color="000000"/>
            </w:tcBorders>
          </w:tcPr>
          <w:p w14:paraId="55D2AB37" w14:textId="77777777" w:rsidR="0054391F" w:rsidRDefault="00C826BD">
            <w:pPr>
              <w:spacing w:after="0"/>
              <w:ind w:left="74"/>
              <w:jc w:val="left"/>
            </w:pPr>
            <w:r>
              <w:rPr>
                <w:sz w:val="20"/>
                <w:szCs w:val="20"/>
                <w:rtl/>
              </w:rPr>
              <w:t xml:space="preserve">عطلة أو رحلة فردية واحدة ذهابًا وعودة لمدة تصل إلى 90 يومًا، تبدأ وتنتهي في منطقة محل إقامتك.</w:t>
            </w:r>
          </w:p>
        </w:tc>
      </w:tr>
      <w:tr w:rsidR="0054391F" w14:paraId="7E0F14D0" w14:textId="77777777">
        <w:trPr>
          <w:trHeight w:val="410"/>
        </w:trPr>
        <w:tc>
          <w:tcPr>
            <w:tcW w:w="5877" w:type="dxa"/>
            <w:tcBorders>
              <w:top w:val="single" w:sz="4" w:space="0" w:color="000000"/>
              <w:left w:val="single" w:sz="4" w:space="0" w:color="000000"/>
              <w:bottom w:val="single" w:sz="4" w:space="0" w:color="000000"/>
              <w:right w:val="single" w:sz="4" w:space="0" w:color="000000"/>
            </w:tcBorders>
          </w:tcPr>
          <w:p w14:paraId="142E9939" w14:textId="77777777" w:rsidR="0054391F" w:rsidRDefault="00C826BD">
            <w:pPr>
              <w:bidi w:val="0"/>
              <w:spacing w:after="0"/>
              <w:ind w:left="108"/>
              <w:jc w:val="left"/>
            </w:pPr>
            <w:r>
              <w:rPr>
                <w:b/>
                <w:sz w:val="20"/>
              </w:rPr>
              <w:t xml:space="preserve">Important notice (Single Trip policies only) </w:t>
            </w:r>
          </w:p>
        </w:tc>
        <w:tc>
          <w:tcPr>
            <w:tcW w:w="5713" w:type="dxa"/>
            <w:tcBorders>
              <w:top w:val="single" w:sz="4" w:space="0" w:color="000000"/>
              <w:left w:val="single" w:sz="4" w:space="0" w:color="000000"/>
              <w:bottom w:val="single" w:sz="4" w:space="0" w:color="000000"/>
              <w:right w:val="single" w:sz="4" w:space="0" w:color="000000"/>
            </w:tcBorders>
          </w:tcPr>
          <w:p w14:paraId="5AB8C94A" w14:textId="77777777" w:rsidR="0054391F" w:rsidRDefault="00C826BD">
            <w:pPr>
              <w:spacing w:after="0"/>
              <w:ind w:left="75"/>
              <w:jc w:val="left"/>
            </w:pPr>
            <w:r>
              <w:rPr>
                <w:b/>
                <w:bCs/>
                <w:sz w:val="20"/>
                <w:szCs w:val="20"/>
                <w:rtl/>
              </w:rPr>
              <w:t xml:space="preserve">ملاحظة هامة (بوالص الرحلات الفردية فقط)</w:t>
            </w:r>
          </w:p>
        </w:tc>
      </w:tr>
      <w:tr w:rsidR="0054391F" w14:paraId="08A4743C" w14:textId="77777777">
        <w:trPr>
          <w:trHeight w:val="569"/>
        </w:trPr>
        <w:tc>
          <w:tcPr>
            <w:tcW w:w="5877" w:type="dxa"/>
            <w:tcBorders>
              <w:top w:val="single" w:sz="4" w:space="0" w:color="000000"/>
              <w:left w:val="single" w:sz="4" w:space="0" w:color="000000"/>
              <w:bottom w:val="single" w:sz="4" w:space="0" w:color="000000"/>
              <w:right w:val="single" w:sz="4" w:space="0" w:color="000000"/>
            </w:tcBorders>
          </w:tcPr>
          <w:p w14:paraId="239E7636" w14:textId="77777777" w:rsidR="0054391F" w:rsidRDefault="00C826BD">
            <w:pPr>
              <w:bidi w:val="0"/>
              <w:spacing w:after="0"/>
              <w:ind w:left="108" w:right="18"/>
              <w:jc w:val="left"/>
            </w:pPr>
            <w:r>
              <w:rPr>
                <w:sz w:val="20"/>
              </w:rPr>
              <w:t xml:space="preserve">Please remember that it does not matter how long you buy cover for, it ends when you return to your home area. </w:t>
            </w:r>
          </w:p>
        </w:tc>
        <w:tc>
          <w:tcPr>
            <w:tcW w:w="5713" w:type="dxa"/>
            <w:tcBorders>
              <w:top w:val="single" w:sz="4" w:space="0" w:color="000000"/>
              <w:left w:val="single" w:sz="4" w:space="0" w:color="000000"/>
              <w:bottom w:val="single" w:sz="4" w:space="0" w:color="000000"/>
              <w:right w:val="single" w:sz="4" w:space="0" w:color="000000"/>
            </w:tcBorders>
          </w:tcPr>
          <w:p w14:paraId="1129B8D5" w14:textId="77777777" w:rsidR="0054391F" w:rsidRDefault="00C826BD">
            <w:pPr>
              <w:spacing w:after="0"/>
              <w:ind w:left="47" w:right="1565" w:firstLine="2"/>
              <w:jc w:val="both"/>
            </w:pPr>
            <w:r>
              <w:rPr>
                <w:sz w:val="20"/>
                <w:szCs w:val="20"/>
                <w:rtl/>
              </w:rPr>
              <w:t xml:space="preserve">يرجى تذكر أنه لا تمثل مدة شرائك للغطاء التأميني أي فارق، حيث إنه ينتهي عند عودتك إلى منطقة محل إقامتك.</w:t>
            </w:r>
          </w:p>
        </w:tc>
      </w:tr>
      <w:tr w:rsidR="0054391F" w:rsidRPr="003B39BC" w14:paraId="4550AEC8" w14:textId="77777777">
        <w:trPr>
          <w:trHeight w:val="374"/>
        </w:trPr>
        <w:tc>
          <w:tcPr>
            <w:tcW w:w="5877" w:type="dxa"/>
            <w:tcBorders>
              <w:top w:val="single" w:sz="4" w:space="0" w:color="000000"/>
              <w:left w:val="single" w:sz="4" w:space="0" w:color="000000"/>
              <w:bottom w:val="single" w:sz="4" w:space="0" w:color="000000"/>
              <w:right w:val="single" w:sz="4" w:space="0" w:color="000000"/>
            </w:tcBorders>
            <w:vAlign w:val="bottom"/>
          </w:tcPr>
          <w:p w14:paraId="280BE5C2" w14:textId="77777777" w:rsidR="0054391F" w:rsidRPr="003B39BC" w:rsidRDefault="00C826BD">
            <w:pPr>
              <w:bidi w:val="0"/>
              <w:spacing w:after="0"/>
              <w:ind w:left="108"/>
              <w:jc w:val="left"/>
              <w:rPr>
                <w:color w:val="80340D" w:themeColor="accent2" w:themeShade="80"/>
                <w:rPrChange w:id="359" w:author="Roshny Ravindran" w:date="2026-08-04T07:50:00Z" w16du:dateUtc="2026-08-04T03:50:00Z">
                  <w:rPr/>
                </w:rPrChange>
              </w:rPr>
            </w:pPr>
            <w:r>
              <w:rPr>
                <w:b/>
                <w:color w:val="80340D" w:themeColor="accent2" w:themeShade="80"/>
                <w:sz w:val="20"/>
                <w:rPrChange w:id="360" w:author="Roshny Ravindran" w:date="2026-08-04T07:50:00Z" w16du:dateUtc="2026-08-04T03:50:00Z">
                  <w:rPr>
                    <w:b/>
                    <w:color w:val="FF0000"/>
                    <w:sz w:val="20"/>
                  </w:rPr>
                </w:rPrChange>
              </w:rPr>
              <w:t>Multiple Entry Policies</w:t>
            </w:r>
            <w:r>
              <w:rPr>
                <w:b/>
                <w:color w:val="80340D" w:themeColor="accent2" w:themeShade="80"/>
                <w:sz w:val="20"/>
                <w:rPrChange w:id="361" w:author="Roshny Ravindran" w:date="2026-08-04T07:50:00Z" w16du:dateUtc="2026-08-04T03:50:00Z">
                  <w:rPr>
                    <w:b/>
                    <w:sz w:val="20"/>
                  </w:rPr>
                </w:rPrChange>
              </w:rPr>
              <w:t xml:space="preserve"> </w:t>
            </w:r>
          </w:p>
        </w:tc>
        <w:tc>
          <w:tcPr>
            <w:tcW w:w="5713" w:type="dxa"/>
            <w:tcBorders>
              <w:top w:val="single" w:sz="4" w:space="0" w:color="000000"/>
              <w:left w:val="single" w:sz="4" w:space="0" w:color="000000"/>
              <w:bottom w:val="single" w:sz="4" w:space="0" w:color="000000"/>
              <w:right w:val="single" w:sz="4" w:space="0" w:color="000000"/>
            </w:tcBorders>
            <w:vAlign w:val="bottom"/>
          </w:tcPr>
          <w:p w14:paraId="6B7A13A6" w14:textId="77777777" w:rsidR="0054391F" w:rsidRPr="003B39BC" w:rsidRDefault="00C826BD">
            <w:pPr>
              <w:spacing w:after="0"/>
              <w:ind w:left="76"/>
              <w:jc w:val="left"/>
              <w:rPr>
                <w:color w:val="80340D" w:themeColor="accent2" w:themeShade="80"/>
                <w:rPrChange w:id="362" w:author="Roshny Ravindran" w:date="2026-08-04T07:50:00Z" w16du:dateUtc="2026-08-04T03:50:00Z">
                  <w:rPr/>
                </w:rPrChange>
              </w:rPr>
            </w:pPr>
            <w:r>
              <w:rPr>
                <w:b/>
                <w:bCs/>
                <w:color w:val="80340D" w:themeColor="accent2" w:themeShade="80"/>
                <w:sz w:val="20"/>
                <w:szCs w:val="20"/>
                <w:rtl/>
                <w:rPrChange w:id="363" w:author="Roshny Ravindran" w:date="2026-08-04T07:50:00Z" w16du:dateUtc="2026-08-04T03:50:00Z">
                  <w:rPr>
                    <w:b/>
                    <w:bCs/>
                    <w:color w:val="FF0000"/>
                    <w:sz w:val="20"/>
                    <w:szCs w:val="20"/>
                    <w:rtl/>
                  </w:rPr>
                </w:rPrChange>
              </w:rPr>
              <w:t xml:space="preserve">البوالص متعددة الدخول</w:t>
            </w:r>
          </w:p>
        </w:tc>
      </w:tr>
      <w:tr w:rsidR="0054391F" w14:paraId="02ABB81F" w14:textId="77777777">
        <w:trPr>
          <w:trHeight w:val="566"/>
        </w:trPr>
        <w:tc>
          <w:tcPr>
            <w:tcW w:w="5877" w:type="dxa"/>
            <w:tcBorders>
              <w:top w:val="single" w:sz="4" w:space="0" w:color="000000"/>
              <w:left w:val="single" w:sz="4" w:space="0" w:color="000000"/>
              <w:bottom w:val="single" w:sz="4" w:space="0" w:color="000000"/>
              <w:right w:val="single" w:sz="4" w:space="0" w:color="000000"/>
            </w:tcBorders>
          </w:tcPr>
          <w:p w14:paraId="434E02A7" w14:textId="77777777" w:rsidR="0054391F" w:rsidRDefault="00C826BD">
            <w:pPr>
              <w:bidi w:val="0"/>
              <w:spacing w:after="0"/>
              <w:ind w:left="108" w:right="142"/>
              <w:jc w:val="both"/>
            </w:pPr>
            <w:r>
              <w:rPr>
                <w:sz w:val="20"/>
              </w:rPr>
              <w:t xml:space="preserve">This gives you cover to travel as many times as you like during any one period of insurance, as long as no single trip lasts longer than </w:t>
            </w:r>
            <w:r>
              <w:rPr>
                <w:rFonts w:ascii="Arial" w:eastAsia="Arial" w:hAnsi="Arial" w:cs="Arial"/>
                <w:sz w:val="13"/>
              </w:rPr>
              <w:t>90</w:t>
            </w:r>
            <w:r>
              <w:rPr>
                <w:rFonts w:ascii="Arial" w:eastAsia="Arial" w:hAnsi="Arial" w:cs="Arial"/>
                <w:sz w:val="20"/>
                <w:vertAlign w:val="subscript"/>
              </w:rPr>
              <w:t xml:space="preserve"> </w:t>
            </w:r>
            <w:r>
              <w:rPr>
                <w:sz w:val="20"/>
              </w:rPr>
              <w:t xml:space="preserve">days. </w:t>
            </w:r>
          </w:p>
        </w:tc>
        <w:tc>
          <w:tcPr>
            <w:tcW w:w="5713" w:type="dxa"/>
            <w:tcBorders>
              <w:top w:val="single" w:sz="4" w:space="0" w:color="000000"/>
              <w:left w:val="single" w:sz="4" w:space="0" w:color="000000"/>
              <w:bottom w:val="single" w:sz="4" w:space="0" w:color="000000"/>
              <w:right w:val="single" w:sz="4" w:space="0" w:color="000000"/>
            </w:tcBorders>
          </w:tcPr>
          <w:p w14:paraId="22C88BE6" w14:textId="77777777" w:rsidR="0054391F" w:rsidRDefault="00C826BD">
            <w:pPr>
              <w:spacing w:after="0"/>
              <w:ind w:right="391"/>
              <w:jc w:val="both"/>
            </w:pPr>
            <w:r>
              <w:rPr>
                <w:rFonts w:ascii="Arial" w:eastAsia="Arial" w:hAnsi="Arial" w:cs="Arial"/>
                <w:sz w:val="20"/>
                <w:szCs w:val="20"/>
                <w:rtl/>
              </w:rPr>
              <w:t xml:space="preserve">تمنحك هذه البوليصة الغطاء التأميني للسفر عدد المرات الذي قد ترغب فيه خلال أي فترة تأمين واحدة، طالما ألا تستمر أي رحلة فردية لأكثر من 90 يومًا.</w:t>
            </w:r>
          </w:p>
        </w:tc>
      </w:tr>
      <w:tr w:rsidR="0054391F" w:rsidRPr="003B39BC" w14:paraId="7100CAE0" w14:textId="77777777">
        <w:trPr>
          <w:trHeight w:val="410"/>
        </w:trPr>
        <w:tc>
          <w:tcPr>
            <w:tcW w:w="5877" w:type="dxa"/>
            <w:tcBorders>
              <w:top w:val="single" w:sz="4" w:space="0" w:color="000000"/>
              <w:left w:val="single" w:sz="4" w:space="0" w:color="000000"/>
              <w:bottom w:val="single" w:sz="4" w:space="0" w:color="000000"/>
              <w:right w:val="single" w:sz="4" w:space="0" w:color="000000"/>
            </w:tcBorders>
            <w:vAlign w:val="bottom"/>
          </w:tcPr>
          <w:p w14:paraId="10C32E45" w14:textId="77777777" w:rsidR="0054391F" w:rsidRPr="003B39BC" w:rsidRDefault="00C826BD">
            <w:pPr>
              <w:bidi w:val="0"/>
              <w:spacing w:after="0"/>
              <w:ind w:left="108"/>
              <w:jc w:val="left"/>
              <w:rPr>
                <w:color w:val="80340D" w:themeColor="accent2" w:themeShade="80"/>
                <w:rPrChange w:id="365" w:author="Roshny Ravindran" w:date="2026-08-04T07:50:00Z" w16du:dateUtc="2026-08-04T03:50:00Z">
                  <w:rPr/>
                </w:rPrChange>
              </w:rPr>
            </w:pPr>
            <w:r>
              <w:rPr>
                <w:b/>
                <w:color w:val="80340D" w:themeColor="accent2" w:themeShade="80"/>
                <w:sz w:val="20"/>
                <w:rPrChange w:id="366" w:author="Roshny Ravindran" w:date="2026-08-04T07:50:00Z" w16du:dateUtc="2026-08-04T03:50:00Z">
                  <w:rPr>
                    <w:b/>
                    <w:color w:val="FF0000"/>
                    <w:sz w:val="20"/>
                  </w:rPr>
                </w:rPrChange>
              </w:rPr>
              <w:t>Certificate</w:t>
            </w:r>
            <w:r>
              <w:rPr>
                <w:b/>
                <w:color w:val="80340D" w:themeColor="accent2" w:themeShade="80"/>
                <w:sz w:val="20"/>
                <w:rPrChange w:id="367" w:author="Roshny Ravindran" w:date="2026-08-04T07:50:00Z" w16du:dateUtc="2026-08-04T03:50:00Z">
                  <w:rPr>
                    <w:b/>
                    <w:sz w:val="20"/>
                  </w:rPr>
                </w:rPrChange>
              </w:rPr>
              <w:t xml:space="preserve"> </w:t>
            </w:r>
          </w:p>
        </w:tc>
        <w:tc>
          <w:tcPr>
            <w:tcW w:w="5713" w:type="dxa"/>
            <w:tcBorders>
              <w:top w:val="single" w:sz="4" w:space="0" w:color="000000"/>
              <w:left w:val="single" w:sz="4" w:space="0" w:color="000000"/>
              <w:bottom w:val="single" w:sz="4" w:space="0" w:color="000000"/>
              <w:right w:val="single" w:sz="4" w:space="0" w:color="000000"/>
            </w:tcBorders>
          </w:tcPr>
          <w:p w14:paraId="2AD2B89B" w14:textId="77777777" w:rsidR="0054391F" w:rsidRPr="003B39BC" w:rsidRDefault="00C826BD">
            <w:pPr>
              <w:spacing w:after="0"/>
              <w:ind w:left="76"/>
              <w:jc w:val="left"/>
              <w:rPr>
                <w:color w:val="80340D" w:themeColor="accent2" w:themeShade="80"/>
                <w:rPrChange w:id="368" w:author="Roshny Ravindran" w:date="2026-08-04T07:50:00Z" w16du:dateUtc="2026-08-04T03:50:00Z">
                  <w:rPr/>
                </w:rPrChange>
              </w:rPr>
            </w:pPr>
            <w:r>
              <w:rPr>
                <w:b/>
                <w:bCs/>
                <w:color w:val="80340D" w:themeColor="accent2" w:themeShade="80"/>
                <w:sz w:val="20"/>
                <w:szCs w:val="20"/>
                <w:rtl/>
                <w:rPrChange w:id="369" w:author="Roshny Ravindran" w:date="2026-08-04T07:50:00Z" w16du:dateUtc="2026-08-04T03:50:00Z">
                  <w:rPr>
                    <w:b/>
                    <w:bCs/>
                    <w:color w:val="FF0000"/>
                    <w:sz w:val="20"/>
                    <w:szCs w:val="20"/>
                    <w:rtl/>
                  </w:rPr>
                </w:rPrChange>
              </w:rPr>
              <w:t xml:space="preserve">الشهادة</w:t>
            </w:r>
          </w:p>
        </w:tc>
      </w:tr>
      <w:tr w:rsidR="0054391F" w14:paraId="76AC2E0D" w14:textId="77777777">
        <w:trPr>
          <w:trHeight w:val="569"/>
        </w:trPr>
        <w:tc>
          <w:tcPr>
            <w:tcW w:w="5877" w:type="dxa"/>
            <w:tcBorders>
              <w:top w:val="single" w:sz="4" w:space="0" w:color="000000"/>
              <w:left w:val="single" w:sz="4" w:space="0" w:color="000000"/>
              <w:bottom w:val="single" w:sz="4" w:space="0" w:color="000000"/>
              <w:right w:val="single" w:sz="4" w:space="0" w:color="000000"/>
            </w:tcBorders>
          </w:tcPr>
          <w:p w14:paraId="4673F8E6" w14:textId="77777777" w:rsidR="0054391F" w:rsidRDefault="00C826BD">
            <w:pPr>
              <w:bidi w:val="0"/>
              <w:spacing w:after="0"/>
              <w:ind w:left="108"/>
              <w:jc w:val="both"/>
            </w:pPr>
            <w:r>
              <w:rPr>
                <w:sz w:val="20"/>
              </w:rPr>
              <w:lastRenderedPageBreak/>
              <w:t xml:space="preserve">The document that shows the names and other details of all the people insured under this policy. The certificate proves you have the cover shown in this document. </w:t>
            </w:r>
          </w:p>
        </w:tc>
        <w:tc>
          <w:tcPr>
            <w:tcW w:w="5713" w:type="dxa"/>
            <w:tcBorders>
              <w:top w:val="single" w:sz="4" w:space="0" w:color="000000"/>
              <w:left w:val="single" w:sz="4" w:space="0" w:color="000000"/>
              <w:bottom w:val="single" w:sz="4" w:space="0" w:color="000000"/>
              <w:right w:val="single" w:sz="4" w:space="0" w:color="000000"/>
            </w:tcBorders>
          </w:tcPr>
          <w:p w14:paraId="6A205D67" w14:textId="77777777" w:rsidR="0054391F" w:rsidRDefault="00C826BD">
            <w:pPr>
              <w:spacing w:after="0"/>
              <w:ind w:left="1" w:right="1394" w:hanging="1"/>
              <w:jc w:val="both"/>
            </w:pPr>
            <w:r>
              <w:rPr>
                <w:sz w:val="20"/>
                <w:szCs w:val="20"/>
                <w:rtl/>
              </w:rPr>
              <w:t xml:space="preserve">وتعني الوثيقة التي تحمل الأسماء والتفاصيل الأخرى لكافة الأشخاص المؤمن عليهم بموجب هذه البوليصة. وتثبت الشهادة كونك ضمن الغطاء التأميني الوارد في هذه الوثيقة.</w:t>
            </w:r>
          </w:p>
        </w:tc>
      </w:tr>
    </w:tbl>
    <w:p w14:paraId="466FAFAB" w14:textId="77777777" w:rsidR="0054391F" w:rsidRDefault="0054391F">
      <w:pPr>
        <w:bidi w:val="0"/>
        <w:spacing w:after="0"/>
        <w:ind w:left="-1440" w:right="10800"/>
        <w:jc w:val="left"/>
      </w:pPr>
    </w:p>
    <w:tbl>
      <w:tblPr>
        <w:tblStyle w:val="TableGrid"/>
        <w:tblW w:w="11590" w:type="dxa"/>
        <w:tblInd w:w="-1162" w:type="dxa"/>
        <w:tblCellMar>
          <w:top w:w="3" w:type="dxa"/>
          <w:left w:w="79" w:type="dxa"/>
          <w:bottom w:w="0" w:type="dxa"/>
          <w:right w:w="39" w:type="dxa"/>
        </w:tblCellMar>
        <w:tblLook w:val="04A0" w:firstRow="1" w:lastRow="0" w:firstColumn="1" w:lastColumn="0" w:noHBand="0" w:noVBand="1"/>
      </w:tblPr>
      <w:tblGrid>
        <w:gridCol w:w="5877"/>
        <w:gridCol w:w="5713"/>
      </w:tblGrid>
      <w:tr w:rsidR="0054391F" w14:paraId="60C64C5E" w14:textId="77777777">
        <w:trPr>
          <w:trHeight w:val="411"/>
        </w:trPr>
        <w:tc>
          <w:tcPr>
            <w:tcW w:w="5877" w:type="dxa"/>
            <w:tcBorders>
              <w:top w:val="single" w:sz="4" w:space="0" w:color="000000"/>
              <w:left w:val="single" w:sz="4" w:space="0" w:color="000000"/>
              <w:bottom w:val="single" w:sz="4" w:space="0" w:color="000000"/>
              <w:right w:val="single" w:sz="4" w:space="0" w:color="000000"/>
            </w:tcBorders>
          </w:tcPr>
          <w:p w14:paraId="45B31234" w14:textId="77777777" w:rsidR="0054391F" w:rsidRDefault="00C826BD">
            <w:pPr>
              <w:bidi w:val="0"/>
              <w:spacing w:after="0"/>
              <w:ind w:left="34"/>
              <w:jc w:val="left"/>
            </w:pPr>
            <w:r>
              <w:rPr>
                <w:b/>
                <w:color w:val="FF0000"/>
                <w:sz w:val="20"/>
              </w:rPr>
              <w:t>War</w:t>
            </w:r>
            <w:r>
              <w:rPr>
                <w:b/>
                <w:sz w:val="20"/>
              </w:rPr>
              <w:t xml:space="preserve"> </w:t>
            </w:r>
          </w:p>
        </w:tc>
        <w:tc>
          <w:tcPr>
            <w:tcW w:w="5713" w:type="dxa"/>
            <w:tcBorders>
              <w:top w:val="single" w:sz="4" w:space="0" w:color="000000"/>
              <w:left w:val="single" w:sz="4" w:space="0" w:color="000000"/>
              <w:bottom w:val="single" w:sz="4" w:space="0" w:color="000000"/>
              <w:right w:val="single" w:sz="4" w:space="0" w:color="000000"/>
            </w:tcBorders>
          </w:tcPr>
          <w:p w14:paraId="01CE41FE" w14:textId="77777777" w:rsidR="0054391F" w:rsidRDefault="00C826BD">
            <w:pPr>
              <w:spacing w:after="0"/>
              <w:ind w:left="57"/>
              <w:jc w:val="left"/>
            </w:pPr>
            <w:r>
              <w:rPr>
                <w:b/>
                <w:bCs/>
                <w:color w:val="FF0000"/>
                <w:sz w:val="20"/>
                <w:szCs w:val="20"/>
                <w:rtl/>
              </w:rPr>
              <w:t xml:space="preserve">الحرب</w:t>
            </w:r>
          </w:p>
        </w:tc>
      </w:tr>
      <w:tr w:rsidR="0054391F" w14:paraId="7640607E" w14:textId="77777777">
        <w:trPr>
          <w:trHeight w:val="569"/>
        </w:trPr>
        <w:tc>
          <w:tcPr>
            <w:tcW w:w="5877" w:type="dxa"/>
            <w:tcBorders>
              <w:top w:val="single" w:sz="4" w:space="0" w:color="000000"/>
              <w:left w:val="single" w:sz="4" w:space="0" w:color="000000"/>
              <w:bottom w:val="single" w:sz="4" w:space="0" w:color="000000"/>
              <w:right w:val="single" w:sz="4" w:space="0" w:color="000000"/>
            </w:tcBorders>
          </w:tcPr>
          <w:p w14:paraId="326C9A9A" w14:textId="77777777" w:rsidR="0054391F" w:rsidRDefault="00C826BD">
            <w:pPr>
              <w:bidi w:val="0"/>
              <w:spacing w:after="0"/>
              <w:ind w:left="34"/>
              <w:jc w:val="both"/>
            </w:pPr>
            <w:r>
              <w:rPr>
                <w:sz w:val="20"/>
              </w:rPr>
              <w:t xml:space="preserve">War, whether declared or not, or any warlike activities, including using military force to achieve economic, geographic, nationalistic, political, racial, religious or other goals. </w:t>
            </w:r>
          </w:p>
        </w:tc>
        <w:tc>
          <w:tcPr>
            <w:tcW w:w="5713" w:type="dxa"/>
            <w:tcBorders>
              <w:top w:val="single" w:sz="4" w:space="0" w:color="000000"/>
              <w:left w:val="single" w:sz="4" w:space="0" w:color="000000"/>
              <w:bottom w:val="single" w:sz="4" w:space="0" w:color="000000"/>
              <w:right w:val="single" w:sz="4" w:space="0" w:color="000000"/>
            </w:tcBorders>
          </w:tcPr>
          <w:p w14:paraId="0B73D85F" w14:textId="77777777" w:rsidR="0054391F" w:rsidRDefault="00C826BD">
            <w:pPr>
              <w:spacing w:after="0"/>
              <w:ind w:right="1190" w:firstLine="3"/>
              <w:jc w:val="both"/>
            </w:pPr>
            <w:r>
              <w:rPr>
                <w:sz w:val="20"/>
                <w:szCs w:val="20"/>
                <w:rtl/>
              </w:rPr>
              <w:t xml:space="preserve">وتعني الحرب، سواء كانت معلنة أم لا، أو أي أنشطة مشابهة للحرب بما في ذلك استخدام القوة العسكرية من أجل تحقيق أهداف اقتصادية أو جغرافية أو وطنية أو سياسية أو عرقية أو دينية أو خلافه.</w:t>
            </w:r>
          </w:p>
        </w:tc>
      </w:tr>
      <w:tr w:rsidR="0054391F" w14:paraId="3E6A5702" w14:textId="77777777">
        <w:trPr>
          <w:trHeight w:val="408"/>
        </w:trPr>
        <w:tc>
          <w:tcPr>
            <w:tcW w:w="5877" w:type="dxa"/>
            <w:tcBorders>
              <w:top w:val="single" w:sz="4" w:space="0" w:color="000000"/>
              <w:left w:val="single" w:sz="4" w:space="0" w:color="000000"/>
              <w:bottom w:val="single" w:sz="4" w:space="0" w:color="000000"/>
              <w:right w:val="single" w:sz="4" w:space="0" w:color="000000"/>
            </w:tcBorders>
            <w:vAlign w:val="bottom"/>
          </w:tcPr>
          <w:p w14:paraId="1EC2B384" w14:textId="77777777" w:rsidR="0054391F" w:rsidRDefault="00C826BD">
            <w:pPr>
              <w:bidi w:val="0"/>
              <w:spacing w:after="0"/>
              <w:ind w:left="34"/>
              <w:jc w:val="left"/>
            </w:pPr>
            <w:r>
              <w:rPr>
                <w:b/>
                <w:color w:val="FF0000"/>
                <w:sz w:val="20"/>
              </w:rPr>
              <w:t>We, Us, Our</w:t>
            </w:r>
            <w:r>
              <w:rPr>
                <w:b/>
                <w:sz w:val="20"/>
              </w:rPr>
              <w:t xml:space="preserve"> </w:t>
            </w:r>
          </w:p>
        </w:tc>
        <w:tc>
          <w:tcPr>
            <w:tcW w:w="5713" w:type="dxa"/>
            <w:tcBorders>
              <w:top w:val="single" w:sz="4" w:space="0" w:color="000000"/>
              <w:left w:val="single" w:sz="4" w:space="0" w:color="000000"/>
              <w:bottom w:val="single" w:sz="4" w:space="0" w:color="000000"/>
              <w:right w:val="single" w:sz="4" w:space="0" w:color="000000"/>
            </w:tcBorders>
            <w:vAlign w:val="bottom"/>
          </w:tcPr>
          <w:p w14:paraId="2E6D9E9A" w14:textId="77777777" w:rsidR="0054391F" w:rsidRDefault="00C826BD">
            <w:pPr>
              <w:spacing w:after="0"/>
              <w:ind w:left="60"/>
              <w:jc w:val="left"/>
            </w:pPr>
            <w:r>
              <w:rPr>
                <w:b/>
                <w:bCs/>
                <w:color w:val="FF0000"/>
                <w:sz w:val="20"/>
                <w:szCs w:val="20"/>
                <w:rtl/>
              </w:rPr>
              <w:t xml:space="preserve">نحن، الخاص بنا</w:t>
            </w:r>
          </w:p>
        </w:tc>
      </w:tr>
      <w:tr w:rsidR="0054391F" w14:paraId="601E5F10" w14:textId="77777777">
        <w:trPr>
          <w:trHeight w:val="749"/>
        </w:trPr>
        <w:tc>
          <w:tcPr>
            <w:tcW w:w="5877" w:type="dxa"/>
            <w:tcBorders>
              <w:top w:val="single" w:sz="4" w:space="0" w:color="000000"/>
              <w:left w:val="single" w:sz="4" w:space="0" w:color="000000"/>
              <w:bottom w:val="single" w:sz="4" w:space="0" w:color="000000"/>
              <w:right w:val="single" w:sz="4" w:space="0" w:color="000000"/>
            </w:tcBorders>
          </w:tcPr>
          <w:p w14:paraId="1098B222" w14:textId="77777777" w:rsidR="0054391F" w:rsidRDefault="00C826BD">
            <w:pPr>
              <w:bidi w:val="0"/>
              <w:spacing w:after="0"/>
              <w:ind w:left="36" w:right="418" w:hanging="2"/>
              <w:jc w:val="both"/>
            </w:pPr>
            <w:r>
              <w:rPr>
                <w:sz w:val="20"/>
              </w:rPr>
              <w:t xml:space="preserve">This insurance is provided by </w:t>
            </w:r>
            <w:r>
              <w:rPr>
                <w:rFonts w:ascii="Palatino Linotype" w:eastAsia="Palatino Linotype" w:hAnsi="Palatino Linotype" w:cs="Palatino Linotype"/>
                <w:sz w:val="16"/>
              </w:rPr>
              <w:t xml:space="preserve">Qatar Insurance Company (QIC) with travel assistance provided by AXA Interpartner Assistance, an AXA Partners company. </w:t>
            </w:r>
          </w:p>
        </w:tc>
        <w:tc>
          <w:tcPr>
            <w:tcW w:w="5713" w:type="dxa"/>
            <w:tcBorders>
              <w:top w:val="single" w:sz="4" w:space="0" w:color="000000"/>
              <w:left w:val="single" w:sz="4" w:space="0" w:color="000000"/>
              <w:bottom w:val="single" w:sz="4" w:space="0" w:color="000000"/>
              <w:right w:val="single" w:sz="4" w:space="0" w:color="000000"/>
            </w:tcBorders>
          </w:tcPr>
          <w:p w14:paraId="4CF683FD" w14:textId="77777777" w:rsidR="0054391F" w:rsidRDefault="00C826BD">
            <w:pPr>
              <w:spacing w:after="0"/>
              <w:ind w:left="12"/>
              <w:jc w:val="left"/>
            </w:pPr>
            <w:r>
              <w:rPr>
                <w:sz w:val="20"/>
                <w:szCs w:val="20"/>
                <w:rtl/>
              </w:rPr>
              <w:t xml:space="preserve">يتم تقديم هذا التأمين من قبل شركة قطر للتأمين (QIC) مع خدمات المساعدة أثناء</w:t>
            </w:r>
          </w:p>
          <w:p w14:paraId="28325F3F" w14:textId="77777777" w:rsidR="0054391F" w:rsidRDefault="00C826BD">
            <w:pPr>
              <w:bidi w:val="0"/>
              <w:spacing w:after="0"/>
              <w:ind w:right="55"/>
            </w:pPr>
            <w:r>
              <w:rPr>
                <w:sz w:val="20"/>
              </w:rPr>
              <w:t xml:space="preserve">السفر المقدمة من AXA Interpartner Assistance، إحدى شركات AXA Partners.</w:t>
            </w:r>
          </w:p>
          <w:p w14:paraId="2F7CC1AA" w14:textId="77777777" w:rsidR="0054391F" w:rsidRDefault="00C826BD">
            <w:pPr>
              <w:bidi w:val="0"/>
              <w:spacing w:after="0"/>
              <w:ind w:left="1282"/>
              <w:jc w:val="left"/>
            </w:pPr>
            <w:r>
              <w:rPr>
                <w:rFonts w:ascii="Palatino Linotype" w:eastAsia="Palatino Linotype" w:hAnsi="Palatino Linotype" w:cs="Palatino Linotype"/>
                <w:sz w:val="18"/>
              </w:rPr>
              <w:t xml:space="preserve"> </w:t>
            </w:r>
          </w:p>
        </w:tc>
      </w:tr>
      <w:tr w:rsidR="0054391F" w14:paraId="7516A723" w14:textId="77777777">
        <w:trPr>
          <w:trHeight w:val="372"/>
        </w:trPr>
        <w:tc>
          <w:tcPr>
            <w:tcW w:w="5877" w:type="dxa"/>
            <w:tcBorders>
              <w:top w:val="single" w:sz="4" w:space="0" w:color="000000"/>
              <w:left w:val="single" w:sz="4" w:space="0" w:color="000000"/>
              <w:bottom w:val="single" w:sz="4" w:space="0" w:color="000000"/>
              <w:right w:val="single" w:sz="4" w:space="0" w:color="000000"/>
            </w:tcBorders>
            <w:vAlign w:val="bottom"/>
          </w:tcPr>
          <w:p w14:paraId="0831CD85" w14:textId="77777777" w:rsidR="0054391F" w:rsidRDefault="00C826BD">
            <w:pPr>
              <w:bidi w:val="0"/>
              <w:spacing w:after="0"/>
              <w:ind w:left="34"/>
              <w:jc w:val="left"/>
            </w:pPr>
            <w:r>
              <w:rPr>
                <w:b/>
                <w:color w:val="FF0000"/>
                <w:sz w:val="20"/>
              </w:rPr>
              <w:t>You, Your</w:t>
            </w:r>
            <w:r>
              <w:rPr>
                <w:b/>
                <w:sz w:val="20"/>
              </w:rPr>
              <w:t xml:space="preserve"> </w:t>
            </w:r>
          </w:p>
        </w:tc>
        <w:tc>
          <w:tcPr>
            <w:tcW w:w="5713" w:type="dxa"/>
            <w:tcBorders>
              <w:top w:val="single" w:sz="4" w:space="0" w:color="000000"/>
              <w:left w:val="single" w:sz="4" w:space="0" w:color="000000"/>
              <w:bottom w:val="single" w:sz="4" w:space="0" w:color="000000"/>
              <w:right w:val="single" w:sz="4" w:space="0" w:color="000000"/>
            </w:tcBorders>
          </w:tcPr>
          <w:p w14:paraId="79A61F96" w14:textId="77777777" w:rsidR="0054391F" w:rsidRDefault="00C826BD">
            <w:pPr>
              <w:spacing w:after="0"/>
              <w:ind w:left="58"/>
              <w:jc w:val="left"/>
            </w:pPr>
            <w:r>
              <w:rPr>
                <w:b/>
                <w:bCs/>
                <w:color w:val="FF0000"/>
                <w:sz w:val="20"/>
                <w:szCs w:val="20"/>
                <w:rtl/>
              </w:rPr>
              <w:t xml:space="preserve">أنت، الخاص بك</w:t>
            </w:r>
          </w:p>
        </w:tc>
      </w:tr>
      <w:tr w:rsidR="0054391F" w14:paraId="115D66B3" w14:textId="77777777">
        <w:trPr>
          <w:trHeight w:val="252"/>
        </w:trPr>
        <w:tc>
          <w:tcPr>
            <w:tcW w:w="5877" w:type="dxa"/>
            <w:tcBorders>
              <w:top w:val="single" w:sz="4" w:space="0" w:color="000000"/>
              <w:left w:val="single" w:sz="4" w:space="0" w:color="000000"/>
              <w:bottom w:val="single" w:sz="4" w:space="0" w:color="000000"/>
              <w:right w:val="single" w:sz="4" w:space="0" w:color="000000"/>
            </w:tcBorders>
          </w:tcPr>
          <w:p w14:paraId="0116EE6B" w14:textId="77777777" w:rsidR="0054391F" w:rsidRDefault="00C826BD">
            <w:pPr>
              <w:bidi w:val="0"/>
              <w:spacing w:after="0"/>
              <w:ind w:left="34"/>
              <w:jc w:val="left"/>
            </w:pPr>
            <w:r>
              <w:rPr>
                <w:sz w:val="20"/>
              </w:rPr>
              <w:t xml:space="preserve">Each insured person named on the certificate issued with this document. </w:t>
            </w:r>
          </w:p>
        </w:tc>
        <w:tc>
          <w:tcPr>
            <w:tcW w:w="5713" w:type="dxa"/>
            <w:tcBorders>
              <w:top w:val="single" w:sz="4" w:space="0" w:color="000000"/>
              <w:left w:val="single" w:sz="4" w:space="0" w:color="000000"/>
              <w:bottom w:val="single" w:sz="4" w:space="0" w:color="000000"/>
              <w:right w:val="single" w:sz="4" w:space="0" w:color="000000"/>
            </w:tcBorders>
          </w:tcPr>
          <w:p w14:paraId="67C5265B" w14:textId="77777777" w:rsidR="0054391F" w:rsidRDefault="00C826BD">
            <w:pPr>
              <w:spacing w:after="0"/>
              <w:ind w:left="58"/>
              <w:jc w:val="left"/>
            </w:pPr>
            <w:r>
              <w:rPr>
                <w:sz w:val="20"/>
                <w:szCs w:val="20"/>
                <w:rtl/>
              </w:rPr>
              <w:t xml:space="preserve">كل شخص مؤمن عليه يرد اسمه في الشهادة الصادرة مع هذه الوثيقة.</w:t>
            </w:r>
          </w:p>
        </w:tc>
      </w:tr>
      <w:tr w:rsidR="0054391F" w14:paraId="42C2E697" w14:textId="77777777">
        <w:trPr>
          <w:trHeight w:val="440"/>
        </w:trPr>
        <w:tc>
          <w:tcPr>
            <w:tcW w:w="5877" w:type="dxa"/>
            <w:tcBorders>
              <w:top w:val="single" w:sz="4" w:space="0" w:color="000000"/>
              <w:left w:val="single" w:sz="4" w:space="0" w:color="000000"/>
              <w:bottom w:val="single" w:sz="4" w:space="0" w:color="000000"/>
              <w:right w:val="single" w:sz="4" w:space="0" w:color="000000"/>
            </w:tcBorders>
          </w:tcPr>
          <w:p w14:paraId="4739A6B6" w14:textId="77777777" w:rsidR="0054391F" w:rsidRDefault="00C826BD">
            <w:pPr>
              <w:bidi w:val="0"/>
              <w:spacing w:after="0"/>
              <w:ind w:left="34"/>
              <w:jc w:val="left"/>
            </w:pPr>
            <w:r>
              <w:rPr>
                <w:b/>
                <w:color w:val="FF0000"/>
                <w:sz w:val="20"/>
              </w:rPr>
              <w:t>General Conditions</w:t>
            </w:r>
            <w:r>
              <w:rPr>
                <w:b/>
                <w:sz w:val="20"/>
              </w:rPr>
              <w:t xml:space="preserve"> </w:t>
            </w:r>
          </w:p>
        </w:tc>
        <w:tc>
          <w:tcPr>
            <w:tcW w:w="5713" w:type="dxa"/>
            <w:tcBorders>
              <w:top w:val="single" w:sz="4" w:space="0" w:color="000000"/>
              <w:left w:val="single" w:sz="4" w:space="0" w:color="000000"/>
              <w:bottom w:val="single" w:sz="4" w:space="0" w:color="000000"/>
              <w:right w:val="single" w:sz="4" w:space="0" w:color="000000"/>
            </w:tcBorders>
            <w:vAlign w:val="bottom"/>
          </w:tcPr>
          <w:p w14:paraId="09BD6B1D" w14:textId="77777777" w:rsidR="0054391F" w:rsidRDefault="00C826BD">
            <w:pPr>
              <w:spacing w:after="0"/>
              <w:ind w:left="59"/>
              <w:jc w:val="left"/>
            </w:pPr>
            <w:r>
              <w:rPr>
                <w:b/>
                <w:bCs/>
                <w:color w:val="FF0000"/>
                <w:sz w:val="20"/>
                <w:szCs w:val="20"/>
                <w:rtl/>
              </w:rPr>
              <w:t xml:space="preserve">الشروط العامة</w:t>
            </w:r>
          </w:p>
        </w:tc>
      </w:tr>
      <w:tr w:rsidR="0054391F" w14:paraId="0078AEB3" w14:textId="77777777">
        <w:trPr>
          <w:trHeight w:val="410"/>
        </w:trPr>
        <w:tc>
          <w:tcPr>
            <w:tcW w:w="5877" w:type="dxa"/>
            <w:tcBorders>
              <w:top w:val="single" w:sz="4" w:space="0" w:color="000000"/>
              <w:left w:val="single" w:sz="4" w:space="0" w:color="000000"/>
              <w:bottom w:val="single" w:sz="4" w:space="0" w:color="000000"/>
              <w:right w:val="single" w:sz="4" w:space="0" w:color="000000"/>
            </w:tcBorders>
            <w:vAlign w:val="bottom"/>
          </w:tcPr>
          <w:p w14:paraId="4A150B64" w14:textId="77777777" w:rsidR="0054391F" w:rsidRDefault="00C826BD">
            <w:pPr>
              <w:bidi w:val="0"/>
              <w:spacing w:after="0"/>
              <w:ind w:left="34"/>
              <w:jc w:val="left"/>
            </w:pPr>
            <w:r>
              <w:rPr>
                <w:b/>
                <w:color w:val="FF0000"/>
                <w:sz w:val="20"/>
              </w:rPr>
              <w:t>The following conditions apply to this Insurance</w:t>
            </w:r>
            <w:r>
              <w:rPr>
                <w:b/>
                <w:sz w:val="20"/>
              </w:rPr>
              <w:t xml:space="preserve"> </w:t>
            </w:r>
          </w:p>
        </w:tc>
        <w:tc>
          <w:tcPr>
            <w:tcW w:w="5713" w:type="dxa"/>
            <w:tcBorders>
              <w:top w:val="single" w:sz="4" w:space="0" w:color="000000"/>
              <w:left w:val="single" w:sz="4" w:space="0" w:color="000000"/>
              <w:bottom w:val="single" w:sz="4" w:space="0" w:color="000000"/>
              <w:right w:val="single" w:sz="4" w:space="0" w:color="000000"/>
            </w:tcBorders>
            <w:vAlign w:val="bottom"/>
          </w:tcPr>
          <w:p w14:paraId="2462E1AF" w14:textId="77777777" w:rsidR="0054391F" w:rsidRDefault="00C826BD">
            <w:pPr>
              <w:spacing w:after="0"/>
              <w:ind w:left="60"/>
              <w:jc w:val="left"/>
            </w:pPr>
            <w:r>
              <w:rPr>
                <w:b/>
                <w:bCs/>
                <w:color w:val="FF0000"/>
                <w:sz w:val="20"/>
                <w:szCs w:val="20"/>
                <w:rtl/>
              </w:rPr>
              <w:t xml:space="preserve">تنطبق الشروط التالية على هذا التأمين</w:t>
            </w:r>
          </w:p>
        </w:tc>
      </w:tr>
      <w:tr w:rsidR="0054391F" w14:paraId="2E952DEE" w14:textId="77777777">
        <w:trPr>
          <w:trHeight w:val="984"/>
        </w:trPr>
        <w:tc>
          <w:tcPr>
            <w:tcW w:w="5877" w:type="dxa"/>
            <w:tcBorders>
              <w:top w:val="single" w:sz="4" w:space="0" w:color="000000"/>
              <w:left w:val="single" w:sz="4" w:space="0" w:color="000000"/>
              <w:bottom w:val="single" w:sz="4" w:space="0" w:color="000000"/>
              <w:right w:val="single" w:sz="4" w:space="0" w:color="000000"/>
            </w:tcBorders>
            <w:vAlign w:val="bottom"/>
          </w:tcPr>
          <w:p w14:paraId="30D2BE61" w14:textId="77777777" w:rsidR="0054391F" w:rsidRDefault="00C826BD">
            <w:pPr>
              <w:bidi w:val="0"/>
              <w:spacing w:after="0"/>
              <w:ind w:left="677" w:right="137" w:hanging="283"/>
              <w:jc w:val="both"/>
            </w:pPr>
            <w:r>
              <w:rPr>
                <w:sz w:val="20"/>
              </w:rPr>
              <w:t xml:space="preserve">1. You must tell us if you know about anything which may affect our decision to accept your insurance (for example, sports and other leisure activities). If you are not sure whether to tell us, tell us anyway. </w:t>
            </w:r>
          </w:p>
        </w:tc>
        <w:tc>
          <w:tcPr>
            <w:tcW w:w="5713" w:type="dxa"/>
            <w:tcBorders>
              <w:top w:val="single" w:sz="4" w:space="0" w:color="000000"/>
              <w:left w:val="single" w:sz="4" w:space="0" w:color="000000"/>
              <w:bottom w:val="single" w:sz="4" w:space="0" w:color="000000"/>
              <w:right w:val="single" w:sz="4" w:space="0" w:color="000000"/>
            </w:tcBorders>
          </w:tcPr>
          <w:p w14:paraId="1FDE4F4E" w14:textId="77777777" w:rsidR="0054391F" w:rsidRDefault="00C826BD">
            <w:pPr>
              <w:spacing w:after="0"/>
              <w:ind w:left="745" w:right="46" w:hanging="359"/>
              <w:jc w:val="both"/>
            </w:pPr>
            <w:r>
              <w:rPr>
                <w:sz w:val="20"/>
                <w:szCs w:val="20"/>
              </w:rPr>
              <w:t xml:space="preserve">1. يجب عليك إبلاغنا في حال كنت تعلم أي شيء من شأنه التأثير على قرارنا بقبول التأمين الخاص بك (على سبيل المثال الرياضات والأنشطة الترفيهية الأخرى). في حال لم تكن متأكدًا مما إذا كان يجب إبلاغنا، فقم بإبلاغنا بأي حال من الأحوال.</w:t>
            </w:r>
          </w:p>
        </w:tc>
      </w:tr>
      <w:tr w:rsidR="0054391F" w14:paraId="630D27F5" w14:textId="77777777">
        <w:trPr>
          <w:trHeight w:val="2660"/>
        </w:trPr>
        <w:tc>
          <w:tcPr>
            <w:tcW w:w="5877" w:type="dxa"/>
            <w:tcBorders>
              <w:top w:val="single" w:sz="4" w:space="0" w:color="000000"/>
              <w:left w:val="single" w:sz="4" w:space="0" w:color="000000"/>
              <w:bottom w:val="single" w:sz="4" w:space="0" w:color="000000"/>
              <w:right w:val="single" w:sz="4" w:space="0" w:color="000000"/>
            </w:tcBorders>
            <w:vAlign w:val="bottom"/>
          </w:tcPr>
          <w:p w14:paraId="2C0FC357" w14:textId="77777777" w:rsidR="0054391F" w:rsidRDefault="00C826BD">
            <w:pPr>
              <w:bidi w:val="0"/>
              <w:spacing w:after="0"/>
              <w:ind w:left="677" w:right="62" w:hanging="283"/>
              <w:jc w:val="both"/>
            </w:pPr>
            <w:r>
              <w:rPr>
                <w:sz w:val="20"/>
              </w:rPr>
              <w:t xml:space="preserve">2. Claims will be considered under the cover of this policy, on the condition that you have informed us of all your other insurance policies, state benefits and/or agreements, which would otherwise cover you for this claim. Where these other insurance policies, state benefits and or agreements are found to be deemed as the primary source of cover, you are required to claim from those in the first instance. Notwithstanding this, if settlement has been issued by us, it does not constitute a full acceptance of liability by us, and we reserve the right to, and are entitled to, seek full or partial recovery from those other insurance policies, state benefits and/or agreements that would also cover the claim. </w:t>
            </w:r>
          </w:p>
        </w:tc>
        <w:tc>
          <w:tcPr>
            <w:tcW w:w="5713" w:type="dxa"/>
            <w:tcBorders>
              <w:top w:val="single" w:sz="4" w:space="0" w:color="000000"/>
              <w:left w:val="single" w:sz="4" w:space="0" w:color="000000"/>
              <w:bottom w:val="single" w:sz="4" w:space="0" w:color="000000"/>
              <w:right w:val="single" w:sz="4" w:space="0" w:color="000000"/>
            </w:tcBorders>
          </w:tcPr>
          <w:p w14:paraId="73C5A174" w14:textId="77777777" w:rsidR="0054391F" w:rsidRDefault="00C826BD">
            <w:pPr>
              <w:spacing w:after="103"/>
              <w:ind w:right="74"/>
            </w:pPr>
            <w:r>
              <w:rPr>
                <w:sz w:val="20"/>
                <w:szCs w:val="20"/>
              </w:rPr>
              <w:t xml:space="preserve">2. سيتم النظر في المطالبات التي تخضع للغطاء التأميني لهذه البوليصة، وذلك شريطة قيامك بإبلاغنا بكافة بوالص التأمين</w:t>
            </w:r>
          </w:p>
          <w:p w14:paraId="7FCFD436" w14:textId="77777777" w:rsidR="0054391F" w:rsidRDefault="00C826BD">
            <w:pPr>
              <w:spacing w:after="0"/>
              <w:ind w:left="774" w:right="53" w:firstLine="2"/>
              <w:jc w:val="both"/>
            </w:pPr>
            <w:r>
              <w:rPr>
                <w:sz w:val="20"/>
                <w:szCs w:val="20"/>
                <w:rtl/>
              </w:rPr>
              <w:t xml:space="preserve">الأخرى و/أو مزايا التأمين الحكومية و/أو الاتفاقيات، والتي بخلاف ذلك قد تشملك بالغطاء التأميني لهذه المطالبة. في حال كانت هناك بوالص تأمين أخرى و/أو مزايا تأمين حكومية و/أو اتفاقيات ثبت أنها تعتبر كمصدر رئيسي للغطاء التأميني، فإنه يجب عليك المطالبة من تلك الجهات في المرحلة الأولى. وبصرف النظر عن هذا، في حال تم إصدار التسوية من قبلنا، فإن ذلك لا يمثل قبولًا كاملًا لتحمل المسؤولية من قبلنا وإننا نحتفظ بالحق وسيكون لنا الحق في طلب استرداد كامل أو جزئي من خلال بوالص التأمين الأخرى تلك و/أو مزايا التأمين الحكومية و/أو الاتفاقيات التي من شأنها تغطية المطالبة أيضًا.</w:t>
            </w:r>
          </w:p>
        </w:tc>
      </w:tr>
      <w:tr w:rsidR="0054391F" w14:paraId="4DD20171" w14:textId="77777777">
        <w:trPr>
          <w:trHeight w:val="425"/>
        </w:trPr>
        <w:tc>
          <w:tcPr>
            <w:tcW w:w="5877" w:type="dxa"/>
            <w:tcBorders>
              <w:top w:val="single" w:sz="4" w:space="0" w:color="000000"/>
              <w:left w:val="single" w:sz="4" w:space="0" w:color="000000"/>
              <w:bottom w:val="single" w:sz="4" w:space="0" w:color="000000"/>
              <w:right w:val="single" w:sz="4" w:space="0" w:color="000000"/>
            </w:tcBorders>
            <w:vAlign w:val="bottom"/>
          </w:tcPr>
          <w:p w14:paraId="0AC2C417" w14:textId="77777777" w:rsidR="0054391F" w:rsidRDefault="00C826BD">
            <w:pPr>
              <w:bidi w:val="0"/>
              <w:spacing w:after="0"/>
              <w:ind w:left="394"/>
              <w:jc w:val="left"/>
            </w:pPr>
            <w:r>
              <w:rPr>
                <w:sz w:val="20"/>
              </w:rPr>
              <w:t xml:space="preserve">3. You must act in a reasonable way to look after yourself and your property. </w:t>
            </w:r>
          </w:p>
        </w:tc>
        <w:tc>
          <w:tcPr>
            <w:tcW w:w="5713" w:type="dxa"/>
            <w:tcBorders>
              <w:top w:val="single" w:sz="4" w:space="0" w:color="000000"/>
              <w:left w:val="single" w:sz="4" w:space="0" w:color="000000"/>
              <w:bottom w:val="single" w:sz="4" w:space="0" w:color="000000"/>
              <w:right w:val="single" w:sz="4" w:space="0" w:color="000000"/>
            </w:tcBorders>
          </w:tcPr>
          <w:p w14:paraId="6CE950EA" w14:textId="77777777" w:rsidR="0054391F" w:rsidRDefault="00C826BD">
            <w:pPr>
              <w:spacing w:after="0"/>
              <w:ind w:right="1558"/>
            </w:pPr>
            <w:r>
              <w:rPr>
                <w:sz w:val="20"/>
                <w:szCs w:val="20"/>
              </w:rPr>
              <w:t xml:space="preserve">3. يجب عليك التصرف بشكل معقول من أجل الحفاظ على نفسك وعلى ممتلكاتك.</w:t>
            </w:r>
          </w:p>
        </w:tc>
      </w:tr>
      <w:tr w:rsidR="0054391F" w14:paraId="649DA592" w14:textId="77777777">
        <w:trPr>
          <w:trHeight w:val="982"/>
        </w:trPr>
        <w:tc>
          <w:tcPr>
            <w:tcW w:w="5877" w:type="dxa"/>
            <w:tcBorders>
              <w:top w:val="single" w:sz="4" w:space="0" w:color="000000"/>
              <w:left w:val="single" w:sz="4" w:space="0" w:color="000000"/>
              <w:bottom w:val="single" w:sz="4" w:space="0" w:color="000000"/>
              <w:right w:val="single" w:sz="4" w:space="0" w:color="000000"/>
            </w:tcBorders>
            <w:vAlign w:val="bottom"/>
          </w:tcPr>
          <w:p w14:paraId="0C8E1D34" w14:textId="77777777" w:rsidR="0054391F" w:rsidRDefault="00C826BD">
            <w:pPr>
              <w:bidi w:val="0"/>
              <w:spacing w:after="0"/>
              <w:ind w:left="677" w:right="64" w:hanging="283"/>
              <w:jc w:val="both"/>
            </w:pPr>
            <w:r>
              <w:rPr>
                <w:sz w:val="20"/>
              </w:rPr>
              <w:t xml:space="preserve">4. In line with 3. above, you must adopt the following recommended safety precautions when riding or driving or as a passenger in or on a motorized vehicle, whether or not it is against the law not to do so: </w:t>
            </w:r>
          </w:p>
        </w:tc>
        <w:tc>
          <w:tcPr>
            <w:tcW w:w="5713" w:type="dxa"/>
            <w:tcBorders>
              <w:top w:val="single" w:sz="4" w:space="0" w:color="000000"/>
              <w:left w:val="single" w:sz="4" w:space="0" w:color="000000"/>
              <w:bottom w:val="single" w:sz="4" w:space="0" w:color="000000"/>
              <w:right w:val="single" w:sz="4" w:space="0" w:color="000000"/>
            </w:tcBorders>
          </w:tcPr>
          <w:p w14:paraId="4302FC80" w14:textId="77777777" w:rsidR="0054391F" w:rsidRDefault="00C826BD">
            <w:pPr>
              <w:spacing w:after="0"/>
              <w:ind w:left="673" w:right="180" w:hanging="361"/>
              <w:jc w:val="both"/>
            </w:pPr>
            <w:r>
              <w:rPr>
                <w:sz w:val="20"/>
                <w:szCs w:val="20"/>
              </w:rPr>
              <w:t xml:space="preserve">4. في ضوء النقطة 3 أعلاه، يجب عليك تبني الإجراءات الاحترازية التالية الموصى بها والخاصة بالسلامة عند ركوب أو قيادة مركبة ذات محرك أو كونك راكبًا فيها أو عليها، سواء كان عدم القيام بذلك مخالفًا للقانون أم لا:</w:t>
            </w:r>
          </w:p>
        </w:tc>
      </w:tr>
      <w:tr w:rsidR="0054391F" w14:paraId="376A27F0" w14:textId="77777777">
        <w:trPr>
          <w:trHeight w:val="468"/>
        </w:trPr>
        <w:tc>
          <w:tcPr>
            <w:tcW w:w="5877" w:type="dxa"/>
            <w:tcBorders>
              <w:top w:val="single" w:sz="4" w:space="0" w:color="000000"/>
              <w:left w:val="single" w:sz="4" w:space="0" w:color="000000"/>
              <w:bottom w:val="single" w:sz="4" w:space="0" w:color="000000"/>
              <w:right w:val="single" w:sz="4" w:space="0" w:color="000000"/>
            </w:tcBorders>
          </w:tcPr>
          <w:p w14:paraId="0EE5C189" w14:textId="77777777" w:rsidR="0054391F" w:rsidRDefault="00C826BD">
            <w:pPr>
              <w:tabs>
                <w:tab w:val="center" w:pos="798"/>
                <w:tab w:val="center" w:pos="2455"/>
              </w:tabs>
              <w:bidi w:val="0"/>
              <w:spacing w:after="0"/>
              <w:jc w:val="left"/>
            </w:pPr>
            <w:r>
              <w:lastRenderedPageBreak/>
              <w:tab/>
            </w:r>
            <w:r>
              <w:rPr>
                <w:rFonts w:ascii="Segoe UI Symbol" w:eastAsia="Segoe UI Symbol" w:hAnsi="Segoe UI Symbol" w:cs="Segoe UI Symbol"/>
                <w:sz w:val="14"/>
              </w:rPr>
              <w:t>•</w:t>
            </w:r>
            <w:r>
              <w:rPr>
                <w:rFonts w:ascii="Arial" w:eastAsia="Arial" w:hAnsi="Arial" w:cs="Arial"/>
                <w:sz w:val="14"/>
              </w:rPr>
              <w:t xml:space="preserve"> </w:t>
              <w:tab/>
            </w:r>
            <w:r>
              <w:rPr>
                <w:sz w:val="20"/>
              </w:rPr>
              <w:t xml:space="preserve">Motorbike or moped – you must wear helmet; </w:t>
            </w:r>
          </w:p>
        </w:tc>
        <w:tc>
          <w:tcPr>
            <w:tcW w:w="5713" w:type="dxa"/>
            <w:tcBorders>
              <w:top w:val="single" w:sz="4" w:space="0" w:color="000000"/>
              <w:left w:val="single" w:sz="4" w:space="0" w:color="000000"/>
              <w:bottom w:val="single" w:sz="4" w:space="0" w:color="000000"/>
              <w:right w:val="single" w:sz="4" w:space="0" w:color="000000"/>
            </w:tcBorders>
          </w:tcPr>
          <w:p w14:paraId="1F3E630A" w14:textId="77777777" w:rsidR="0054391F" w:rsidRDefault="00C826BD">
            <w:pPr>
              <w:spacing w:after="0"/>
              <w:ind w:right="2134"/>
            </w:pPr>
            <w:r>
              <w:rPr>
                <w:rFonts w:ascii="Segoe UI Symbol" w:eastAsia="Segoe UI Symbol" w:hAnsi="Segoe UI Symbol" w:cs="Segoe UI Symbol"/>
                <w:sz w:val="14"/>
                <w:szCs w:val="14"/>
                <w:rtl/>
              </w:rPr>
              <w:t xml:space="preserve">• الدراجة النارية أو الدراجة البخارية – يجب عليك ارتداء خوذة؛</w:t>
            </w:r>
          </w:p>
        </w:tc>
      </w:tr>
      <w:tr w:rsidR="0054391F" w14:paraId="0194D845" w14:textId="77777777">
        <w:trPr>
          <w:trHeight w:val="267"/>
        </w:trPr>
        <w:tc>
          <w:tcPr>
            <w:tcW w:w="5877" w:type="dxa"/>
            <w:tcBorders>
              <w:top w:val="single" w:sz="4" w:space="0" w:color="000000"/>
              <w:left w:val="single" w:sz="4" w:space="0" w:color="000000"/>
              <w:bottom w:val="single" w:sz="4" w:space="0" w:color="000000"/>
              <w:right w:val="single" w:sz="4" w:space="0" w:color="000000"/>
            </w:tcBorders>
          </w:tcPr>
          <w:p w14:paraId="7E8AE997" w14:textId="77777777" w:rsidR="0054391F" w:rsidRDefault="00C826BD">
            <w:pPr>
              <w:tabs>
                <w:tab w:val="center" w:pos="798"/>
                <w:tab w:val="center" w:pos="2430"/>
              </w:tabs>
              <w:bidi w:val="0"/>
              <w:spacing w:after="0"/>
              <w:jc w:val="left"/>
            </w:pPr>
            <w:r>
              <w:tab/>
            </w:r>
            <w:r>
              <w:rPr>
                <w:rFonts w:ascii="Segoe UI Symbol" w:eastAsia="Segoe UI Symbol" w:hAnsi="Segoe UI Symbol" w:cs="Segoe UI Symbol"/>
                <w:sz w:val="14"/>
              </w:rPr>
              <w:t>•</w:t>
            </w:r>
            <w:r>
              <w:rPr>
                <w:rFonts w:ascii="Arial" w:eastAsia="Arial" w:hAnsi="Arial" w:cs="Arial"/>
                <w:sz w:val="14"/>
              </w:rPr>
              <w:t xml:space="preserve"> </w:t>
              <w:tab/>
            </w:r>
            <w:r>
              <w:rPr>
                <w:sz w:val="20"/>
              </w:rPr>
              <w:t xml:space="preserve">Car – you must wear a seat belt, front or back. </w:t>
            </w:r>
          </w:p>
        </w:tc>
        <w:tc>
          <w:tcPr>
            <w:tcW w:w="5713" w:type="dxa"/>
            <w:tcBorders>
              <w:top w:val="single" w:sz="4" w:space="0" w:color="000000"/>
              <w:left w:val="single" w:sz="4" w:space="0" w:color="000000"/>
              <w:bottom w:val="single" w:sz="4" w:space="0" w:color="000000"/>
              <w:right w:val="single" w:sz="4" w:space="0" w:color="000000"/>
            </w:tcBorders>
          </w:tcPr>
          <w:p w14:paraId="32304A08" w14:textId="77777777" w:rsidR="0054391F" w:rsidRDefault="00C826BD">
            <w:pPr>
              <w:spacing w:after="0"/>
              <w:ind w:right="1625"/>
            </w:pPr>
            <w:r>
              <w:rPr>
                <w:rFonts w:ascii="Segoe UI Symbol" w:eastAsia="Segoe UI Symbol" w:hAnsi="Segoe UI Symbol" w:cs="Segoe UI Symbol"/>
                <w:sz w:val="14"/>
                <w:szCs w:val="14"/>
                <w:rtl/>
              </w:rPr>
              <w:t xml:space="preserve">• السيارة – يجب عليك ربط حزام الأمان، سواء في الأمام أو الخلف.</w:t>
            </w:r>
          </w:p>
        </w:tc>
      </w:tr>
      <w:tr w:rsidR="0054391F" w14:paraId="169A2BF8" w14:textId="77777777">
        <w:trPr>
          <w:trHeight w:val="689"/>
        </w:trPr>
        <w:tc>
          <w:tcPr>
            <w:tcW w:w="5877" w:type="dxa"/>
            <w:tcBorders>
              <w:top w:val="single" w:sz="4" w:space="0" w:color="000000"/>
              <w:left w:val="single" w:sz="4" w:space="0" w:color="000000"/>
              <w:bottom w:val="single" w:sz="4" w:space="0" w:color="000000"/>
              <w:right w:val="single" w:sz="4" w:space="0" w:color="000000"/>
            </w:tcBorders>
            <w:vAlign w:val="bottom"/>
          </w:tcPr>
          <w:p w14:paraId="46398DDB" w14:textId="77777777" w:rsidR="0054391F" w:rsidRDefault="00C826BD">
            <w:pPr>
              <w:bidi w:val="0"/>
              <w:spacing w:after="0"/>
              <w:ind w:left="677" w:hanging="283"/>
              <w:jc w:val="both"/>
            </w:pPr>
            <w:r>
              <w:rPr>
                <w:sz w:val="20"/>
              </w:rPr>
              <w:t xml:space="preserve">5. You must take all reasonable steps to get back any lost or stolen items, and you must help the authorities to catch and charge any guilty people. </w:t>
            </w:r>
          </w:p>
        </w:tc>
        <w:tc>
          <w:tcPr>
            <w:tcW w:w="5713" w:type="dxa"/>
            <w:tcBorders>
              <w:top w:val="single" w:sz="4" w:space="0" w:color="000000"/>
              <w:left w:val="single" w:sz="4" w:space="0" w:color="000000"/>
              <w:bottom w:val="single" w:sz="4" w:space="0" w:color="000000"/>
              <w:right w:val="single" w:sz="4" w:space="0" w:color="000000"/>
            </w:tcBorders>
          </w:tcPr>
          <w:p w14:paraId="2903ECA5" w14:textId="77777777" w:rsidR="0054391F" w:rsidRDefault="00C826BD">
            <w:pPr>
              <w:spacing w:after="0"/>
              <w:ind w:left="750" w:right="204" w:hanging="363"/>
              <w:jc w:val="both"/>
            </w:pPr>
            <w:r>
              <w:rPr>
                <w:sz w:val="20"/>
                <w:szCs w:val="20"/>
              </w:rPr>
              <w:t xml:space="preserve">5. يجب عليك اتخاذ كافة الإجراءات المعقولة من أجل استعادة أي أغراض مسروقة أو مفقودة، ويجب عليك مساعدة السلطات في القبض على الجناة ومحاسبتهم.</w:t>
            </w:r>
          </w:p>
        </w:tc>
      </w:tr>
      <w:tr w:rsidR="0054391F" w14:paraId="4EDF4995" w14:textId="77777777">
        <w:trPr>
          <w:trHeight w:val="703"/>
        </w:trPr>
        <w:tc>
          <w:tcPr>
            <w:tcW w:w="5877" w:type="dxa"/>
            <w:tcBorders>
              <w:top w:val="single" w:sz="4" w:space="0" w:color="000000"/>
              <w:left w:val="single" w:sz="4" w:space="0" w:color="000000"/>
              <w:bottom w:val="single" w:sz="4" w:space="0" w:color="000000"/>
              <w:right w:val="single" w:sz="4" w:space="0" w:color="000000"/>
            </w:tcBorders>
            <w:vAlign w:val="bottom"/>
          </w:tcPr>
          <w:p w14:paraId="33957B26" w14:textId="77777777" w:rsidR="0054391F" w:rsidRDefault="00C826BD">
            <w:pPr>
              <w:bidi w:val="0"/>
              <w:spacing w:after="0"/>
              <w:ind w:left="677" w:hanging="283"/>
              <w:jc w:val="both"/>
            </w:pPr>
            <w:r>
              <w:rPr>
                <w:sz w:val="20"/>
              </w:rPr>
              <w:t xml:space="preserve">6. You must take all reasonable steps to avoid losing any item which may mean that you have to make a claim under this insurance. </w:t>
            </w:r>
          </w:p>
        </w:tc>
        <w:tc>
          <w:tcPr>
            <w:tcW w:w="5713" w:type="dxa"/>
            <w:tcBorders>
              <w:top w:val="single" w:sz="4" w:space="0" w:color="000000"/>
              <w:left w:val="single" w:sz="4" w:space="0" w:color="000000"/>
              <w:bottom w:val="single" w:sz="4" w:space="0" w:color="000000"/>
              <w:right w:val="single" w:sz="4" w:space="0" w:color="000000"/>
            </w:tcBorders>
          </w:tcPr>
          <w:p w14:paraId="08A2212C" w14:textId="77777777" w:rsidR="0054391F" w:rsidRDefault="00C826BD">
            <w:pPr>
              <w:spacing w:after="0"/>
              <w:ind w:left="747" w:right="192" w:hanging="361"/>
            </w:pPr>
            <w:r>
              <w:rPr>
                <w:sz w:val="20"/>
                <w:szCs w:val="20"/>
              </w:rPr>
              <w:t xml:space="preserve">6. يجب عليك اتخاذ كافة الخطوات المعقولة لتجنب خسارة أي غرض وهو ما قد يعني أنه يتعين عليك التقدم بمطالبة بموجب هذا التأمين.</w:t>
            </w:r>
          </w:p>
        </w:tc>
      </w:tr>
      <w:tr w:rsidR="0054391F" w14:paraId="43E088F2" w14:textId="77777777">
        <w:trPr>
          <w:trHeight w:val="706"/>
        </w:trPr>
        <w:tc>
          <w:tcPr>
            <w:tcW w:w="5877" w:type="dxa"/>
            <w:tcBorders>
              <w:top w:val="single" w:sz="4" w:space="0" w:color="000000"/>
              <w:left w:val="single" w:sz="4" w:space="0" w:color="000000"/>
              <w:bottom w:val="single" w:sz="4" w:space="0" w:color="000000"/>
              <w:right w:val="single" w:sz="4" w:space="0" w:color="000000"/>
            </w:tcBorders>
            <w:vAlign w:val="bottom"/>
          </w:tcPr>
          <w:p w14:paraId="6716C699" w14:textId="77777777" w:rsidR="0054391F" w:rsidRDefault="00C826BD">
            <w:pPr>
              <w:bidi w:val="0"/>
              <w:spacing w:after="0"/>
              <w:ind w:left="677" w:hanging="283"/>
              <w:jc w:val="left"/>
            </w:pPr>
            <w:r>
              <w:rPr>
                <w:sz w:val="20"/>
              </w:rPr>
              <w:t xml:space="preserve">7. You must keep to all the conditions and endorsements of this insurance. If you do not, we may not pay your claim. </w:t>
            </w:r>
          </w:p>
        </w:tc>
        <w:tc>
          <w:tcPr>
            <w:tcW w:w="5713" w:type="dxa"/>
            <w:tcBorders>
              <w:top w:val="single" w:sz="4" w:space="0" w:color="000000"/>
              <w:left w:val="single" w:sz="4" w:space="0" w:color="000000"/>
              <w:bottom w:val="single" w:sz="4" w:space="0" w:color="000000"/>
              <w:right w:val="single" w:sz="4" w:space="0" w:color="000000"/>
            </w:tcBorders>
          </w:tcPr>
          <w:p w14:paraId="6FCDC3E1" w14:textId="77777777" w:rsidR="0054391F" w:rsidRDefault="00C826BD">
            <w:pPr>
              <w:spacing w:after="0"/>
              <w:ind w:left="619" w:right="166" w:hanging="362"/>
              <w:jc w:val="both"/>
            </w:pPr>
            <w:r>
              <w:rPr>
                <w:sz w:val="20"/>
                <w:szCs w:val="20"/>
              </w:rPr>
              <w:t xml:space="preserve">7. يجب عليك الالتزام بكافة شروط ومصادقات هذا التأمين. في حال عدم قيامك بذلك، فقد لا نسدد قيمة المطالبة الخاصة بك.</w:t>
            </w:r>
          </w:p>
        </w:tc>
      </w:tr>
      <w:tr w:rsidR="0054391F" w14:paraId="1C4CA7FB" w14:textId="77777777">
        <w:trPr>
          <w:trHeight w:val="982"/>
        </w:trPr>
        <w:tc>
          <w:tcPr>
            <w:tcW w:w="5877" w:type="dxa"/>
            <w:tcBorders>
              <w:top w:val="single" w:sz="4" w:space="0" w:color="000000"/>
              <w:left w:val="single" w:sz="4" w:space="0" w:color="000000"/>
              <w:bottom w:val="single" w:sz="4" w:space="0" w:color="000000"/>
              <w:right w:val="single" w:sz="4" w:space="0" w:color="000000"/>
            </w:tcBorders>
            <w:vAlign w:val="bottom"/>
          </w:tcPr>
          <w:p w14:paraId="17F28FA5" w14:textId="77777777" w:rsidR="0054391F" w:rsidRDefault="00C826BD">
            <w:pPr>
              <w:bidi w:val="0"/>
              <w:spacing w:after="0"/>
              <w:ind w:left="677" w:right="68" w:hanging="283"/>
              <w:jc w:val="both"/>
            </w:pPr>
            <w:r>
              <w:rPr>
                <w:sz w:val="20"/>
              </w:rPr>
              <w:t xml:space="preserve">8. You must help us get back any money that we have paid from anyone or from other insurers (including Benefits Agencies) by giving us all the details we need and by filling in any required forms. </w:t>
            </w:r>
          </w:p>
        </w:tc>
        <w:tc>
          <w:tcPr>
            <w:tcW w:w="5713" w:type="dxa"/>
            <w:tcBorders>
              <w:top w:val="single" w:sz="4" w:space="0" w:color="000000"/>
              <w:left w:val="single" w:sz="4" w:space="0" w:color="000000"/>
              <w:bottom w:val="single" w:sz="4" w:space="0" w:color="000000"/>
              <w:right w:val="single" w:sz="4" w:space="0" w:color="000000"/>
            </w:tcBorders>
          </w:tcPr>
          <w:p w14:paraId="4F7D7DB7" w14:textId="77777777" w:rsidR="0054391F" w:rsidRDefault="00C826BD">
            <w:pPr>
              <w:spacing w:after="0"/>
              <w:ind w:left="747" w:right="96" w:hanging="360"/>
              <w:jc w:val="both"/>
            </w:pPr>
            <w:r>
              <w:rPr>
                <w:sz w:val="20"/>
                <w:szCs w:val="20"/>
              </w:rPr>
              <w:t xml:space="preserve">8. يجب عليك مساعدتنا في استعادة أي أموال قمنا بسدادها من أي شخص أو من أي شركات تأمين أخرى (بما في ذلك وكالات المزايا التأمينية) من خلال تقديم كافة التفاصيل التي نحتاج إليها وتعبئة أي نماذج مطلوبة.</w:t>
            </w:r>
          </w:p>
        </w:tc>
      </w:tr>
      <w:tr w:rsidR="0054391F" w14:paraId="62040454" w14:textId="77777777">
        <w:trPr>
          <w:trHeight w:val="425"/>
        </w:trPr>
        <w:tc>
          <w:tcPr>
            <w:tcW w:w="5877" w:type="dxa"/>
            <w:tcBorders>
              <w:top w:val="single" w:sz="4" w:space="0" w:color="000000"/>
              <w:left w:val="single" w:sz="4" w:space="0" w:color="000000"/>
              <w:bottom w:val="single" w:sz="4" w:space="0" w:color="000000"/>
              <w:right w:val="single" w:sz="4" w:space="0" w:color="000000"/>
            </w:tcBorders>
            <w:vAlign w:val="bottom"/>
          </w:tcPr>
          <w:p w14:paraId="43D4FB23" w14:textId="77777777" w:rsidR="0054391F" w:rsidRDefault="00C826BD">
            <w:pPr>
              <w:bidi w:val="0"/>
              <w:spacing w:after="0"/>
              <w:ind w:left="394"/>
              <w:jc w:val="left"/>
            </w:pPr>
            <w:r>
              <w:rPr>
                <w:sz w:val="20"/>
              </w:rPr>
              <w:t xml:space="preserve">9. If you make a fraudulent claim under this insurance contract, we; </w:t>
            </w:r>
          </w:p>
        </w:tc>
        <w:tc>
          <w:tcPr>
            <w:tcW w:w="5713" w:type="dxa"/>
            <w:tcBorders>
              <w:top w:val="single" w:sz="4" w:space="0" w:color="000000"/>
              <w:left w:val="single" w:sz="4" w:space="0" w:color="000000"/>
              <w:bottom w:val="single" w:sz="4" w:space="0" w:color="000000"/>
              <w:right w:val="single" w:sz="4" w:space="0" w:color="000000"/>
            </w:tcBorders>
          </w:tcPr>
          <w:p w14:paraId="5CB334F8" w14:textId="77777777" w:rsidR="0054391F" w:rsidRDefault="00C826BD">
            <w:pPr>
              <w:spacing w:after="0"/>
              <w:ind w:right="2249"/>
            </w:pPr>
            <w:r>
              <w:rPr>
                <w:sz w:val="20"/>
                <w:szCs w:val="20"/>
              </w:rPr>
              <w:t xml:space="preserve">9. في حال تقدمك بمطالبة احتيالية بموجب عقد التأمين هذا، فإننا:</w:t>
            </w:r>
          </w:p>
        </w:tc>
      </w:tr>
    </w:tbl>
    <w:p w14:paraId="4F26FC7B" w14:textId="77777777" w:rsidR="0054391F" w:rsidRDefault="0054391F">
      <w:pPr>
        <w:bidi w:val="0"/>
        <w:spacing w:after="0"/>
        <w:ind w:left="-1440" w:right="10800"/>
        <w:jc w:val="left"/>
      </w:pPr>
    </w:p>
    <w:tbl>
      <w:tblPr>
        <w:tblStyle w:val="TableGrid"/>
        <w:tblW w:w="11590" w:type="dxa"/>
        <w:tblInd w:w="-1162" w:type="dxa"/>
        <w:tblCellMar>
          <w:top w:w="28" w:type="dxa"/>
          <w:left w:w="65" w:type="dxa"/>
          <w:bottom w:w="0" w:type="dxa"/>
          <w:right w:w="58" w:type="dxa"/>
        </w:tblCellMar>
        <w:tblLook w:val="04A0" w:firstRow="1" w:lastRow="0" w:firstColumn="1" w:lastColumn="0" w:noHBand="0" w:noVBand="1"/>
      </w:tblPr>
      <w:tblGrid>
        <w:gridCol w:w="5877"/>
        <w:gridCol w:w="5713"/>
      </w:tblGrid>
      <w:tr w:rsidR="0054391F" w14:paraId="6554AAAB" w14:textId="77777777">
        <w:trPr>
          <w:trHeight w:val="264"/>
        </w:trPr>
        <w:tc>
          <w:tcPr>
            <w:tcW w:w="5877" w:type="dxa"/>
            <w:tcBorders>
              <w:top w:val="single" w:sz="4" w:space="0" w:color="000000"/>
              <w:left w:val="single" w:sz="4" w:space="0" w:color="000000"/>
              <w:bottom w:val="single" w:sz="4" w:space="0" w:color="000000"/>
              <w:right w:val="single" w:sz="4" w:space="0" w:color="000000"/>
            </w:tcBorders>
          </w:tcPr>
          <w:p w14:paraId="25B0DF17" w14:textId="77777777" w:rsidR="0054391F" w:rsidRDefault="00C826BD">
            <w:pPr>
              <w:tabs>
                <w:tab w:val="center" w:pos="475"/>
                <w:tab w:val="center" w:pos="1657"/>
              </w:tabs>
              <w:bidi w:val="0"/>
              <w:spacing w:after="0"/>
              <w:jc w:val="left"/>
            </w:pPr>
            <w:r>
              <w:tab/>
            </w:r>
            <w:r>
              <w:rPr>
                <w:sz w:val="20"/>
              </w:rPr>
              <w:t xml:space="preserve">A. </w:t>
              <w:tab/>
              <w:t xml:space="preserve">Are not liable to pay the claim; </w:t>
            </w:r>
          </w:p>
        </w:tc>
        <w:tc>
          <w:tcPr>
            <w:tcW w:w="5713" w:type="dxa"/>
            <w:tcBorders>
              <w:top w:val="single" w:sz="4" w:space="0" w:color="000000"/>
              <w:left w:val="single" w:sz="4" w:space="0" w:color="000000"/>
              <w:bottom w:val="single" w:sz="4" w:space="0" w:color="000000"/>
              <w:right w:val="single" w:sz="4" w:space="0" w:color="000000"/>
            </w:tcBorders>
          </w:tcPr>
          <w:p w14:paraId="0D6B381F" w14:textId="77777777" w:rsidR="0054391F" w:rsidRDefault="00C826BD">
            <w:pPr>
              <w:spacing w:after="0"/>
              <w:ind w:left="391"/>
              <w:jc w:val="left"/>
            </w:pPr>
            <w:r>
              <w:rPr>
                <w:sz w:val="20"/>
                <w:szCs w:val="20"/>
                <w:rtl/>
              </w:rPr>
              <w:t xml:space="preserve">أ. لن نكون مسؤولين عن سداد قيمة المطالبة؛</w:t>
            </w:r>
          </w:p>
        </w:tc>
      </w:tr>
      <w:tr w:rsidR="0054391F" w14:paraId="7789F6DD" w14:textId="77777777">
        <w:trPr>
          <w:trHeight w:val="247"/>
        </w:trPr>
        <w:tc>
          <w:tcPr>
            <w:tcW w:w="5877" w:type="dxa"/>
            <w:tcBorders>
              <w:top w:val="single" w:sz="4" w:space="0" w:color="000000"/>
              <w:left w:val="single" w:sz="4" w:space="0" w:color="000000"/>
              <w:bottom w:val="single" w:sz="4" w:space="0" w:color="000000"/>
              <w:right w:val="single" w:sz="4" w:space="0" w:color="000000"/>
            </w:tcBorders>
          </w:tcPr>
          <w:p w14:paraId="7C243ECE" w14:textId="77777777" w:rsidR="0054391F" w:rsidRDefault="00C826BD">
            <w:pPr>
              <w:tabs>
                <w:tab w:val="center" w:pos="472"/>
                <w:tab w:val="center" w:pos="3066"/>
              </w:tabs>
              <w:bidi w:val="0"/>
              <w:spacing w:after="0"/>
              <w:jc w:val="left"/>
            </w:pPr>
            <w:r>
              <w:tab/>
            </w:r>
            <w:r>
              <w:rPr>
                <w:sz w:val="20"/>
              </w:rPr>
              <w:t xml:space="preserve">B. </w:t>
              <w:tab/>
              <w:t xml:space="preserve">May recover from you any sums paid by us to you in respect of the claim; and </w:t>
            </w:r>
          </w:p>
        </w:tc>
        <w:tc>
          <w:tcPr>
            <w:tcW w:w="5713" w:type="dxa"/>
            <w:tcBorders>
              <w:top w:val="single" w:sz="4" w:space="0" w:color="000000"/>
              <w:left w:val="single" w:sz="4" w:space="0" w:color="000000"/>
              <w:bottom w:val="single" w:sz="4" w:space="0" w:color="000000"/>
              <w:right w:val="single" w:sz="4" w:space="0" w:color="000000"/>
            </w:tcBorders>
          </w:tcPr>
          <w:p w14:paraId="158A5921" w14:textId="77777777" w:rsidR="0054391F" w:rsidRDefault="00C826BD">
            <w:pPr>
              <w:spacing w:after="0"/>
              <w:ind w:right="2312"/>
            </w:pPr>
            <w:r>
              <w:rPr>
                <w:sz w:val="20"/>
                <w:szCs w:val="20"/>
                <w:rtl/>
              </w:rPr>
              <w:t xml:space="preserve">ب. قد نسترد منك أي مبالغ مدفوعة من قبلنا إليك فيما يتعلق بالمطالبة؛ و</w:t>
            </w:r>
          </w:p>
        </w:tc>
      </w:tr>
      <w:tr w:rsidR="0054391F" w14:paraId="5D57CDEF" w14:textId="77777777">
        <w:trPr>
          <w:trHeight w:val="569"/>
        </w:trPr>
        <w:tc>
          <w:tcPr>
            <w:tcW w:w="5877" w:type="dxa"/>
            <w:tcBorders>
              <w:top w:val="single" w:sz="4" w:space="0" w:color="000000"/>
              <w:left w:val="single" w:sz="4" w:space="0" w:color="000000"/>
              <w:bottom w:val="single" w:sz="4" w:space="0" w:color="000000"/>
              <w:right w:val="single" w:sz="4" w:space="0" w:color="000000"/>
            </w:tcBorders>
          </w:tcPr>
          <w:p w14:paraId="02D07F1D" w14:textId="77777777" w:rsidR="0054391F" w:rsidRDefault="00C826BD">
            <w:pPr>
              <w:bidi w:val="0"/>
              <w:spacing w:after="0"/>
              <w:ind w:left="768" w:hanging="360"/>
              <w:jc w:val="left"/>
            </w:pPr>
            <w:r>
              <w:rPr>
                <w:sz w:val="20"/>
              </w:rPr>
              <w:t xml:space="preserve">C. </w:t>
              <w:tab/>
              <w:t xml:space="preserve">May by notice to you treat the contract as having been terminated with effect from the time of the fraudulent act. </w:t>
            </w:r>
          </w:p>
        </w:tc>
        <w:tc>
          <w:tcPr>
            <w:tcW w:w="5713" w:type="dxa"/>
            <w:tcBorders>
              <w:top w:val="single" w:sz="4" w:space="0" w:color="000000"/>
              <w:left w:val="single" w:sz="4" w:space="0" w:color="000000"/>
              <w:bottom w:val="single" w:sz="4" w:space="0" w:color="000000"/>
              <w:right w:val="single" w:sz="4" w:space="0" w:color="000000"/>
            </w:tcBorders>
          </w:tcPr>
          <w:p w14:paraId="13A934B5" w14:textId="77777777" w:rsidR="0054391F" w:rsidRDefault="00C826BD">
            <w:pPr>
              <w:spacing w:after="0"/>
              <w:ind w:right="122"/>
            </w:pPr>
            <w:r>
              <w:rPr>
                <w:sz w:val="20"/>
                <w:szCs w:val="20"/>
                <w:rtl/>
              </w:rPr>
              <w:t xml:space="preserve">ج. قد نقوم بموجب إرسال إشعار إليك بالتعامل مع العقد كما لو أنه قد تم إنهاؤه اعتبارًا من وقت التصرف الاحتيالي.</w:t>
            </w:r>
          </w:p>
        </w:tc>
      </w:tr>
      <w:tr w:rsidR="0054391F" w14:paraId="1F6ED1A0" w14:textId="77777777">
        <w:trPr>
          <w:trHeight w:val="360"/>
        </w:trPr>
        <w:tc>
          <w:tcPr>
            <w:tcW w:w="5877" w:type="dxa"/>
            <w:tcBorders>
              <w:top w:val="single" w:sz="4" w:space="0" w:color="000000"/>
              <w:left w:val="single" w:sz="4" w:space="0" w:color="000000"/>
              <w:bottom w:val="single" w:sz="4" w:space="0" w:color="000000"/>
              <w:right w:val="single" w:sz="4" w:space="0" w:color="000000"/>
            </w:tcBorders>
          </w:tcPr>
          <w:p w14:paraId="0C8433ED" w14:textId="77777777" w:rsidR="0054391F" w:rsidRDefault="00C826BD">
            <w:pPr>
              <w:bidi w:val="0"/>
              <w:spacing w:after="0"/>
              <w:ind w:left="48"/>
              <w:jc w:val="left"/>
            </w:pPr>
            <w:r>
              <w:rPr>
                <w:sz w:val="20"/>
              </w:rPr>
              <w:t xml:space="preserve">If we exercise our right under clause (9)(c) above: </w:t>
            </w:r>
          </w:p>
        </w:tc>
        <w:tc>
          <w:tcPr>
            <w:tcW w:w="5713" w:type="dxa"/>
            <w:tcBorders>
              <w:top w:val="single" w:sz="4" w:space="0" w:color="000000"/>
              <w:left w:val="single" w:sz="4" w:space="0" w:color="000000"/>
              <w:bottom w:val="single" w:sz="4" w:space="0" w:color="000000"/>
              <w:right w:val="single" w:sz="4" w:space="0" w:color="000000"/>
            </w:tcBorders>
          </w:tcPr>
          <w:p w14:paraId="46C8C65E" w14:textId="77777777" w:rsidR="0054391F" w:rsidRDefault="00C826BD">
            <w:pPr>
              <w:spacing w:after="0"/>
              <w:ind w:left="37"/>
              <w:jc w:val="left"/>
            </w:pPr>
            <w:r>
              <w:rPr>
                <w:sz w:val="31"/>
                <w:szCs w:val="31"/>
                <w:vertAlign w:val="superscript"/>
                <w:rtl/>
              </w:rPr>
              <w:t xml:space="preserve">في حال ممارستنا لحقنا بموجب البند (9)(ج) أعلاه:</w:t>
            </w:r>
          </w:p>
        </w:tc>
      </w:tr>
      <w:tr w:rsidR="0054391F" w14:paraId="571224AA" w14:textId="77777777">
        <w:trPr>
          <w:trHeight w:val="1200"/>
        </w:trPr>
        <w:tc>
          <w:tcPr>
            <w:tcW w:w="5877" w:type="dxa"/>
            <w:tcBorders>
              <w:top w:val="single" w:sz="4" w:space="0" w:color="000000"/>
              <w:left w:val="single" w:sz="4" w:space="0" w:color="000000"/>
              <w:bottom w:val="single" w:sz="4" w:space="0" w:color="000000"/>
              <w:right w:val="single" w:sz="4" w:space="0" w:color="000000"/>
            </w:tcBorders>
          </w:tcPr>
          <w:p w14:paraId="796CB9EB" w14:textId="77777777" w:rsidR="0054391F" w:rsidRDefault="00C826BD">
            <w:pPr>
              <w:bidi w:val="0"/>
              <w:spacing w:after="0"/>
              <w:ind w:left="768" w:right="44" w:hanging="360"/>
              <w:jc w:val="both"/>
            </w:pPr>
            <w:r>
              <w:rPr>
                <w:sz w:val="20"/>
              </w:rPr>
              <w:t xml:space="preserve">A. We shall not be liable to you in respect of a relevant event occurring after the time of the fraudulent act. A relevant event is whatever gives rise to our liability under the insurance contract (such as the occurrence of a loss, the making of a claim, or the notification of a potential claim);and, </w:t>
            </w:r>
          </w:p>
        </w:tc>
        <w:tc>
          <w:tcPr>
            <w:tcW w:w="5713" w:type="dxa"/>
            <w:tcBorders>
              <w:top w:val="single" w:sz="4" w:space="0" w:color="000000"/>
              <w:left w:val="single" w:sz="4" w:space="0" w:color="000000"/>
              <w:bottom w:val="single" w:sz="4" w:space="0" w:color="000000"/>
              <w:right w:val="single" w:sz="4" w:space="0" w:color="000000"/>
            </w:tcBorders>
          </w:tcPr>
          <w:p w14:paraId="5B25618F" w14:textId="77777777" w:rsidR="0054391F" w:rsidRDefault="00C826BD">
            <w:pPr>
              <w:spacing w:after="44"/>
              <w:ind w:right="151"/>
            </w:pPr>
            <w:r>
              <w:rPr>
                <w:sz w:val="20"/>
                <w:szCs w:val="20"/>
                <w:rtl/>
              </w:rPr>
              <w:t xml:space="preserve">أ. لن نكون مسؤولين أمامك فيما يتعلق بحدث معني يقع بعد وقت التصرف الاحتيالي. ويكون الحدث المعني هو ذلك</w:t>
            </w:r>
          </w:p>
          <w:p w14:paraId="441C8816" w14:textId="77777777" w:rsidR="0054391F" w:rsidRDefault="00C826BD">
            <w:pPr>
              <w:spacing w:after="54"/>
              <w:ind w:right="2317"/>
            </w:pPr>
            <w:r>
              <w:rPr>
                <w:sz w:val="20"/>
                <w:szCs w:val="20"/>
                <w:rtl/>
              </w:rPr>
              <w:t xml:space="preserve">الحدث من أي طبيعة كانت والذي يؤدي إلى فرض مسؤولية علينا</w:t>
            </w:r>
          </w:p>
          <w:p w14:paraId="159D855E" w14:textId="77777777" w:rsidR="0054391F" w:rsidRDefault="00C826BD">
            <w:pPr>
              <w:spacing w:after="0"/>
              <w:ind w:right="701"/>
            </w:pPr>
            <w:r>
              <w:rPr>
                <w:sz w:val="20"/>
                <w:szCs w:val="20"/>
                <w:rtl/>
              </w:rPr>
              <w:t xml:space="preserve">بموجب عقد التأمين (على سبيل المثال وقوع خسارة أو التقدم بمطالبة أو الإشعار بمطالبة محتملة)، و</w:t>
            </w:r>
          </w:p>
        </w:tc>
      </w:tr>
      <w:tr w:rsidR="0054391F" w14:paraId="5A26BBF8" w14:textId="77777777">
        <w:trPr>
          <w:trHeight w:val="362"/>
        </w:trPr>
        <w:tc>
          <w:tcPr>
            <w:tcW w:w="5877" w:type="dxa"/>
            <w:tcBorders>
              <w:top w:val="single" w:sz="4" w:space="0" w:color="000000"/>
              <w:left w:val="single" w:sz="4" w:space="0" w:color="000000"/>
              <w:bottom w:val="single" w:sz="4" w:space="0" w:color="000000"/>
              <w:right w:val="single" w:sz="4" w:space="0" w:color="000000"/>
            </w:tcBorders>
          </w:tcPr>
          <w:p w14:paraId="6E156C77" w14:textId="77777777" w:rsidR="0054391F" w:rsidRDefault="00C826BD">
            <w:pPr>
              <w:tabs>
                <w:tab w:val="center" w:pos="472"/>
                <w:tab w:val="center" w:pos="2119"/>
              </w:tabs>
              <w:bidi w:val="0"/>
              <w:spacing w:after="0"/>
              <w:jc w:val="left"/>
            </w:pPr>
            <w:r>
              <w:tab/>
            </w:r>
            <w:r>
              <w:rPr>
                <w:sz w:val="20"/>
              </w:rPr>
              <w:t xml:space="preserve">B. </w:t>
              <w:tab/>
              <w:t xml:space="preserve">We need not return any of the premiums paid. </w:t>
            </w:r>
          </w:p>
        </w:tc>
        <w:tc>
          <w:tcPr>
            <w:tcW w:w="5713" w:type="dxa"/>
            <w:tcBorders>
              <w:top w:val="single" w:sz="4" w:space="0" w:color="000000"/>
              <w:left w:val="single" w:sz="4" w:space="0" w:color="000000"/>
              <w:bottom w:val="single" w:sz="4" w:space="0" w:color="000000"/>
              <w:right w:val="single" w:sz="4" w:space="0" w:color="000000"/>
            </w:tcBorders>
          </w:tcPr>
          <w:p w14:paraId="46EF01D9" w14:textId="77777777" w:rsidR="0054391F" w:rsidRDefault="00C826BD">
            <w:pPr>
              <w:spacing w:after="0"/>
              <w:ind w:left="398"/>
              <w:jc w:val="left"/>
            </w:pPr>
            <w:r>
              <w:rPr>
                <w:sz w:val="20"/>
                <w:szCs w:val="20"/>
                <w:rtl/>
              </w:rPr>
              <w:t xml:space="preserve">ب. لسنا ملزمين برد أي من أقساط التأمين المدفوعة.</w:t>
            </w:r>
          </w:p>
        </w:tc>
      </w:tr>
      <w:tr w:rsidR="0054391F" w14:paraId="55791798" w14:textId="77777777">
        <w:trPr>
          <w:trHeight w:val="1777"/>
        </w:trPr>
        <w:tc>
          <w:tcPr>
            <w:tcW w:w="5877" w:type="dxa"/>
            <w:tcBorders>
              <w:top w:val="single" w:sz="4" w:space="0" w:color="000000"/>
              <w:left w:val="single" w:sz="4" w:space="0" w:color="000000"/>
              <w:bottom w:val="single" w:sz="4" w:space="0" w:color="000000"/>
              <w:right w:val="single" w:sz="4" w:space="0" w:color="000000"/>
            </w:tcBorders>
          </w:tcPr>
          <w:p w14:paraId="1B0606A4" w14:textId="77777777" w:rsidR="0054391F" w:rsidRDefault="00C826BD">
            <w:pPr>
              <w:bidi w:val="0"/>
              <w:spacing w:after="0"/>
              <w:ind w:left="691" w:right="44" w:hanging="283"/>
              <w:jc w:val="both"/>
            </w:pPr>
            <w:r>
              <w:rPr>
                <w:sz w:val="20"/>
              </w:rPr>
              <w:t xml:space="preserve">10. If this insurance contract provides cover for any person who is not a party to the contract )“a covered person”(, and a fraudulent claim is made under the contract by or on behalf of a covered person, we may exercise the rights set out in clause (10) above as if there were an individual insurance contract between us and the covered person. However, the exercise of any of those rights shall not affect the cover provided under the contract for any other person. </w:t>
            </w:r>
          </w:p>
        </w:tc>
        <w:tc>
          <w:tcPr>
            <w:tcW w:w="5713" w:type="dxa"/>
            <w:tcBorders>
              <w:top w:val="single" w:sz="4" w:space="0" w:color="000000"/>
              <w:left w:val="single" w:sz="4" w:space="0" w:color="000000"/>
              <w:bottom w:val="single" w:sz="4" w:space="0" w:color="000000"/>
              <w:right w:val="single" w:sz="4" w:space="0" w:color="000000"/>
            </w:tcBorders>
          </w:tcPr>
          <w:p w14:paraId="51398A7C" w14:textId="77777777" w:rsidR="0054391F" w:rsidRDefault="00C826BD">
            <w:pPr>
              <w:spacing w:after="0"/>
              <w:ind w:right="72"/>
            </w:pPr>
            <w:r>
              <w:rPr>
                <w:sz w:val="20"/>
                <w:szCs w:val="20"/>
              </w:rPr>
              <w:t xml:space="preserve">10. في حال كان عقد التأمين هذا يوفر غطاءً تأمينيًا لأي شخص لا يمثل طرفًا في العقد ("الشخص المشمول بالغطاء</w:t>
            </w:r>
          </w:p>
          <w:p w14:paraId="278286C6" w14:textId="77777777" w:rsidR="0054391F" w:rsidRDefault="00C826BD">
            <w:pPr>
              <w:spacing w:after="0"/>
              <w:ind w:left="756" w:right="127" w:firstLine="1"/>
              <w:jc w:val="both"/>
            </w:pPr>
            <w:r>
              <w:rPr>
                <w:sz w:val="20"/>
                <w:szCs w:val="20"/>
                <w:rtl/>
              </w:rPr>
              <w:t xml:space="preserve">التأميني")، وتم التقدم بمطالبة احتيالية بموجب العقد من قبل الشخص المشمول بالغطاء التأميني أو بالنيابة عنه، فإنه يجوز لنا ممارسة الحقوق المنصوص عليها في البند (10) أعلاه كما لو كان هناك عقد تأمين فردي بيننا وبين الشخص المشمول بالغطاء التأميني. ومع ذلك، فإن ممارسة أي من تلك الحقوق لن تؤثر على الغطاء التأميني المقدم بموجب العقد بالنسبة لأي شخص آخر.</w:t>
            </w:r>
          </w:p>
        </w:tc>
      </w:tr>
      <w:tr w:rsidR="0054391F" w14:paraId="41465A35" w14:textId="77777777">
        <w:trPr>
          <w:trHeight w:val="362"/>
        </w:trPr>
        <w:tc>
          <w:tcPr>
            <w:tcW w:w="5877" w:type="dxa"/>
            <w:tcBorders>
              <w:top w:val="single" w:sz="4" w:space="0" w:color="000000"/>
              <w:left w:val="single" w:sz="4" w:space="0" w:color="000000"/>
              <w:bottom w:val="single" w:sz="4" w:space="0" w:color="000000"/>
              <w:right w:val="single" w:sz="4" w:space="0" w:color="000000"/>
            </w:tcBorders>
          </w:tcPr>
          <w:p w14:paraId="218B0EDE" w14:textId="77777777" w:rsidR="0054391F" w:rsidRDefault="00C826BD">
            <w:pPr>
              <w:bidi w:val="0"/>
              <w:spacing w:after="0"/>
              <w:ind w:left="48"/>
              <w:jc w:val="left"/>
            </w:pPr>
            <w:r>
              <w:rPr>
                <w:sz w:val="20"/>
              </w:rPr>
              <w:t xml:space="preserve">See also ‘Fraudulent claims’ section on page 6 </w:t>
            </w:r>
          </w:p>
        </w:tc>
        <w:tc>
          <w:tcPr>
            <w:tcW w:w="5713" w:type="dxa"/>
            <w:tcBorders>
              <w:top w:val="single" w:sz="4" w:space="0" w:color="000000"/>
              <w:left w:val="single" w:sz="4" w:space="0" w:color="000000"/>
              <w:bottom w:val="single" w:sz="4" w:space="0" w:color="000000"/>
              <w:right w:val="single" w:sz="4" w:space="0" w:color="000000"/>
            </w:tcBorders>
          </w:tcPr>
          <w:p w14:paraId="6EC61CA8" w14:textId="77777777" w:rsidR="0054391F" w:rsidRDefault="00C826BD">
            <w:pPr>
              <w:spacing w:after="0"/>
              <w:ind w:left="37"/>
              <w:jc w:val="left"/>
            </w:pPr>
            <w:r>
              <w:rPr>
                <w:sz w:val="20"/>
                <w:szCs w:val="20"/>
                <w:rtl/>
              </w:rPr>
              <w:t xml:space="preserve">يُرجى الاطلاع على فقرة "المطالبات الاحتيالية" في الصفحة 6</w:t>
            </w:r>
          </w:p>
        </w:tc>
      </w:tr>
      <w:tr w:rsidR="0054391F" w14:paraId="1997EC69" w14:textId="77777777">
        <w:trPr>
          <w:trHeight w:val="655"/>
        </w:trPr>
        <w:tc>
          <w:tcPr>
            <w:tcW w:w="5877" w:type="dxa"/>
            <w:tcBorders>
              <w:top w:val="single" w:sz="4" w:space="0" w:color="000000"/>
              <w:left w:val="single" w:sz="4" w:space="0" w:color="000000"/>
              <w:bottom w:val="single" w:sz="4" w:space="0" w:color="000000"/>
              <w:right w:val="single" w:sz="4" w:space="0" w:color="000000"/>
            </w:tcBorders>
          </w:tcPr>
          <w:p w14:paraId="42FF82CA" w14:textId="77777777" w:rsidR="0054391F" w:rsidRDefault="00C826BD">
            <w:pPr>
              <w:bidi w:val="0"/>
              <w:spacing w:after="0"/>
              <w:ind w:left="691" w:hanging="283"/>
              <w:jc w:val="both"/>
            </w:pPr>
            <w:r>
              <w:rPr>
                <w:sz w:val="20"/>
              </w:rPr>
              <w:lastRenderedPageBreak/>
              <w:t xml:space="preserve">11. You must give us all the documents needed to deal with any claim. You will be responsible for any costs involved in doing this. </w:t>
            </w:r>
          </w:p>
        </w:tc>
        <w:tc>
          <w:tcPr>
            <w:tcW w:w="5713" w:type="dxa"/>
            <w:tcBorders>
              <w:top w:val="single" w:sz="4" w:space="0" w:color="000000"/>
              <w:left w:val="single" w:sz="4" w:space="0" w:color="000000"/>
              <w:bottom w:val="single" w:sz="4" w:space="0" w:color="000000"/>
              <w:right w:val="single" w:sz="4" w:space="0" w:color="000000"/>
            </w:tcBorders>
          </w:tcPr>
          <w:p w14:paraId="5F49498F" w14:textId="77777777" w:rsidR="0054391F" w:rsidRDefault="00C826BD">
            <w:pPr>
              <w:spacing w:after="0"/>
              <w:ind w:left="566" w:right="96" w:hanging="361"/>
              <w:jc w:val="both"/>
            </w:pPr>
            <w:r>
              <w:rPr>
                <w:sz w:val="20"/>
                <w:szCs w:val="20"/>
              </w:rPr>
              <w:t xml:space="preserve">11. يجب عليك تقديم كافة الوثائق المطلوبة إلينا من أجل التعامل مع أي مطالبة. وستكون مسؤولًا عن أي تكاليف متعلقة بالقيام بذلك.</w:t>
            </w:r>
          </w:p>
        </w:tc>
      </w:tr>
      <w:tr w:rsidR="0054391F" w14:paraId="206C4131" w14:textId="77777777">
        <w:trPr>
          <w:trHeight w:val="653"/>
        </w:trPr>
        <w:tc>
          <w:tcPr>
            <w:tcW w:w="5877" w:type="dxa"/>
            <w:tcBorders>
              <w:top w:val="single" w:sz="4" w:space="0" w:color="000000"/>
              <w:left w:val="single" w:sz="4" w:space="0" w:color="000000"/>
              <w:bottom w:val="single" w:sz="4" w:space="0" w:color="000000"/>
              <w:right w:val="single" w:sz="4" w:space="0" w:color="000000"/>
            </w:tcBorders>
          </w:tcPr>
          <w:p w14:paraId="74553C7A" w14:textId="77777777" w:rsidR="0054391F" w:rsidRDefault="00C826BD">
            <w:pPr>
              <w:bidi w:val="0"/>
              <w:spacing w:after="0"/>
              <w:ind w:left="691" w:hanging="283"/>
              <w:jc w:val="both"/>
            </w:pPr>
            <w:r>
              <w:rPr>
                <w:sz w:val="20"/>
              </w:rPr>
              <w:t xml:space="preserve">12. You must agree to have a medical examination if asked. If you die, we are entitled to have a post- mortem examination. </w:t>
            </w:r>
          </w:p>
        </w:tc>
        <w:tc>
          <w:tcPr>
            <w:tcW w:w="5713" w:type="dxa"/>
            <w:tcBorders>
              <w:top w:val="single" w:sz="4" w:space="0" w:color="000000"/>
              <w:left w:val="single" w:sz="4" w:space="0" w:color="000000"/>
              <w:bottom w:val="single" w:sz="4" w:space="0" w:color="000000"/>
              <w:right w:val="single" w:sz="4" w:space="0" w:color="000000"/>
            </w:tcBorders>
          </w:tcPr>
          <w:p w14:paraId="04FE0757" w14:textId="77777777" w:rsidR="0054391F" w:rsidRDefault="00C826BD">
            <w:pPr>
              <w:spacing w:after="0"/>
              <w:ind w:left="728" w:right="144" w:hanging="358"/>
            </w:pPr>
            <w:r>
              <w:rPr>
                <w:sz w:val="20"/>
                <w:szCs w:val="20"/>
              </w:rPr>
              <w:t xml:space="preserve">12. يجب عليك الموافقة على الخضوع لفحص طبي في حال طُلب منك ذلك. وفي حال وفاتك، فإنه سيكون لنا الحق في إجراء فحص لما بعد الوفاة.</w:t>
            </w:r>
          </w:p>
        </w:tc>
      </w:tr>
      <w:tr w:rsidR="0054391F" w14:paraId="467D396E" w14:textId="77777777">
        <w:trPr>
          <w:trHeight w:val="650"/>
        </w:trPr>
        <w:tc>
          <w:tcPr>
            <w:tcW w:w="5877" w:type="dxa"/>
            <w:tcBorders>
              <w:top w:val="single" w:sz="4" w:space="0" w:color="000000"/>
              <w:left w:val="single" w:sz="4" w:space="0" w:color="000000"/>
              <w:bottom w:val="single" w:sz="4" w:space="0" w:color="000000"/>
              <w:right w:val="single" w:sz="4" w:space="0" w:color="000000"/>
            </w:tcBorders>
          </w:tcPr>
          <w:p w14:paraId="740DAB32" w14:textId="77777777" w:rsidR="0054391F" w:rsidRDefault="00C826BD">
            <w:pPr>
              <w:bidi w:val="0"/>
              <w:spacing w:after="0"/>
              <w:ind w:left="691" w:hanging="283"/>
              <w:jc w:val="both"/>
            </w:pPr>
            <w:r>
              <w:rPr>
                <w:sz w:val="20"/>
              </w:rPr>
              <w:t xml:space="preserve">13. You must abide by the advice and instructions of our medical advisers; failure to do so may result in cover being completely or partially withdrawn. </w:t>
            </w:r>
          </w:p>
        </w:tc>
        <w:tc>
          <w:tcPr>
            <w:tcW w:w="5713" w:type="dxa"/>
            <w:tcBorders>
              <w:top w:val="single" w:sz="4" w:space="0" w:color="000000"/>
              <w:left w:val="single" w:sz="4" w:space="0" w:color="000000"/>
              <w:bottom w:val="single" w:sz="4" w:space="0" w:color="000000"/>
              <w:right w:val="single" w:sz="4" w:space="0" w:color="000000"/>
            </w:tcBorders>
          </w:tcPr>
          <w:p w14:paraId="4B6D986C" w14:textId="77777777" w:rsidR="0054391F" w:rsidRDefault="00C826BD">
            <w:pPr>
              <w:spacing w:after="0"/>
              <w:ind w:left="641" w:right="247" w:hanging="359"/>
              <w:jc w:val="both"/>
            </w:pPr>
            <w:r>
              <w:rPr>
                <w:sz w:val="20"/>
                <w:szCs w:val="20"/>
              </w:rPr>
              <w:t xml:space="preserve">13. يجب عليك الالتزام بالمشورة والتوجيهات الخاصة بمستشارينا الطبيين، وقد يؤدي الإخفاق في ذلك إلى سحب الغطاء التأميني بشكل كلي أو جزئي.</w:t>
            </w:r>
          </w:p>
        </w:tc>
      </w:tr>
      <w:tr w:rsidR="0054391F" w14:paraId="47B7644A" w14:textId="77777777">
        <w:trPr>
          <w:trHeight w:val="965"/>
        </w:trPr>
        <w:tc>
          <w:tcPr>
            <w:tcW w:w="5877" w:type="dxa"/>
            <w:tcBorders>
              <w:top w:val="single" w:sz="4" w:space="0" w:color="000000"/>
              <w:left w:val="single" w:sz="4" w:space="0" w:color="000000"/>
              <w:bottom w:val="single" w:sz="4" w:space="0" w:color="000000"/>
              <w:right w:val="single" w:sz="4" w:space="0" w:color="000000"/>
            </w:tcBorders>
          </w:tcPr>
          <w:p w14:paraId="4D1114C4" w14:textId="77777777" w:rsidR="0054391F" w:rsidRDefault="00C826BD">
            <w:pPr>
              <w:bidi w:val="0"/>
              <w:spacing w:after="0"/>
              <w:ind w:left="691" w:hanging="283"/>
              <w:jc w:val="left"/>
            </w:pPr>
            <w:r>
              <w:rPr>
                <w:sz w:val="20"/>
              </w:rPr>
              <w:t xml:space="preserve">14. </w:t>
            </w:r>
            <w:r>
              <w:rPr>
                <w:color w:val="FF0000"/>
                <w:sz w:val="20"/>
                <w:rPrChange w:id="371" w:author="Roshny Ravindran" w:date="2026-08-04T07:52:00Z" w16du:dateUtc="2026-08-04T03:52:00Z">
                  <w:rPr>
                    <w:sz w:val="20"/>
                  </w:rPr>
                </w:rPrChange>
              </w:rPr>
              <w:t xml:space="preserve">You must pay back any amounts that we have either paid to you or paid on your </w:t>
            </w:r>
            <w:r>
              <w:rPr>
                <w:color w:val="FF0000"/>
                <w:sz w:val="20"/>
                <w:rPrChange w:id="372" w:author="Roshny Ravindran" w:date="2026-08-04T07:52:00Z" w16du:dateUtc="2026-08-04T03:52:00Z">
                  <w:rPr>
                    <w:sz w:val="20"/>
                  </w:rPr>
                </w:rPrChange>
              </w:rPr>
              <w:t>behalf which are not covered by this insurance, within one month of us asking</w:t>
            </w:r>
            <w:r>
              <w:rPr>
                <w:sz w:val="20"/>
              </w:rPr>
              <w:t xml:space="preserve">. </w:t>
            </w:r>
          </w:p>
        </w:tc>
        <w:tc>
          <w:tcPr>
            <w:tcW w:w="5713" w:type="dxa"/>
            <w:tcBorders>
              <w:top w:val="single" w:sz="4" w:space="0" w:color="000000"/>
              <w:left w:val="single" w:sz="4" w:space="0" w:color="000000"/>
              <w:bottom w:val="single" w:sz="4" w:space="0" w:color="000000"/>
              <w:right w:val="single" w:sz="4" w:space="0" w:color="000000"/>
            </w:tcBorders>
          </w:tcPr>
          <w:p w14:paraId="23567AF2" w14:textId="77777777" w:rsidR="0054391F" w:rsidRDefault="00C826BD">
            <w:pPr>
              <w:spacing w:after="0"/>
              <w:ind w:left="524" w:right="298" w:hanging="361"/>
              <w:jc w:val="both"/>
            </w:pPr>
            <w:r>
              <w:rPr>
                <w:sz w:val="20"/>
                <w:szCs w:val="20"/>
              </w:rPr>
              <w:t xml:space="preserve">14. يجب عليك إعادة أي مبالغ قمنا إما بسدادها إليك أو قمنا بسدادها بالنيابة عنك والتي لا تكون ضمن الغطاء التأميني بموجب هذا التأمين، وذلك خلال شهر واحد من مطالبتنا لك بذلك.</w:t>
            </w:r>
          </w:p>
        </w:tc>
      </w:tr>
      <w:tr w:rsidR="0054391F" w14:paraId="3B884359" w14:textId="77777777">
        <w:trPr>
          <w:trHeight w:val="653"/>
        </w:trPr>
        <w:tc>
          <w:tcPr>
            <w:tcW w:w="5877" w:type="dxa"/>
            <w:tcBorders>
              <w:top w:val="single" w:sz="4" w:space="0" w:color="000000"/>
              <w:left w:val="single" w:sz="4" w:space="0" w:color="000000"/>
              <w:bottom w:val="single" w:sz="4" w:space="0" w:color="000000"/>
              <w:right w:val="single" w:sz="4" w:space="0" w:color="000000"/>
            </w:tcBorders>
          </w:tcPr>
          <w:p w14:paraId="618F4492" w14:textId="77777777" w:rsidR="0054391F" w:rsidRDefault="00C826BD">
            <w:pPr>
              <w:bidi w:val="0"/>
              <w:spacing w:after="0"/>
              <w:ind w:left="691" w:hanging="283"/>
              <w:jc w:val="both"/>
            </w:pPr>
            <w:r>
              <w:rPr>
                <w:sz w:val="20"/>
              </w:rPr>
              <w:t xml:space="preserve">15. If you have a valid claim, you must let us see any relevant travel documents you are not able to use because of the claim. </w:t>
            </w:r>
          </w:p>
        </w:tc>
        <w:tc>
          <w:tcPr>
            <w:tcW w:w="5713" w:type="dxa"/>
            <w:tcBorders>
              <w:top w:val="single" w:sz="4" w:space="0" w:color="000000"/>
              <w:left w:val="single" w:sz="4" w:space="0" w:color="000000"/>
              <w:bottom w:val="single" w:sz="4" w:space="0" w:color="000000"/>
              <w:right w:val="single" w:sz="4" w:space="0" w:color="000000"/>
            </w:tcBorders>
          </w:tcPr>
          <w:p w14:paraId="50467F23" w14:textId="77777777" w:rsidR="0054391F" w:rsidRDefault="00C826BD">
            <w:pPr>
              <w:spacing w:after="0"/>
              <w:ind w:left="422" w:right="156" w:hanging="358"/>
            </w:pPr>
            <w:r>
              <w:rPr>
                <w:sz w:val="20"/>
                <w:szCs w:val="20"/>
              </w:rPr>
              <w:t xml:space="preserve">15. في حال كانت لديك مطالبة سليمة، فإنه يجب عليك السماح لنا بالاطلاع على أي من وثائق السفر المعنية التي لا يكون في إمكانك استخدامها بسبب المطالبة.</w:t>
            </w:r>
          </w:p>
        </w:tc>
      </w:tr>
      <w:tr w:rsidR="0054391F" w14:paraId="0367EA8A" w14:textId="77777777">
        <w:trPr>
          <w:trHeight w:val="1198"/>
        </w:trPr>
        <w:tc>
          <w:tcPr>
            <w:tcW w:w="5877" w:type="dxa"/>
            <w:tcBorders>
              <w:top w:val="single" w:sz="4" w:space="0" w:color="000000"/>
              <w:left w:val="single" w:sz="4" w:space="0" w:color="000000"/>
              <w:bottom w:val="single" w:sz="4" w:space="0" w:color="000000"/>
              <w:right w:val="single" w:sz="4" w:space="0" w:color="000000"/>
            </w:tcBorders>
          </w:tcPr>
          <w:p w14:paraId="758C7ACE" w14:textId="77777777" w:rsidR="0054391F" w:rsidRDefault="00C826BD">
            <w:pPr>
              <w:bidi w:val="0"/>
              <w:spacing w:after="0"/>
              <w:ind w:left="691" w:right="44" w:hanging="283"/>
              <w:jc w:val="both"/>
            </w:pPr>
            <w:r>
              <w:rPr>
                <w:sz w:val="20"/>
              </w:rPr>
              <w:t xml:space="preserve">16. You must pay the appropriate premium for the number of days of your trip. If you travel for more than the number of days you have paid cover for, you will not be covered after the last day you have paid for. </w:t>
            </w:r>
          </w:p>
        </w:tc>
        <w:tc>
          <w:tcPr>
            <w:tcW w:w="5713" w:type="dxa"/>
            <w:tcBorders>
              <w:top w:val="single" w:sz="4" w:space="0" w:color="000000"/>
              <w:left w:val="single" w:sz="4" w:space="0" w:color="000000"/>
              <w:bottom w:val="single" w:sz="4" w:space="0" w:color="000000"/>
              <w:right w:val="single" w:sz="4" w:space="0" w:color="000000"/>
            </w:tcBorders>
          </w:tcPr>
          <w:p w14:paraId="295029FF" w14:textId="77777777" w:rsidR="0054391F" w:rsidRDefault="00C826BD">
            <w:pPr>
              <w:spacing w:after="0"/>
              <w:ind w:left="755" w:right="115" w:hanging="358"/>
              <w:jc w:val="both"/>
            </w:pPr>
            <w:r>
              <w:rPr>
                <w:sz w:val="20"/>
                <w:szCs w:val="20"/>
              </w:rPr>
              <w:t xml:space="preserve">16. يجب عليك سداد قسط التأمين المناسب مقابل عدد أيام رحلتك. وفي حال قيامك بالسفر لمدة أكثر من عدد الأيام التي قمت بسداد الغطاء التأميني بشأنها، فإنك لن تكون ضمن الغطاء التأميني بعد اليوم الأخير الذي قمت بسداد قيمة الغطاء التأميني بخصوصه.</w:t>
            </w:r>
          </w:p>
        </w:tc>
      </w:tr>
      <w:tr w:rsidR="0054391F" w14:paraId="49049961" w14:textId="77777777">
        <w:trPr>
          <w:trHeight w:val="379"/>
        </w:trPr>
        <w:tc>
          <w:tcPr>
            <w:tcW w:w="5877" w:type="dxa"/>
            <w:tcBorders>
              <w:top w:val="single" w:sz="4" w:space="0" w:color="000000"/>
              <w:left w:val="single" w:sz="4" w:space="0" w:color="000000"/>
              <w:bottom w:val="single" w:sz="4" w:space="0" w:color="000000"/>
              <w:right w:val="single" w:sz="4" w:space="0" w:color="000000"/>
            </w:tcBorders>
          </w:tcPr>
          <w:p w14:paraId="449D6DE0" w14:textId="77777777" w:rsidR="0054391F" w:rsidRDefault="00C826BD">
            <w:pPr>
              <w:bidi w:val="0"/>
              <w:spacing w:after="0"/>
              <w:ind w:left="408"/>
              <w:jc w:val="left"/>
            </w:pPr>
            <w:r>
              <w:rPr>
                <w:sz w:val="20"/>
              </w:rPr>
              <w:t xml:space="preserve">17. We, at any time, can do the following: </w:t>
            </w:r>
          </w:p>
        </w:tc>
        <w:tc>
          <w:tcPr>
            <w:tcW w:w="5713" w:type="dxa"/>
            <w:tcBorders>
              <w:top w:val="single" w:sz="4" w:space="0" w:color="000000"/>
              <w:left w:val="single" w:sz="4" w:space="0" w:color="000000"/>
              <w:bottom w:val="single" w:sz="4" w:space="0" w:color="000000"/>
              <w:right w:val="single" w:sz="4" w:space="0" w:color="000000"/>
            </w:tcBorders>
          </w:tcPr>
          <w:p w14:paraId="668CF7A0" w14:textId="77777777" w:rsidR="0054391F" w:rsidRDefault="00C826BD">
            <w:pPr>
              <w:spacing w:after="0"/>
              <w:ind w:left="397"/>
              <w:jc w:val="left"/>
            </w:pPr>
            <w:r>
              <w:rPr>
                <w:sz w:val="20"/>
                <w:szCs w:val="20"/>
              </w:rPr>
              <w:t xml:space="preserve">17. يمكننا القيام بما يلي في أي وقت:</w:t>
            </w:r>
          </w:p>
        </w:tc>
      </w:tr>
      <w:tr w:rsidR="0054391F" w14:paraId="06F98A9D" w14:textId="77777777">
        <w:trPr>
          <w:trHeight w:val="384"/>
        </w:trPr>
        <w:tc>
          <w:tcPr>
            <w:tcW w:w="5877" w:type="dxa"/>
            <w:tcBorders>
              <w:top w:val="single" w:sz="4" w:space="0" w:color="000000"/>
              <w:left w:val="single" w:sz="4" w:space="0" w:color="000000"/>
              <w:bottom w:val="single" w:sz="4" w:space="0" w:color="000000"/>
              <w:right w:val="single" w:sz="4" w:space="0" w:color="000000"/>
            </w:tcBorders>
          </w:tcPr>
          <w:p w14:paraId="507CF96D" w14:textId="77777777" w:rsidR="0054391F" w:rsidRDefault="00C826BD">
            <w:pPr>
              <w:tabs>
                <w:tab w:val="center" w:pos="436"/>
                <w:tab w:val="center" w:pos="2213"/>
              </w:tabs>
              <w:bidi w:val="0"/>
              <w:spacing w:after="0"/>
              <w:jc w:val="left"/>
            </w:pPr>
            <w:r>
              <w:tab/>
            </w:r>
            <w:r>
              <w:rPr>
                <w:sz w:val="20"/>
              </w:rPr>
              <w:t>•</w:t>
            </w:r>
            <w:r>
              <w:rPr>
                <w:rFonts w:ascii="Arial" w:eastAsia="Arial" w:hAnsi="Arial" w:cs="Arial"/>
                <w:sz w:val="20"/>
              </w:rPr>
              <w:t xml:space="preserve"> </w:t>
              <w:tab/>
            </w:r>
            <w:r>
              <w:rPr>
                <w:sz w:val="20"/>
              </w:rPr>
              <w:t xml:space="preserve">Take over the defence or settlement of any claim. </w:t>
            </w:r>
          </w:p>
        </w:tc>
        <w:tc>
          <w:tcPr>
            <w:tcW w:w="5713" w:type="dxa"/>
            <w:tcBorders>
              <w:top w:val="single" w:sz="4" w:space="0" w:color="000000"/>
              <w:left w:val="single" w:sz="4" w:space="0" w:color="000000"/>
              <w:bottom w:val="single" w:sz="4" w:space="0" w:color="000000"/>
              <w:right w:val="single" w:sz="4" w:space="0" w:color="000000"/>
            </w:tcBorders>
          </w:tcPr>
          <w:p w14:paraId="6579A69C" w14:textId="77777777" w:rsidR="0054391F" w:rsidRDefault="00C826BD">
            <w:pPr>
              <w:spacing w:after="0"/>
              <w:ind w:left="41"/>
              <w:jc w:val="left"/>
            </w:pPr>
            <w:r>
              <w:rPr>
                <w:sz w:val="14"/>
                <w:szCs w:val="14"/>
                <w:rtl/>
              </w:rPr>
              <w:t xml:space="preserve">- تولّي الدفاع عن أي مطالبة أو تسويتها.</w:t>
            </w:r>
          </w:p>
        </w:tc>
      </w:tr>
      <w:tr w:rsidR="0054391F" w14:paraId="700503D5" w14:textId="77777777">
        <w:trPr>
          <w:trHeight w:val="922"/>
        </w:trPr>
        <w:tc>
          <w:tcPr>
            <w:tcW w:w="5877" w:type="dxa"/>
            <w:tcBorders>
              <w:top w:val="single" w:sz="4" w:space="0" w:color="000000"/>
              <w:left w:val="single" w:sz="4" w:space="0" w:color="000000"/>
              <w:bottom w:val="single" w:sz="4" w:space="0" w:color="000000"/>
              <w:right w:val="single" w:sz="4" w:space="0" w:color="000000"/>
            </w:tcBorders>
          </w:tcPr>
          <w:p w14:paraId="2E4757A4" w14:textId="77777777" w:rsidR="0054391F" w:rsidRDefault="00C826BD">
            <w:pPr>
              <w:bidi w:val="0"/>
              <w:spacing w:after="0"/>
              <w:ind w:left="768" w:right="94" w:hanging="360"/>
              <w:jc w:val="both"/>
            </w:pPr>
            <w:r>
              <w:rPr>
                <w:sz w:val="20"/>
              </w:rPr>
              <w:t>•</w:t>
            </w:r>
            <w:r>
              <w:rPr>
                <w:rFonts w:ascii="Arial" w:eastAsia="Arial" w:hAnsi="Arial" w:cs="Arial"/>
                <w:sz w:val="20"/>
              </w:rPr>
              <w:t xml:space="preserve"> </w:t>
            </w:r>
            <w:r>
              <w:rPr>
                <w:sz w:val="20"/>
              </w:rPr>
              <w:t xml:space="preserve">Try to recover expenses or compensation from any other person or people involved (third parties) at any time in your name or in the name of anyone else claiming under this policy. </w:t>
            </w:r>
          </w:p>
        </w:tc>
        <w:tc>
          <w:tcPr>
            <w:tcW w:w="5713" w:type="dxa"/>
            <w:tcBorders>
              <w:top w:val="single" w:sz="4" w:space="0" w:color="000000"/>
              <w:left w:val="single" w:sz="4" w:space="0" w:color="000000"/>
              <w:bottom w:val="single" w:sz="4" w:space="0" w:color="000000"/>
              <w:right w:val="single" w:sz="4" w:space="0" w:color="000000"/>
            </w:tcBorders>
          </w:tcPr>
          <w:p w14:paraId="01FA07AC" w14:textId="77777777" w:rsidR="0054391F" w:rsidRDefault="00C826BD">
            <w:pPr>
              <w:spacing w:after="0"/>
              <w:ind w:left="278" w:right="209" w:hanging="278"/>
              <w:jc w:val="both"/>
            </w:pPr>
            <w:r>
              <w:rPr>
                <w:sz w:val="14"/>
                <w:szCs w:val="14"/>
                <w:rtl/>
              </w:rPr>
              <w:t xml:space="preserve">- محاولة استرداد النفقات أو التعويضات من أي شخص آخر أو أشخاص آخرين معنيين (أطراف ثالثة) في أي وقت باسمك أو باسم أي شخص آخر يتقدم بمطالبة بموجب هذه البوليصة.</w:t>
            </w:r>
          </w:p>
        </w:tc>
      </w:tr>
      <w:tr w:rsidR="0054391F" w14:paraId="62E249A9" w14:textId="77777777">
        <w:trPr>
          <w:trHeight w:val="1275"/>
        </w:trPr>
        <w:tc>
          <w:tcPr>
            <w:tcW w:w="5877" w:type="dxa"/>
            <w:tcBorders>
              <w:top w:val="single" w:sz="4" w:space="0" w:color="000000"/>
              <w:left w:val="single" w:sz="4" w:space="0" w:color="000000"/>
              <w:bottom w:val="single" w:sz="4" w:space="0" w:color="000000"/>
              <w:right w:val="single" w:sz="4" w:space="0" w:color="000000"/>
            </w:tcBorders>
          </w:tcPr>
          <w:p w14:paraId="0B7104FC" w14:textId="77777777" w:rsidR="0054391F" w:rsidRDefault="00C826BD">
            <w:pPr>
              <w:bidi w:val="0"/>
              <w:spacing w:after="0"/>
              <w:ind w:left="768" w:right="44" w:hanging="360"/>
              <w:jc w:val="both"/>
            </w:pPr>
            <w:r>
              <w:rPr>
                <w:sz w:val="20"/>
              </w:rPr>
              <w:t>•</w:t>
            </w:r>
            <w:r>
              <w:rPr>
                <w:rFonts w:ascii="Arial" w:eastAsia="Arial" w:hAnsi="Arial" w:cs="Arial"/>
                <w:sz w:val="20"/>
              </w:rPr>
              <w:t xml:space="preserve"> </w:t>
            </w:r>
            <w:r>
              <w:rPr>
                <w:sz w:val="20"/>
              </w:rPr>
              <w:t xml:space="preserve">If you claim for illness or injury, contact any healthcare specialist who has treated you for up to three years before the claim, and have full access to your medical records. </w:t>
            </w:r>
          </w:p>
        </w:tc>
        <w:tc>
          <w:tcPr>
            <w:tcW w:w="5713" w:type="dxa"/>
            <w:tcBorders>
              <w:top w:val="single" w:sz="4" w:space="0" w:color="000000"/>
              <w:left w:val="single" w:sz="4" w:space="0" w:color="000000"/>
              <w:bottom w:val="single" w:sz="4" w:space="0" w:color="000000"/>
              <w:right w:val="single" w:sz="4" w:space="0" w:color="000000"/>
            </w:tcBorders>
          </w:tcPr>
          <w:p w14:paraId="09D8F2AB" w14:textId="77777777" w:rsidR="0054391F" w:rsidRDefault="00C826BD">
            <w:pPr>
              <w:spacing w:after="0"/>
              <w:ind w:left="294" w:right="475" w:hanging="281"/>
            </w:pPr>
            <w:r>
              <w:rPr>
                <w:sz w:val="14"/>
                <w:szCs w:val="14"/>
                <w:rtl/>
              </w:rPr>
              <w:t xml:space="preserve">- في حال قيامك بالتقدم بمطالبة بخصوص مرض أو إصابة، الاتصال بأي أخصائي رعاية صحية قام بمعالجتك خلال مدة تصل إلى ثلاثة أعوام قبل المطالبة، والاطلاع بشكل كامل على سجلاتك الطبية.</w:t>
            </w:r>
          </w:p>
        </w:tc>
      </w:tr>
    </w:tbl>
    <w:p w14:paraId="1E30B36F" w14:textId="77777777" w:rsidR="0054391F" w:rsidRDefault="0054391F">
      <w:pPr>
        <w:bidi w:val="0"/>
        <w:spacing w:after="0"/>
        <w:ind w:left="-1440" w:right="10800"/>
        <w:jc w:val="left"/>
      </w:pPr>
    </w:p>
    <w:tbl>
      <w:tblPr>
        <w:tblStyle w:val="TableGrid"/>
        <w:tblW w:w="11590" w:type="dxa"/>
        <w:tblInd w:w="-1162" w:type="dxa"/>
        <w:tblCellMar>
          <w:top w:w="2" w:type="dxa"/>
          <w:left w:w="5" w:type="dxa"/>
          <w:bottom w:w="14" w:type="dxa"/>
          <w:right w:w="0" w:type="dxa"/>
        </w:tblCellMar>
        <w:tblLook w:val="04A0" w:firstRow="1" w:lastRow="0" w:firstColumn="1" w:lastColumn="0" w:noHBand="0" w:noVBand="1"/>
      </w:tblPr>
      <w:tblGrid>
        <w:gridCol w:w="5877"/>
        <w:gridCol w:w="5713"/>
      </w:tblGrid>
      <w:tr w:rsidR="0054391F" w14:paraId="64989A04" w14:textId="77777777">
        <w:trPr>
          <w:trHeight w:val="363"/>
        </w:trPr>
        <w:tc>
          <w:tcPr>
            <w:tcW w:w="5877" w:type="dxa"/>
            <w:tcBorders>
              <w:top w:val="single" w:sz="4" w:space="0" w:color="000000"/>
              <w:left w:val="single" w:sz="4" w:space="0" w:color="000000"/>
              <w:bottom w:val="single" w:sz="4" w:space="0" w:color="000000"/>
              <w:right w:val="single" w:sz="4" w:space="0" w:color="000000"/>
            </w:tcBorders>
          </w:tcPr>
          <w:p w14:paraId="4D607766" w14:textId="77777777" w:rsidR="0054391F" w:rsidRDefault="00C826BD">
            <w:pPr>
              <w:bidi w:val="0"/>
              <w:spacing w:after="0"/>
              <w:jc w:val="left"/>
            </w:pPr>
            <w:r>
              <w:rPr>
                <w:rFonts w:ascii="Times New Roman" w:eastAsia="Times New Roman" w:hAnsi="Times New Roman" w:cs="Times New Roman"/>
                <w:sz w:val="20"/>
              </w:rPr>
              <w:t xml:space="preserve"> </w:t>
            </w:r>
          </w:p>
        </w:tc>
        <w:tc>
          <w:tcPr>
            <w:tcW w:w="5713" w:type="dxa"/>
            <w:tcBorders>
              <w:top w:val="single" w:sz="4" w:space="0" w:color="000000"/>
              <w:left w:val="single" w:sz="4" w:space="0" w:color="000000"/>
              <w:bottom w:val="single" w:sz="4" w:space="0" w:color="000000"/>
              <w:right w:val="single" w:sz="4" w:space="0" w:color="000000"/>
            </w:tcBorders>
          </w:tcPr>
          <w:p w14:paraId="08D1683D" w14:textId="77777777" w:rsidR="0054391F" w:rsidRDefault="00C826BD">
            <w:pPr>
              <w:bidi w:val="0"/>
              <w:spacing w:after="0"/>
              <w:jc w:val="left"/>
            </w:pPr>
            <w:r>
              <w:rPr>
                <w:rFonts w:ascii="Times New Roman" w:eastAsia="Times New Roman" w:hAnsi="Times New Roman" w:cs="Times New Roman"/>
                <w:sz w:val="20"/>
              </w:rPr>
              <w:t xml:space="preserve"> </w:t>
            </w:r>
          </w:p>
        </w:tc>
      </w:tr>
      <w:tr w:rsidR="0054391F" w14:paraId="49DD3293" w14:textId="77777777">
        <w:trPr>
          <w:trHeight w:val="427"/>
        </w:trPr>
        <w:tc>
          <w:tcPr>
            <w:tcW w:w="5877" w:type="dxa"/>
            <w:tcBorders>
              <w:top w:val="single" w:sz="4" w:space="0" w:color="000000"/>
              <w:left w:val="single" w:sz="4" w:space="0" w:color="000000"/>
              <w:bottom w:val="single" w:sz="4" w:space="0" w:color="000000"/>
              <w:right w:val="single" w:sz="4" w:space="0" w:color="000000"/>
            </w:tcBorders>
            <w:vAlign w:val="bottom"/>
          </w:tcPr>
          <w:p w14:paraId="4D596B96" w14:textId="77777777" w:rsidR="0054391F" w:rsidRPr="003B39BC" w:rsidRDefault="00C826BD">
            <w:pPr>
              <w:bidi w:val="0"/>
              <w:spacing w:after="0"/>
              <w:ind w:left="108"/>
              <w:jc w:val="left"/>
              <w:rPr>
                <w:color w:val="FF0000"/>
                <w:rPrChange w:id="373" w:author="Roshny Ravindran" w:date="2026-08-04T07:52:00Z" w16du:dateUtc="2026-08-04T03:52:00Z">
                  <w:rPr/>
                </w:rPrChange>
              </w:rPr>
            </w:pPr>
            <w:r>
              <w:rPr>
                <w:b/>
                <w:color w:val="FF0000"/>
                <w:sz w:val="20"/>
              </w:rPr>
              <w:t>General Exclusions</w:t>
            </w:r>
            <w:r>
              <w:rPr>
                <w:b/>
                <w:color w:val="FF0000"/>
                <w:sz w:val="20"/>
                <w:rPrChange w:id="374" w:author="Roshny Ravindran" w:date="2026-08-04T07:52:00Z" w16du:dateUtc="2026-08-04T03:52:00Z">
                  <w:rPr>
                    <w:b/>
                    <w:sz w:val="20"/>
                  </w:rPr>
                </w:rPrChange>
              </w:rPr>
              <w:t xml:space="preserve"> </w:t>
            </w:r>
          </w:p>
        </w:tc>
        <w:tc>
          <w:tcPr>
            <w:tcW w:w="5713" w:type="dxa"/>
            <w:tcBorders>
              <w:top w:val="single" w:sz="4" w:space="0" w:color="000000"/>
              <w:left w:val="single" w:sz="4" w:space="0" w:color="000000"/>
              <w:bottom w:val="single" w:sz="4" w:space="0" w:color="000000"/>
              <w:right w:val="single" w:sz="4" w:space="0" w:color="000000"/>
            </w:tcBorders>
            <w:vAlign w:val="bottom"/>
          </w:tcPr>
          <w:p w14:paraId="7A81350D" w14:textId="77777777" w:rsidR="0054391F" w:rsidRDefault="00C826BD">
            <w:pPr>
              <w:spacing w:after="0"/>
              <w:ind w:left="97"/>
              <w:jc w:val="left"/>
            </w:pPr>
            <w:r>
              <w:rPr>
                <w:b/>
                <w:bCs/>
                <w:color w:val="FF0000"/>
                <w:sz w:val="20"/>
                <w:szCs w:val="20"/>
                <w:rtl/>
              </w:rPr>
              <w:t xml:space="preserve">الاستثناءات العامة</w:t>
            </w:r>
          </w:p>
        </w:tc>
      </w:tr>
      <w:tr w:rsidR="0054391F" w14:paraId="33502D79" w14:textId="77777777">
        <w:trPr>
          <w:trHeight w:val="410"/>
        </w:trPr>
        <w:tc>
          <w:tcPr>
            <w:tcW w:w="5877" w:type="dxa"/>
            <w:tcBorders>
              <w:top w:val="single" w:sz="4" w:space="0" w:color="000000"/>
              <w:left w:val="single" w:sz="4" w:space="0" w:color="000000"/>
              <w:bottom w:val="single" w:sz="4" w:space="0" w:color="000000"/>
              <w:right w:val="single" w:sz="4" w:space="0" w:color="000000"/>
            </w:tcBorders>
          </w:tcPr>
          <w:p w14:paraId="45EA1F2C" w14:textId="77777777" w:rsidR="0054391F" w:rsidRPr="003B39BC" w:rsidRDefault="00C826BD">
            <w:pPr>
              <w:bidi w:val="0"/>
              <w:spacing w:after="0"/>
              <w:ind w:left="108"/>
              <w:jc w:val="left"/>
              <w:rPr>
                <w:color w:val="FF0000"/>
                <w:rPrChange w:id="375" w:author="Roshny Ravindran" w:date="2026-08-04T07:52:00Z" w16du:dateUtc="2026-08-04T03:52:00Z">
                  <w:rPr/>
                </w:rPrChange>
              </w:rPr>
            </w:pPr>
            <w:r>
              <w:rPr>
                <w:b/>
                <w:color w:val="FF0000"/>
                <w:sz w:val="20"/>
              </w:rPr>
              <w:t>We will not cover the following:</w:t>
            </w:r>
            <w:r>
              <w:rPr>
                <w:b/>
                <w:color w:val="FF0000"/>
                <w:sz w:val="20"/>
                <w:rPrChange w:id="376" w:author="Roshny Ravindran" w:date="2026-08-04T07:52:00Z" w16du:dateUtc="2026-08-04T03:52:00Z">
                  <w:rPr>
                    <w:b/>
                    <w:sz w:val="20"/>
                  </w:rPr>
                </w:rPrChange>
              </w:rPr>
              <w:t xml:space="preserve"> </w:t>
            </w:r>
          </w:p>
        </w:tc>
        <w:tc>
          <w:tcPr>
            <w:tcW w:w="5713" w:type="dxa"/>
            <w:tcBorders>
              <w:top w:val="single" w:sz="4" w:space="0" w:color="000000"/>
              <w:left w:val="single" w:sz="4" w:space="0" w:color="000000"/>
              <w:bottom w:val="single" w:sz="4" w:space="0" w:color="000000"/>
              <w:right w:val="single" w:sz="4" w:space="0" w:color="000000"/>
            </w:tcBorders>
          </w:tcPr>
          <w:p w14:paraId="41BAB8CB" w14:textId="77777777" w:rsidR="0054391F" w:rsidRDefault="00C826BD">
            <w:pPr>
              <w:spacing w:after="0"/>
              <w:ind w:left="97"/>
              <w:jc w:val="left"/>
            </w:pPr>
            <w:r>
              <w:rPr>
                <w:b/>
                <w:bCs/>
                <w:color w:val="FF0000"/>
                <w:sz w:val="20"/>
                <w:szCs w:val="20"/>
                <w:rtl/>
              </w:rPr>
              <w:t xml:space="preserve">لن نقوم بتوفير الغطاء التأميني لما يلي:</w:t>
            </w:r>
          </w:p>
        </w:tc>
      </w:tr>
      <w:tr w:rsidR="0054391F" w14:paraId="13AF6A85" w14:textId="77777777">
        <w:trPr>
          <w:trHeight w:val="566"/>
        </w:trPr>
        <w:tc>
          <w:tcPr>
            <w:tcW w:w="5877" w:type="dxa"/>
            <w:tcBorders>
              <w:top w:val="single" w:sz="4" w:space="0" w:color="000000"/>
              <w:left w:val="single" w:sz="4" w:space="0" w:color="000000"/>
              <w:bottom w:val="single" w:sz="4" w:space="0" w:color="000000"/>
              <w:right w:val="single" w:sz="4" w:space="0" w:color="000000"/>
            </w:tcBorders>
          </w:tcPr>
          <w:p w14:paraId="25ED39C0" w14:textId="77777777" w:rsidR="0054391F" w:rsidRPr="003B39BC" w:rsidRDefault="00C826BD">
            <w:pPr>
              <w:bidi w:val="0"/>
              <w:spacing w:after="0"/>
              <w:ind w:left="449" w:hanging="360"/>
              <w:jc w:val="both"/>
              <w:rPr>
                <w:color w:val="FF0000"/>
                <w:rPrChange w:id="377" w:author="Roshny Ravindran" w:date="2026-08-04T07:52:00Z" w16du:dateUtc="2026-08-04T03:52:00Z">
                  <w:rPr/>
                </w:rPrChange>
              </w:rPr>
            </w:pPr>
            <w:r>
              <w:rPr>
                <w:color w:val="FF0000"/>
                <w:sz w:val="20"/>
                <w:rPrChange w:id="378" w:author="Roshny Ravindran" w:date="2026-08-04T07:52:00Z" w16du:dateUtc="2026-08-04T03:52:00Z">
                  <w:rPr>
                    <w:sz w:val="20"/>
                  </w:rPr>
                </w:rPrChange>
              </w:rPr>
              <w:t>1.</w:t>
            </w:r>
            <w:r>
              <w:rPr>
                <w:rFonts w:ascii="Arial" w:eastAsia="Arial" w:hAnsi="Arial" w:cs="Arial"/>
                <w:color w:val="FF0000"/>
                <w:sz w:val="20"/>
                <w:rPrChange w:id="379" w:author="Roshny Ravindran" w:date="2026-08-04T07:52:00Z" w16du:dateUtc="2026-08-04T03:52:00Z">
                  <w:rPr>
                    <w:rFonts w:ascii="Arial" w:eastAsia="Arial" w:hAnsi="Arial" w:cs="Arial"/>
                    <w:sz w:val="20"/>
                  </w:rPr>
                </w:rPrChange>
              </w:rPr>
              <w:t xml:space="preserve"> </w:t>
            </w:r>
            <w:r>
              <w:rPr>
                <w:color w:val="FF0000"/>
                <w:sz w:val="20"/>
                <w:rPrChange w:id="380" w:author="Roshny Ravindran" w:date="2026-08-04T07:52:00Z" w16du:dateUtc="2026-08-04T03:52:00Z">
                  <w:rPr>
                    <w:sz w:val="20"/>
                  </w:rPr>
                </w:rPrChange>
              </w:rPr>
              <w:t xml:space="preserve">We will not pay claims if at the time you take out this insurance and/or, prior to the booking of any individual trip, the following apply: </w:t>
            </w:r>
          </w:p>
        </w:tc>
        <w:tc>
          <w:tcPr>
            <w:tcW w:w="5713" w:type="dxa"/>
            <w:tcBorders>
              <w:top w:val="single" w:sz="4" w:space="0" w:color="000000"/>
              <w:left w:val="single" w:sz="4" w:space="0" w:color="000000"/>
              <w:bottom w:val="single" w:sz="4" w:space="0" w:color="000000"/>
              <w:right w:val="single" w:sz="4" w:space="0" w:color="000000"/>
            </w:tcBorders>
          </w:tcPr>
          <w:p w14:paraId="18CD3678" w14:textId="77777777" w:rsidR="0054391F" w:rsidRDefault="00C826BD">
            <w:pPr>
              <w:spacing w:after="0"/>
              <w:ind w:left="2" w:right="1363" w:hanging="2"/>
              <w:jc w:val="both"/>
            </w:pPr>
            <w:r>
              <w:rPr>
                <w:sz w:val="20"/>
                <w:szCs w:val="20"/>
              </w:rPr>
              <w:t xml:space="preserve">1. لن نقوم بسداد قيمة المطالبات في حال كانت أي من الحالات التالية تنطبق في وقت حصولك على هذا التأمين و/أو قبل حجز أي رحلة فردية:</w:t>
            </w:r>
          </w:p>
        </w:tc>
      </w:tr>
      <w:tr w:rsidR="0054391F" w14:paraId="1ACCECA4" w14:textId="77777777">
        <w:trPr>
          <w:trHeight w:val="494"/>
        </w:trPr>
        <w:tc>
          <w:tcPr>
            <w:tcW w:w="5877" w:type="dxa"/>
            <w:tcBorders>
              <w:top w:val="single" w:sz="4" w:space="0" w:color="000000"/>
              <w:left w:val="single" w:sz="4" w:space="0" w:color="000000"/>
              <w:bottom w:val="single" w:sz="4" w:space="0" w:color="000000"/>
              <w:right w:val="single" w:sz="4" w:space="0" w:color="000000"/>
            </w:tcBorders>
          </w:tcPr>
          <w:p w14:paraId="4B962A63" w14:textId="77777777" w:rsidR="0054391F" w:rsidRPr="003B39BC" w:rsidRDefault="00C826BD">
            <w:pPr>
              <w:bidi w:val="0"/>
              <w:spacing w:after="0"/>
              <w:ind w:left="379"/>
              <w:jc w:val="left"/>
              <w:rPr>
                <w:color w:val="FF0000"/>
                <w:rPrChange w:id="381" w:author="Roshny Ravindran" w:date="2026-08-04T07:52:00Z" w16du:dateUtc="2026-08-04T03:52:00Z">
                  <w:rPr/>
                </w:rPrChange>
              </w:rPr>
            </w:pPr>
            <w:r>
              <w:rPr>
                <w:color w:val="FF0000"/>
                <w:sz w:val="20"/>
                <w:rPrChange w:id="382" w:author="Roshny Ravindran" w:date="2026-08-04T07:52:00Z" w16du:dateUtc="2026-08-04T03:52:00Z">
                  <w:rPr>
                    <w:sz w:val="20"/>
                  </w:rPr>
                </w:rPrChange>
              </w:rPr>
              <w:t xml:space="preserve">a.  Any person insured on this policy whose condition may give rise to a claim and who: </w:t>
            </w:r>
          </w:p>
        </w:tc>
        <w:tc>
          <w:tcPr>
            <w:tcW w:w="5713" w:type="dxa"/>
            <w:tcBorders>
              <w:top w:val="single" w:sz="4" w:space="0" w:color="000000"/>
              <w:left w:val="single" w:sz="4" w:space="0" w:color="000000"/>
              <w:bottom w:val="single" w:sz="4" w:space="0" w:color="000000"/>
              <w:right w:val="single" w:sz="4" w:space="0" w:color="000000"/>
            </w:tcBorders>
          </w:tcPr>
          <w:p w14:paraId="5AE4E909" w14:textId="77777777" w:rsidR="0054391F" w:rsidRDefault="00C826BD">
            <w:pPr>
              <w:spacing w:after="0"/>
              <w:ind w:right="124"/>
              <w:jc w:val="center"/>
            </w:pPr>
            <w:r>
              <w:rPr>
                <w:sz w:val="20"/>
                <w:szCs w:val="20"/>
                <w:rtl/>
              </w:rPr>
              <w:t xml:space="preserve">أ. أي شخص مؤمن عليه بموجب هذه البوليصة قد تؤدي حالته الصحية إلى التقدم بمطالبة والذي:</w:t>
            </w:r>
          </w:p>
        </w:tc>
      </w:tr>
      <w:tr w:rsidR="0054391F" w14:paraId="5BC52BB4" w14:textId="77777777">
        <w:trPr>
          <w:trHeight w:val="569"/>
        </w:trPr>
        <w:tc>
          <w:tcPr>
            <w:tcW w:w="5877" w:type="dxa"/>
            <w:tcBorders>
              <w:top w:val="single" w:sz="4" w:space="0" w:color="000000"/>
              <w:left w:val="single" w:sz="4" w:space="0" w:color="000000"/>
              <w:bottom w:val="single" w:sz="4" w:space="0" w:color="000000"/>
              <w:right w:val="single" w:sz="4" w:space="0" w:color="000000"/>
            </w:tcBorders>
          </w:tcPr>
          <w:p w14:paraId="429F1869" w14:textId="77777777" w:rsidR="0054391F" w:rsidRPr="003B39BC" w:rsidRDefault="00C826BD">
            <w:pPr>
              <w:bidi w:val="0"/>
              <w:spacing w:after="0"/>
              <w:ind w:left="828" w:hanging="360"/>
              <w:jc w:val="both"/>
              <w:rPr>
                <w:color w:val="FF0000"/>
                <w:rPrChange w:id="383" w:author="Roshny Ravindran" w:date="2026-08-04T07:52:00Z" w16du:dateUtc="2026-08-04T03:52:00Z">
                  <w:rPr/>
                </w:rPrChange>
              </w:rPr>
            </w:pPr>
            <w:r>
              <w:rPr>
                <w:color w:val="FF0000"/>
                <w:sz w:val="20"/>
                <w:rPrChange w:id="384" w:author="Roshny Ravindran" w:date="2026-08-04T07:52:00Z" w16du:dateUtc="2026-08-04T03:52:00Z">
                  <w:rPr>
                    <w:sz w:val="20"/>
                  </w:rPr>
                </w:rPrChange>
              </w:rPr>
              <w:lastRenderedPageBreak/>
              <w:t>•</w:t>
            </w:r>
            <w:r>
              <w:rPr>
                <w:rFonts w:ascii="Arial" w:eastAsia="Arial" w:hAnsi="Arial" w:cs="Arial"/>
                <w:color w:val="FF0000"/>
                <w:sz w:val="20"/>
                <w:rPrChange w:id="385" w:author="Roshny Ravindran" w:date="2026-08-04T07:52:00Z" w16du:dateUtc="2026-08-04T03:52:00Z">
                  <w:rPr>
                    <w:rFonts w:ascii="Arial" w:eastAsia="Arial" w:hAnsi="Arial" w:cs="Arial"/>
                    <w:sz w:val="20"/>
                  </w:rPr>
                </w:rPrChange>
              </w:rPr>
              <w:t xml:space="preserve"> </w:t>
            </w:r>
            <w:r>
              <w:rPr>
                <w:color w:val="FF0000"/>
                <w:sz w:val="20"/>
                <w:rPrChange w:id="386" w:author="Roshny Ravindran" w:date="2026-08-04T07:52:00Z" w16du:dateUtc="2026-08-04T03:52:00Z">
                  <w:rPr>
                    <w:sz w:val="20"/>
                  </w:rPr>
                </w:rPrChange>
              </w:rPr>
              <w:t xml:space="preserve">Is receiving or waiting for medical tests or treatment for any condition or set of symptoms that have not been diagnosed; </w:t>
            </w:r>
          </w:p>
        </w:tc>
        <w:tc>
          <w:tcPr>
            <w:tcW w:w="5713" w:type="dxa"/>
            <w:tcBorders>
              <w:top w:val="single" w:sz="4" w:space="0" w:color="000000"/>
              <w:left w:val="single" w:sz="4" w:space="0" w:color="000000"/>
              <w:bottom w:val="single" w:sz="4" w:space="0" w:color="000000"/>
              <w:right w:val="single" w:sz="4" w:space="0" w:color="000000"/>
            </w:tcBorders>
          </w:tcPr>
          <w:p w14:paraId="6C783CE6" w14:textId="77777777" w:rsidR="0054391F" w:rsidRDefault="00C826BD">
            <w:pPr>
              <w:spacing w:after="0"/>
              <w:ind w:left="360" w:right="657" w:hanging="360"/>
              <w:jc w:val="both"/>
            </w:pPr>
            <w:r>
              <w:rPr>
                <w:rFonts w:ascii="Segoe UI Symbol" w:eastAsia="Segoe UI Symbol" w:hAnsi="Segoe UI Symbol" w:cs="Segoe UI Symbol"/>
                <w:sz w:val="14"/>
                <w:szCs w:val="14"/>
                <w:rtl/>
              </w:rPr>
              <w:t xml:space="preserve">• أي شخص يتلقى أو ينتظر اختبارات أو علاجًا طبيًا بخصوص أي حالة مرضية أو مجموعة من الأعراض التي لم يتم تشخيصها؛</w:t>
            </w:r>
          </w:p>
        </w:tc>
      </w:tr>
      <w:tr w:rsidR="0054391F" w14:paraId="68B96115" w14:textId="77777777">
        <w:trPr>
          <w:trHeight w:val="567"/>
        </w:trPr>
        <w:tc>
          <w:tcPr>
            <w:tcW w:w="5877" w:type="dxa"/>
            <w:tcBorders>
              <w:top w:val="single" w:sz="4" w:space="0" w:color="000000"/>
              <w:left w:val="single" w:sz="4" w:space="0" w:color="000000"/>
              <w:bottom w:val="single" w:sz="4" w:space="0" w:color="000000"/>
              <w:right w:val="single" w:sz="4" w:space="0" w:color="000000"/>
            </w:tcBorders>
          </w:tcPr>
          <w:p w14:paraId="362A84D0" w14:textId="77777777" w:rsidR="0054391F" w:rsidRPr="003B39BC" w:rsidRDefault="00C826BD">
            <w:pPr>
              <w:bidi w:val="0"/>
              <w:spacing w:after="0"/>
              <w:ind w:left="828" w:hanging="360"/>
              <w:jc w:val="both"/>
              <w:rPr>
                <w:color w:val="FF0000"/>
                <w:rPrChange w:id="387" w:author="Roshny Ravindran" w:date="2026-08-04T07:52:00Z" w16du:dateUtc="2026-08-04T03:52:00Z">
                  <w:rPr/>
                </w:rPrChange>
              </w:rPr>
            </w:pPr>
            <w:r>
              <w:rPr>
                <w:color w:val="FF0000"/>
                <w:sz w:val="20"/>
                <w:rPrChange w:id="388" w:author="Roshny Ravindran" w:date="2026-08-04T07:52:00Z" w16du:dateUtc="2026-08-04T03:52:00Z">
                  <w:rPr>
                    <w:sz w:val="20"/>
                  </w:rPr>
                </w:rPrChange>
              </w:rPr>
              <w:t>•</w:t>
            </w:r>
            <w:r>
              <w:rPr>
                <w:rFonts w:ascii="Arial" w:eastAsia="Arial" w:hAnsi="Arial" w:cs="Arial"/>
                <w:color w:val="FF0000"/>
                <w:sz w:val="20"/>
                <w:rPrChange w:id="389" w:author="Roshny Ravindran" w:date="2026-08-04T07:52:00Z" w16du:dateUtc="2026-08-04T03:52:00Z">
                  <w:rPr>
                    <w:rFonts w:ascii="Arial" w:eastAsia="Arial" w:hAnsi="Arial" w:cs="Arial"/>
                    <w:sz w:val="20"/>
                  </w:rPr>
                </w:rPrChange>
              </w:rPr>
              <w:t xml:space="preserve"> </w:t>
            </w:r>
            <w:r>
              <w:rPr>
                <w:color w:val="FF0000"/>
                <w:sz w:val="20"/>
                <w:rPrChange w:id="390" w:author="Roshny Ravindran" w:date="2026-08-04T07:52:00Z" w16du:dateUtc="2026-08-04T03:52:00Z">
                  <w:rPr>
                    <w:sz w:val="20"/>
                  </w:rPr>
                </w:rPrChange>
              </w:rPr>
              <w:t xml:space="preserve">Is travelling against the advice of a medical practitioner or travelling to get medical treatment abroad; </w:t>
            </w:r>
          </w:p>
        </w:tc>
        <w:tc>
          <w:tcPr>
            <w:tcW w:w="5713" w:type="dxa"/>
            <w:tcBorders>
              <w:top w:val="single" w:sz="4" w:space="0" w:color="000000"/>
              <w:left w:val="single" w:sz="4" w:space="0" w:color="000000"/>
              <w:bottom w:val="single" w:sz="4" w:space="0" w:color="000000"/>
              <w:right w:val="single" w:sz="4" w:space="0" w:color="000000"/>
            </w:tcBorders>
          </w:tcPr>
          <w:p w14:paraId="1835F309" w14:textId="77777777" w:rsidR="0054391F" w:rsidRDefault="00C826BD">
            <w:pPr>
              <w:spacing w:after="0"/>
              <w:ind w:left="355" w:right="1740" w:hanging="355"/>
              <w:jc w:val="both"/>
            </w:pPr>
            <w:r>
              <w:rPr>
                <w:rFonts w:ascii="Segoe UI Symbol" w:eastAsia="Segoe UI Symbol" w:hAnsi="Segoe UI Symbol" w:cs="Segoe UI Symbol"/>
                <w:sz w:val="14"/>
                <w:szCs w:val="14"/>
                <w:rtl/>
              </w:rPr>
              <w:t xml:space="preserve">• أي شخص يسافر خلافًا للمشورة الطبية للممارس الطبي أو يسافر من أجل تلقي العلاج في الخارج؛</w:t>
            </w:r>
          </w:p>
        </w:tc>
      </w:tr>
      <w:tr w:rsidR="0054391F" w14:paraId="70B5DA6C" w14:textId="77777777">
        <w:trPr>
          <w:trHeight w:val="293"/>
        </w:trPr>
        <w:tc>
          <w:tcPr>
            <w:tcW w:w="5877" w:type="dxa"/>
            <w:tcBorders>
              <w:top w:val="single" w:sz="4" w:space="0" w:color="000000"/>
              <w:left w:val="single" w:sz="4" w:space="0" w:color="000000"/>
              <w:bottom w:val="single" w:sz="4" w:space="0" w:color="000000"/>
              <w:right w:val="single" w:sz="4" w:space="0" w:color="000000"/>
            </w:tcBorders>
          </w:tcPr>
          <w:p w14:paraId="2ACE410A" w14:textId="77777777" w:rsidR="0054391F" w:rsidRPr="003B39BC" w:rsidRDefault="00C826BD">
            <w:pPr>
              <w:tabs>
                <w:tab w:val="center" w:pos="496"/>
                <w:tab w:val="center" w:pos="2673"/>
              </w:tabs>
              <w:bidi w:val="0"/>
              <w:spacing w:after="0"/>
              <w:jc w:val="left"/>
              <w:rPr>
                <w:color w:val="FF0000"/>
                <w:rPrChange w:id="391" w:author="Roshny Ravindran" w:date="2026-08-04T07:52:00Z" w16du:dateUtc="2026-08-04T03:52:00Z">
                  <w:rPr/>
                </w:rPrChange>
              </w:rPr>
            </w:pPr>
            <w:r>
              <w:rPr>
                <w:color w:val="FF0000"/>
                <w:rPrChange w:id="392" w:author="Roshny Ravindran" w:date="2026-08-04T07:52:00Z" w16du:dateUtc="2026-08-04T03:52:00Z">
                  <w:rPr/>
                </w:rPrChange>
              </w:rPr>
              <w:tab/>
            </w:r>
            <w:r>
              <w:rPr>
                <w:color w:val="FF0000"/>
                <w:sz w:val="20"/>
                <w:rPrChange w:id="393" w:author="Roshny Ravindran" w:date="2026-08-04T07:52:00Z" w16du:dateUtc="2026-08-04T03:52:00Z">
                  <w:rPr>
                    <w:sz w:val="20"/>
                  </w:rPr>
                </w:rPrChange>
              </w:rPr>
              <w:t>•</w:t>
            </w:r>
            <w:r>
              <w:rPr>
                <w:rFonts w:ascii="Arial" w:eastAsia="Arial" w:hAnsi="Arial" w:cs="Arial"/>
                <w:color w:val="FF0000"/>
                <w:sz w:val="20"/>
                <w:rPrChange w:id="394" w:author="Roshny Ravindran" w:date="2026-08-04T07:52:00Z" w16du:dateUtc="2026-08-04T03:52:00Z">
                  <w:rPr>
                    <w:rFonts w:ascii="Arial" w:eastAsia="Arial" w:hAnsi="Arial" w:cs="Arial"/>
                    <w:sz w:val="20"/>
                  </w:rPr>
                </w:rPrChange>
              </w:rPr>
              <w:t xml:space="preserve"> </w:t>
            </w:r>
            <w:r>
              <w:rPr>
                <w:rFonts w:ascii="Arial" w:eastAsia="Arial" w:hAnsi="Arial" w:cs="Arial"/>
                <w:color w:val="FF0000"/>
                <w:sz w:val="20"/>
                <w:rPrChange w:id="395" w:author="Roshny Ravindran" w:date="2026-08-04T07:52:00Z" w16du:dateUtc="2026-08-04T03:52:00Z">
                  <w:rPr>
                    <w:rFonts w:ascii="Arial" w:eastAsia="Arial" w:hAnsi="Arial" w:cs="Arial"/>
                    <w:sz w:val="20"/>
                  </w:rPr>
                </w:rPrChange>
              </w:rPr>
              <w:tab/>
            </w:r>
            <w:r>
              <w:rPr>
                <w:color w:val="FF0000"/>
                <w:sz w:val="20"/>
                <w:rPrChange w:id="396" w:author="Roshny Ravindran" w:date="2026-08-04T07:52:00Z" w16du:dateUtc="2026-08-04T03:52:00Z">
                  <w:rPr>
                    <w:sz w:val="20"/>
                  </w:rPr>
                </w:rPrChange>
              </w:rPr>
              <w:t>Has been told about a</w:t>
            </w:r>
            <w:r>
              <w:rPr>
                <w:color w:val="FF0000"/>
                <w:sz w:val="20"/>
                <w:rPrChange w:id="397" w:author="Roshny Ravindran" w:date="2026-08-04T07:52:00Z" w16du:dateUtc="2026-08-04T03:52:00Z">
                  <w:rPr>
                    <w:sz w:val="20"/>
                  </w:rPr>
                </w:rPrChange>
              </w:rPr>
              <w:t xml:space="preserve"> condition that will cause their death; or </w:t>
            </w:r>
          </w:p>
        </w:tc>
        <w:tc>
          <w:tcPr>
            <w:tcW w:w="5713" w:type="dxa"/>
            <w:tcBorders>
              <w:top w:val="single" w:sz="4" w:space="0" w:color="000000"/>
              <w:left w:val="single" w:sz="4" w:space="0" w:color="000000"/>
              <w:bottom w:val="single" w:sz="4" w:space="0" w:color="000000"/>
              <w:right w:val="single" w:sz="4" w:space="0" w:color="000000"/>
            </w:tcBorders>
          </w:tcPr>
          <w:p w14:paraId="45A1F160" w14:textId="77777777" w:rsidR="0054391F" w:rsidRDefault="00C826BD">
            <w:pPr>
              <w:spacing w:after="0"/>
              <w:ind w:left="122"/>
              <w:jc w:val="left"/>
            </w:pPr>
            <w:r>
              <w:rPr>
                <w:rFonts w:ascii="Segoe UI Symbol" w:eastAsia="Segoe UI Symbol" w:hAnsi="Segoe UI Symbol" w:cs="Segoe UI Symbol"/>
                <w:sz w:val="14"/>
                <w:szCs w:val="14"/>
                <w:rtl/>
              </w:rPr>
              <w:t xml:space="preserve">• أي شخص تم إبلاغه بأن حالته الطبية ستؤدي إلى وفاته؛ أو</w:t>
            </w:r>
          </w:p>
        </w:tc>
      </w:tr>
      <w:tr w:rsidR="0054391F" w14:paraId="44A2E143" w14:textId="77777777">
        <w:trPr>
          <w:trHeight w:val="494"/>
        </w:trPr>
        <w:tc>
          <w:tcPr>
            <w:tcW w:w="5877" w:type="dxa"/>
            <w:tcBorders>
              <w:top w:val="single" w:sz="4" w:space="0" w:color="000000"/>
              <w:left w:val="single" w:sz="4" w:space="0" w:color="000000"/>
              <w:bottom w:val="single" w:sz="4" w:space="0" w:color="000000"/>
              <w:right w:val="single" w:sz="4" w:space="0" w:color="000000"/>
            </w:tcBorders>
          </w:tcPr>
          <w:p w14:paraId="0B894651" w14:textId="77777777" w:rsidR="0054391F" w:rsidRPr="003B39BC" w:rsidRDefault="00C826BD">
            <w:pPr>
              <w:bidi w:val="0"/>
              <w:spacing w:after="0"/>
              <w:ind w:left="415"/>
              <w:jc w:val="left"/>
              <w:rPr>
                <w:color w:val="FF0000"/>
                <w:rPrChange w:id="398" w:author="Roshny Ravindran" w:date="2026-08-04T07:52:00Z" w16du:dateUtc="2026-08-04T03:52:00Z">
                  <w:rPr/>
                </w:rPrChange>
              </w:rPr>
            </w:pPr>
            <w:r>
              <w:rPr>
                <w:color w:val="FF0000"/>
                <w:sz w:val="20"/>
                <w:rPrChange w:id="399" w:author="Roshny Ravindran" w:date="2026-08-04T07:52:00Z" w16du:dateUtc="2026-08-04T03:52:00Z">
                  <w:rPr>
                    <w:sz w:val="20"/>
                  </w:rPr>
                </w:rPrChange>
              </w:rPr>
              <w:t xml:space="preserve">b. We will not cover claims if you or any person insured on your policy has: </w:t>
            </w:r>
          </w:p>
        </w:tc>
        <w:tc>
          <w:tcPr>
            <w:tcW w:w="5713" w:type="dxa"/>
            <w:tcBorders>
              <w:top w:val="single" w:sz="4" w:space="0" w:color="000000"/>
              <w:left w:val="single" w:sz="4" w:space="0" w:color="000000"/>
              <w:bottom w:val="single" w:sz="4" w:space="0" w:color="000000"/>
              <w:right w:val="single" w:sz="4" w:space="0" w:color="000000"/>
            </w:tcBorders>
          </w:tcPr>
          <w:p w14:paraId="2C5B4640" w14:textId="77777777" w:rsidR="0054391F" w:rsidRDefault="00C826BD">
            <w:pPr>
              <w:spacing w:after="0"/>
              <w:ind w:right="449"/>
            </w:pPr>
            <w:r>
              <w:rPr>
                <w:sz w:val="20"/>
                <w:szCs w:val="20"/>
                <w:rtl/>
              </w:rPr>
              <w:t xml:space="preserve">ب. لن نقوم بتوفير الغطاء التأميني للمطالبات في حال كنت أو كان أي شخص مؤمن عليه في البوليصة الخاصة بك:</w:t>
            </w:r>
          </w:p>
        </w:tc>
      </w:tr>
      <w:tr w:rsidR="0054391F" w14:paraId="3F3FA4EE" w14:textId="77777777">
        <w:trPr>
          <w:trHeight w:val="569"/>
        </w:trPr>
        <w:tc>
          <w:tcPr>
            <w:tcW w:w="5877" w:type="dxa"/>
            <w:tcBorders>
              <w:top w:val="single" w:sz="4" w:space="0" w:color="000000"/>
              <w:left w:val="single" w:sz="4" w:space="0" w:color="000000"/>
              <w:bottom w:val="single" w:sz="4" w:space="0" w:color="000000"/>
              <w:right w:val="single" w:sz="4" w:space="0" w:color="000000"/>
            </w:tcBorders>
          </w:tcPr>
          <w:p w14:paraId="37A8A347" w14:textId="77777777" w:rsidR="0054391F" w:rsidRPr="003B39BC" w:rsidRDefault="00C826BD">
            <w:pPr>
              <w:bidi w:val="0"/>
              <w:spacing w:after="0"/>
              <w:ind w:left="828" w:hanging="360"/>
              <w:jc w:val="left"/>
              <w:rPr>
                <w:color w:val="FF0000"/>
                <w:rPrChange w:id="400" w:author="Roshny Ravindran" w:date="2026-08-04T07:52:00Z" w16du:dateUtc="2026-08-04T03:52:00Z">
                  <w:rPr/>
                </w:rPrChange>
              </w:rPr>
            </w:pPr>
            <w:r>
              <w:rPr>
                <w:color w:val="FF0000"/>
                <w:sz w:val="20"/>
                <w:rPrChange w:id="401" w:author="Roshny Ravindran" w:date="2026-08-04T07:52:00Z" w16du:dateUtc="2026-08-04T03:52:00Z">
                  <w:rPr>
                    <w:sz w:val="20"/>
                  </w:rPr>
                </w:rPrChange>
              </w:rPr>
              <w:t>•</w:t>
            </w:r>
            <w:r>
              <w:rPr>
                <w:rFonts w:ascii="Arial" w:eastAsia="Arial" w:hAnsi="Arial" w:cs="Arial"/>
                <w:color w:val="FF0000"/>
                <w:sz w:val="20"/>
                <w:rPrChange w:id="402" w:author="Roshny Ravindran" w:date="2026-08-04T07:52:00Z" w16du:dateUtc="2026-08-04T03:52:00Z">
                  <w:rPr>
                    <w:rFonts w:ascii="Arial" w:eastAsia="Arial" w:hAnsi="Arial" w:cs="Arial"/>
                    <w:sz w:val="20"/>
                  </w:rPr>
                </w:rPrChange>
              </w:rPr>
              <w:t xml:space="preserve"> </w:t>
            </w:r>
            <w:r>
              <w:rPr>
                <w:rFonts w:ascii="Arial" w:eastAsia="Arial" w:hAnsi="Arial" w:cs="Arial"/>
                <w:color w:val="FF0000"/>
                <w:sz w:val="20"/>
                <w:rPrChange w:id="403" w:author="Roshny Ravindran" w:date="2026-08-04T07:52:00Z" w16du:dateUtc="2026-08-04T03:52:00Z">
                  <w:rPr>
                    <w:rFonts w:ascii="Arial" w:eastAsia="Arial" w:hAnsi="Arial" w:cs="Arial"/>
                    <w:sz w:val="20"/>
                  </w:rPr>
                </w:rPrChange>
              </w:rPr>
              <w:tab/>
            </w:r>
            <w:r>
              <w:rPr>
                <w:color w:val="FF0000"/>
                <w:sz w:val="20"/>
                <w:rPrChange w:id="404" w:author="Roshny Ravindran" w:date="2026-08-04T07:52:00Z" w16du:dateUtc="2026-08-04T03:52:00Z">
                  <w:rPr>
                    <w:sz w:val="20"/>
                  </w:rPr>
                </w:rPrChange>
              </w:rPr>
              <w:t xml:space="preserve">In the last 5 years suffered from or had treatment or hospital consultation for any cancerous condition. </w:t>
            </w:r>
          </w:p>
        </w:tc>
        <w:tc>
          <w:tcPr>
            <w:tcW w:w="5713" w:type="dxa"/>
            <w:tcBorders>
              <w:top w:val="single" w:sz="4" w:space="0" w:color="000000"/>
              <w:left w:val="single" w:sz="4" w:space="0" w:color="000000"/>
              <w:bottom w:val="single" w:sz="4" w:space="0" w:color="000000"/>
              <w:right w:val="single" w:sz="4" w:space="0" w:color="000000"/>
            </w:tcBorders>
          </w:tcPr>
          <w:p w14:paraId="5B8CAFC3" w14:textId="77777777" w:rsidR="0054391F" w:rsidRDefault="00C826BD">
            <w:pPr>
              <w:spacing w:after="0"/>
              <w:ind w:left="124"/>
              <w:jc w:val="left"/>
            </w:pPr>
            <w:r>
              <w:rPr>
                <w:rFonts w:ascii="Segoe UI Symbol" w:eastAsia="Segoe UI Symbol" w:hAnsi="Segoe UI Symbol" w:cs="Segoe UI Symbol"/>
                <w:sz w:val="14"/>
                <w:szCs w:val="14"/>
                <w:rtl/>
              </w:rPr>
              <w:t xml:space="preserve">• قد عانى خلال السنوات الخمس الأخيرة من أي حالة مرضية سرطانية أو تلقى علاجًا أو استشارة في المستشفى بخصوصها.</w:t>
            </w:r>
          </w:p>
        </w:tc>
      </w:tr>
      <w:tr w:rsidR="0054391F" w14:paraId="614A45F8" w14:textId="77777777">
        <w:trPr>
          <w:trHeight w:val="847"/>
        </w:trPr>
        <w:tc>
          <w:tcPr>
            <w:tcW w:w="5877" w:type="dxa"/>
            <w:tcBorders>
              <w:top w:val="single" w:sz="4" w:space="0" w:color="000000"/>
              <w:left w:val="single" w:sz="4" w:space="0" w:color="000000"/>
              <w:bottom w:val="single" w:sz="4" w:space="0" w:color="000000"/>
              <w:right w:val="single" w:sz="4" w:space="0" w:color="000000"/>
            </w:tcBorders>
          </w:tcPr>
          <w:p w14:paraId="07A7172E" w14:textId="77777777" w:rsidR="0054391F" w:rsidRPr="003B39BC" w:rsidRDefault="00C826BD">
            <w:pPr>
              <w:bidi w:val="0"/>
              <w:spacing w:after="0"/>
              <w:ind w:left="828" w:hanging="360"/>
              <w:jc w:val="left"/>
              <w:rPr>
                <w:color w:val="FF0000"/>
                <w:rPrChange w:id="405" w:author="Roshny Ravindran" w:date="2026-08-04T07:52:00Z" w16du:dateUtc="2026-08-04T03:52:00Z">
                  <w:rPr/>
                </w:rPrChange>
              </w:rPr>
            </w:pPr>
            <w:r>
              <w:rPr>
                <w:color w:val="FF0000"/>
                <w:sz w:val="20"/>
                <w:rPrChange w:id="406" w:author="Roshny Ravindran" w:date="2026-08-04T07:52:00Z" w16du:dateUtc="2026-08-04T03:52:00Z">
                  <w:rPr>
                    <w:sz w:val="20"/>
                  </w:rPr>
                </w:rPrChange>
              </w:rPr>
              <w:t>•</w:t>
            </w:r>
            <w:r>
              <w:rPr>
                <w:rFonts w:ascii="Arial" w:eastAsia="Arial" w:hAnsi="Arial" w:cs="Arial"/>
                <w:color w:val="FF0000"/>
                <w:sz w:val="20"/>
                <w:rPrChange w:id="407" w:author="Roshny Ravindran" w:date="2026-08-04T07:52:00Z" w16du:dateUtc="2026-08-04T03:52:00Z">
                  <w:rPr>
                    <w:rFonts w:ascii="Arial" w:eastAsia="Arial" w:hAnsi="Arial" w:cs="Arial"/>
                    <w:sz w:val="20"/>
                  </w:rPr>
                </w:rPrChange>
              </w:rPr>
              <w:t xml:space="preserve"> </w:t>
            </w:r>
            <w:r>
              <w:rPr>
                <w:rFonts w:ascii="Arial" w:eastAsia="Arial" w:hAnsi="Arial" w:cs="Arial"/>
                <w:color w:val="FF0000"/>
                <w:sz w:val="20"/>
                <w:rPrChange w:id="408" w:author="Roshny Ravindran" w:date="2026-08-04T07:52:00Z" w16du:dateUtc="2026-08-04T03:52:00Z">
                  <w:rPr>
                    <w:rFonts w:ascii="Arial" w:eastAsia="Arial" w:hAnsi="Arial" w:cs="Arial"/>
                    <w:sz w:val="20"/>
                  </w:rPr>
                </w:rPrChange>
              </w:rPr>
              <w:tab/>
            </w:r>
            <w:r>
              <w:rPr>
                <w:color w:val="FF0000"/>
                <w:sz w:val="20"/>
                <w:rPrChange w:id="409" w:author="Roshny Ravindran" w:date="2026-08-04T07:52:00Z" w16du:dateUtc="2026-08-04T03:52:00Z">
                  <w:rPr>
                    <w:sz w:val="20"/>
                  </w:rPr>
                </w:rPrChange>
              </w:rPr>
              <w:t xml:space="preserve">In the last 12 months been referred to or seen by a hospital doctor or surgeon (other than an accident and emergency doctor), or needed inpatient treatment in hospital. </w:t>
            </w:r>
          </w:p>
        </w:tc>
        <w:tc>
          <w:tcPr>
            <w:tcW w:w="5713" w:type="dxa"/>
            <w:tcBorders>
              <w:top w:val="single" w:sz="4" w:space="0" w:color="000000"/>
              <w:left w:val="single" w:sz="4" w:space="0" w:color="000000"/>
              <w:bottom w:val="single" w:sz="4" w:space="0" w:color="000000"/>
              <w:right w:val="single" w:sz="4" w:space="0" w:color="000000"/>
            </w:tcBorders>
          </w:tcPr>
          <w:p w14:paraId="3030F596" w14:textId="77777777" w:rsidR="0054391F" w:rsidRDefault="00C826BD">
            <w:pPr>
              <w:spacing w:after="0"/>
              <w:ind w:left="449" w:right="1339" w:hanging="358"/>
            </w:pPr>
            <w:r>
              <w:rPr>
                <w:rFonts w:ascii="Segoe UI Symbol" w:eastAsia="Segoe UI Symbol" w:hAnsi="Segoe UI Symbol" w:cs="Segoe UI Symbol"/>
                <w:sz w:val="14"/>
                <w:szCs w:val="14"/>
                <w:rtl/>
              </w:rPr>
              <w:t xml:space="preserve">• تمت إحالتك خلال الأشهر الاثني عشر الأخيرة إلى طبيب مستشفى أو جراح أو تم عرضك عليه (بخلاف طبيب الحوادث أو الطوارئ)، أو كنت بحاجة إلى علاج كمريض داخلي في المستشفى.</w:t>
            </w:r>
          </w:p>
        </w:tc>
      </w:tr>
      <w:tr w:rsidR="0054391F" w14:paraId="7C3E14B1" w14:textId="77777777">
        <w:trPr>
          <w:trHeight w:val="569"/>
        </w:trPr>
        <w:tc>
          <w:tcPr>
            <w:tcW w:w="5877" w:type="dxa"/>
            <w:tcBorders>
              <w:top w:val="single" w:sz="4" w:space="0" w:color="000000"/>
              <w:left w:val="single" w:sz="4" w:space="0" w:color="000000"/>
              <w:bottom w:val="single" w:sz="4" w:space="0" w:color="000000"/>
              <w:right w:val="single" w:sz="4" w:space="0" w:color="000000"/>
            </w:tcBorders>
          </w:tcPr>
          <w:p w14:paraId="796B2A0F" w14:textId="77777777" w:rsidR="0054391F" w:rsidRPr="003B39BC" w:rsidRDefault="00C826BD">
            <w:pPr>
              <w:bidi w:val="0"/>
              <w:spacing w:after="0"/>
              <w:ind w:left="828" w:hanging="360"/>
              <w:jc w:val="left"/>
              <w:rPr>
                <w:color w:val="FF0000"/>
                <w:rPrChange w:id="410" w:author="Roshny Ravindran" w:date="2026-08-04T07:52:00Z" w16du:dateUtc="2026-08-04T03:52:00Z">
                  <w:rPr/>
                </w:rPrChange>
              </w:rPr>
            </w:pPr>
            <w:r>
              <w:rPr>
                <w:color w:val="FF0000"/>
                <w:sz w:val="20"/>
                <w:rPrChange w:id="411" w:author="Roshny Ravindran" w:date="2026-08-04T07:52:00Z" w16du:dateUtc="2026-08-04T03:52:00Z">
                  <w:rPr>
                    <w:sz w:val="20"/>
                  </w:rPr>
                </w:rPrChange>
              </w:rPr>
              <w:t>•</w:t>
            </w:r>
            <w:r>
              <w:rPr>
                <w:rFonts w:ascii="Arial" w:eastAsia="Arial" w:hAnsi="Arial" w:cs="Arial"/>
                <w:color w:val="FF0000"/>
                <w:sz w:val="20"/>
                <w:rPrChange w:id="412" w:author="Roshny Ravindran" w:date="2026-08-04T07:52:00Z" w16du:dateUtc="2026-08-04T03:52:00Z">
                  <w:rPr>
                    <w:rFonts w:ascii="Arial" w:eastAsia="Arial" w:hAnsi="Arial" w:cs="Arial"/>
                    <w:sz w:val="20"/>
                  </w:rPr>
                </w:rPrChange>
              </w:rPr>
              <w:t xml:space="preserve"> </w:t>
            </w:r>
            <w:r>
              <w:rPr>
                <w:rFonts w:ascii="Arial" w:eastAsia="Arial" w:hAnsi="Arial" w:cs="Arial"/>
                <w:color w:val="FF0000"/>
                <w:sz w:val="20"/>
                <w:rPrChange w:id="413" w:author="Roshny Ravindran" w:date="2026-08-04T07:52:00Z" w16du:dateUtc="2026-08-04T03:52:00Z">
                  <w:rPr>
                    <w:rFonts w:ascii="Arial" w:eastAsia="Arial" w:hAnsi="Arial" w:cs="Arial"/>
                    <w:sz w:val="20"/>
                  </w:rPr>
                </w:rPrChange>
              </w:rPr>
              <w:tab/>
            </w:r>
            <w:r>
              <w:rPr>
                <w:color w:val="FF0000"/>
                <w:sz w:val="20"/>
                <w:rPrChange w:id="414" w:author="Roshny Ravindran" w:date="2026-08-04T07:52:00Z" w16du:dateUtc="2026-08-04T03:52:00Z">
                  <w:rPr>
                    <w:sz w:val="20"/>
                  </w:rPr>
                </w:rPrChange>
              </w:rPr>
              <w:t xml:space="preserve">Any illness that was known by the Insured or his/her relatives, even if it was not under treatment. </w:t>
            </w:r>
          </w:p>
        </w:tc>
        <w:tc>
          <w:tcPr>
            <w:tcW w:w="5713" w:type="dxa"/>
            <w:tcBorders>
              <w:top w:val="single" w:sz="4" w:space="0" w:color="000000"/>
              <w:left w:val="single" w:sz="4" w:space="0" w:color="000000"/>
              <w:bottom w:val="single" w:sz="4" w:space="0" w:color="000000"/>
              <w:right w:val="single" w:sz="4" w:space="0" w:color="000000"/>
            </w:tcBorders>
          </w:tcPr>
          <w:p w14:paraId="1F398207" w14:textId="77777777" w:rsidR="0054391F" w:rsidRDefault="00C826BD">
            <w:pPr>
              <w:spacing w:after="0"/>
              <w:ind w:left="122"/>
              <w:jc w:val="left"/>
            </w:pPr>
            <w:r>
              <w:rPr>
                <w:rFonts w:ascii="Segoe UI Symbol" w:eastAsia="Segoe UI Symbol" w:hAnsi="Segoe UI Symbol" w:cs="Segoe UI Symbol"/>
                <w:sz w:val="14"/>
                <w:szCs w:val="14"/>
                <w:rtl/>
              </w:rPr>
              <w:t xml:space="preserve">• أي مرض كان معروفًا من قبل المؤمن عليه أو أقاربه/أقاربها، حتى في حال لم يكن يخضع للعلاج.</w:t>
            </w:r>
          </w:p>
        </w:tc>
      </w:tr>
      <w:tr w:rsidR="0054391F" w14:paraId="12FB4DB4" w14:textId="77777777">
        <w:trPr>
          <w:trHeight w:val="571"/>
        </w:trPr>
        <w:tc>
          <w:tcPr>
            <w:tcW w:w="5877" w:type="dxa"/>
            <w:tcBorders>
              <w:top w:val="single" w:sz="4" w:space="0" w:color="000000"/>
              <w:left w:val="single" w:sz="4" w:space="0" w:color="000000"/>
              <w:bottom w:val="single" w:sz="4" w:space="0" w:color="000000"/>
              <w:right w:val="single" w:sz="4" w:space="0" w:color="000000"/>
            </w:tcBorders>
          </w:tcPr>
          <w:p w14:paraId="74ACB572" w14:textId="77777777" w:rsidR="0054391F" w:rsidRPr="003B39BC" w:rsidRDefault="00C826BD">
            <w:pPr>
              <w:bidi w:val="0"/>
              <w:spacing w:after="0"/>
              <w:ind w:left="828" w:hanging="360"/>
              <w:jc w:val="both"/>
              <w:rPr>
                <w:color w:val="FF0000"/>
                <w:rPrChange w:id="415" w:author="Roshny Ravindran" w:date="2026-08-04T07:52:00Z" w16du:dateUtc="2026-08-04T03:52:00Z">
                  <w:rPr/>
                </w:rPrChange>
              </w:rPr>
            </w:pPr>
            <w:r>
              <w:rPr>
                <w:color w:val="FF0000"/>
                <w:sz w:val="20"/>
                <w:rPrChange w:id="416" w:author="Roshny Ravindran" w:date="2026-08-04T07:52:00Z" w16du:dateUtc="2026-08-04T03:52:00Z">
                  <w:rPr>
                    <w:sz w:val="20"/>
                  </w:rPr>
                </w:rPrChange>
              </w:rPr>
              <w:t>•</w:t>
            </w:r>
            <w:r>
              <w:rPr>
                <w:rFonts w:ascii="Arial" w:eastAsia="Arial" w:hAnsi="Arial" w:cs="Arial"/>
                <w:color w:val="FF0000"/>
                <w:sz w:val="20"/>
                <w:rPrChange w:id="417" w:author="Roshny Ravindran" w:date="2026-08-04T07:52:00Z" w16du:dateUtc="2026-08-04T03:52:00Z">
                  <w:rPr>
                    <w:rFonts w:ascii="Arial" w:eastAsia="Arial" w:hAnsi="Arial" w:cs="Arial"/>
                    <w:sz w:val="20"/>
                  </w:rPr>
                </w:rPrChange>
              </w:rPr>
              <w:t xml:space="preserve"> </w:t>
            </w:r>
            <w:r>
              <w:rPr>
                <w:color w:val="FF0000"/>
                <w:sz w:val="20"/>
                <w:rPrChange w:id="418" w:author="Roshny Ravindran" w:date="2026-08-04T07:52:00Z" w16du:dateUtc="2026-08-04T03:52:00Z">
                  <w:rPr>
                    <w:sz w:val="20"/>
                  </w:rPr>
                </w:rPrChange>
              </w:rPr>
              <w:t xml:space="preserve">In the last 2 years suffered from or received any form of medical advice or treatment or medication for: </w:t>
            </w:r>
          </w:p>
        </w:tc>
        <w:tc>
          <w:tcPr>
            <w:tcW w:w="5713" w:type="dxa"/>
            <w:tcBorders>
              <w:top w:val="single" w:sz="4" w:space="0" w:color="000000"/>
              <w:left w:val="single" w:sz="4" w:space="0" w:color="000000"/>
              <w:bottom w:val="single" w:sz="4" w:space="0" w:color="000000"/>
              <w:right w:val="single" w:sz="4" w:space="0" w:color="000000"/>
            </w:tcBorders>
          </w:tcPr>
          <w:p w14:paraId="20B9CD07" w14:textId="77777777" w:rsidR="0054391F" w:rsidRDefault="00C826BD">
            <w:pPr>
              <w:spacing w:after="0"/>
              <w:ind w:right="535"/>
            </w:pPr>
            <w:r>
              <w:rPr>
                <w:rFonts w:ascii="Segoe UI Symbol" w:eastAsia="Segoe UI Symbol" w:hAnsi="Segoe UI Symbol" w:cs="Segoe UI Symbol"/>
                <w:sz w:val="14"/>
                <w:szCs w:val="14"/>
                <w:rtl/>
              </w:rPr>
              <w:t xml:space="preserve">• عانى خلال العامين الماضيين من أو تلقى أي شكل من أشكال الاستشارات أو العلاج الطبي أو الأدوية من أجل:</w:t>
            </w:r>
          </w:p>
        </w:tc>
      </w:tr>
      <w:tr w:rsidR="0054391F" w14:paraId="4306B8A9" w14:textId="77777777">
        <w:trPr>
          <w:trHeight w:val="288"/>
        </w:trPr>
        <w:tc>
          <w:tcPr>
            <w:tcW w:w="5877" w:type="dxa"/>
            <w:tcBorders>
              <w:top w:val="single" w:sz="4" w:space="0" w:color="000000"/>
              <w:left w:val="single" w:sz="4" w:space="0" w:color="000000"/>
              <w:bottom w:val="single" w:sz="4" w:space="0" w:color="000000"/>
              <w:right w:val="single" w:sz="4" w:space="0" w:color="000000"/>
            </w:tcBorders>
          </w:tcPr>
          <w:p w14:paraId="4DE0A2CB" w14:textId="77777777" w:rsidR="0054391F" w:rsidRPr="003B39BC" w:rsidRDefault="00C826BD">
            <w:pPr>
              <w:bidi w:val="0"/>
              <w:spacing w:after="0"/>
              <w:ind w:left="108"/>
              <w:jc w:val="left"/>
              <w:rPr>
                <w:color w:val="FF0000"/>
                <w:rPrChange w:id="419" w:author="Roshny Ravindran" w:date="2026-08-04T07:52:00Z" w16du:dateUtc="2026-08-04T03:52:00Z">
                  <w:rPr/>
                </w:rPrChange>
              </w:rPr>
            </w:pPr>
            <w:r>
              <w:rPr>
                <w:color w:val="FF0000"/>
                <w:sz w:val="14"/>
                <w:rPrChange w:id="420" w:author="Roshny Ravindran" w:date="2026-08-04T07:52:00Z" w16du:dateUtc="2026-08-04T03:52:00Z">
                  <w:rPr>
                    <w:sz w:val="14"/>
                  </w:rPr>
                </w:rPrChange>
              </w:rPr>
              <w:t xml:space="preserve">i. </w:t>
            </w:r>
            <w:r>
              <w:rPr>
                <w:color w:val="FF0000"/>
                <w:sz w:val="20"/>
                <w:rPrChange w:id="421" w:author="Roshny Ravindran" w:date="2026-08-04T07:52:00Z" w16du:dateUtc="2026-08-04T03:52:00Z">
                  <w:rPr>
                    <w:sz w:val="20"/>
                  </w:rPr>
                </w:rPrChange>
              </w:rPr>
              <w:t xml:space="preserve">Any heart-related, blood circulatory or diabetic condition; or </w:t>
            </w:r>
          </w:p>
        </w:tc>
        <w:tc>
          <w:tcPr>
            <w:tcW w:w="5713" w:type="dxa"/>
            <w:tcBorders>
              <w:top w:val="single" w:sz="4" w:space="0" w:color="000000"/>
              <w:left w:val="single" w:sz="4" w:space="0" w:color="000000"/>
              <w:bottom w:val="single" w:sz="4" w:space="0" w:color="000000"/>
              <w:right w:val="single" w:sz="4" w:space="0" w:color="000000"/>
            </w:tcBorders>
          </w:tcPr>
          <w:p w14:paraId="3DD22CA0" w14:textId="77777777" w:rsidR="0054391F" w:rsidRDefault="00C826BD">
            <w:pPr>
              <w:spacing w:after="0"/>
              <w:ind w:left="96"/>
              <w:jc w:val="left"/>
            </w:pPr>
            <w:r>
              <w:rPr>
                <w:szCs w:val="22"/>
              </w:rPr>
              <w:t xml:space="preserve">1. أي حالة مرضية متعلقة بالقلب أو الدورة الدموية أو السكري؛ أو</w:t>
            </w:r>
          </w:p>
        </w:tc>
      </w:tr>
      <w:tr w:rsidR="0054391F" w14:paraId="2B909456" w14:textId="77777777">
        <w:trPr>
          <w:trHeight w:val="624"/>
        </w:trPr>
        <w:tc>
          <w:tcPr>
            <w:tcW w:w="5877" w:type="dxa"/>
            <w:tcBorders>
              <w:top w:val="single" w:sz="4" w:space="0" w:color="000000"/>
              <w:left w:val="single" w:sz="4" w:space="0" w:color="000000"/>
              <w:bottom w:val="single" w:sz="4" w:space="0" w:color="000000"/>
              <w:right w:val="single" w:sz="4" w:space="0" w:color="000000"/>
            </w:tcBorders>
          </w:tcPr>
          <w:p w14:paraId="73E7109F" w14:textId="77777777" w:rsidR="0054391F" w:rsidRPr="003B39BC" w:rsidRDefault="00C826BD">
            <w:pPr>
              <w:bidi w:val="0"/>
              <w:spacing w:after="0"/>
              <w:ind w:left="108"/>
              <w:jc w:val="left"/>
              <w:rPr>
                <w:color w:val="FF0000"/>
                <w:rPrChange w:id="422" w:author="Roshny Ravindran" w:date="2026-08-04T07:52:00Z" w16du:dateUtc="2026-08-04T03:52:00Z">
                  <w:rPr/>
                </w:rPrChange>
              </w:rPr>
            </w:pPr>
            <w:r>
              <w:rPr>
                <w:color w:val="FF0000"/>
                <w:sz w:val="14"/>
                <w:rPrChange w:id="423" w:author="Roshny Ravindran" w:date="2026-08-04T07:52:00Z" w16du:dateUtc="2026-08-04T03:52:00Z">
                  <w:rPr>
                    <w:sz w:val="14"/>
                  </w:rPr>
                </w:rPrChange>
              </w:rPr>
              <w:t xml:space="preserve">ii. </w:t>
            </w:r>
            <w:r>
              <w:rPr>
                <w:color w:val="FF0000"/>
                <w:sz w:val="20"/>
                <w:rPrChange w:id="424" w:author="Roshny Ravindran" w:date="2026-08-04T07:52:00Z" w16du:dateUtc="2026-08-04T03:52:00Z">
                  <w:rPr>
                    <w:sz w:val="20"/>
                  </w:rPr>
                </w:rPrChange>
              </w:rPr>
              <w:t xml:space="preserve">Any neurological condition (including, but not limited to </w:t>
            </w:r>
            <w:r>
              <w:rPr>
                <w:color w:val="FF0000"/>
                <w:sz w:val="20"/>
                <w:rPrChange w:id="425" w:author="Roshny Ravindran" w:date="2026-08-04T07:52:00Z" w16du:dateUtc="2026-08-04T03:52:00Z">
                  <w:rPr>
                    <w:sz w:val="20"/>
                  </w:rPr>
                </w:rPrChange>
              </w:rPr>
              <w:t xml:space="preserve">Stroke, Brain Haemorrhage or </w:t>
            </w:r>
          </w:p>
          <w:p w14:paraId="02758CD1" w14:textId="77777777" w:rsidR="0054391F" w:rsidRPr="003B39BC" w:rsidRDefault="00C826BD">
            <w:pPr>
              <w:bidi w:val="0"/>
              <w:spacing w:after="0"/>
              <w:ind w:left="108"/>
              <w:jc w:val="left"/>
              <w:rPr>
                <w:color w:val="FF0000"/>
                <w:rPrChange w:id="426" w:author="Roshny Ravindran" w:date="2026-08-04T07:52:00Z" w16du:dateUtc="2026-08-04T03:52:00Z">
                  <w:rPr/>
                </w:rPrChange>
              </w:rPr>
            </w:pPr>
            <w:r>
              <w:rPr>
                <w:color w:val="FF0000"/>
                <w:sz w:val="20"/>
                <w:rPrChange w:id="427" w:author="Roshny Ravindran" w:date="2026-08-04T07:52:00Z" w16du:dateUtc="2026-08-04T03:52:00Z">
                  <w:rPr>
                    <w:sz w:val="20"/>
                  </w:rPr>
                </w:rPrChange>
              </w:rPr>
              <w:t xml:space="preserve">Epilepsy); </w:t>
            </w:r>
          </w:p>
        </w:tc>
        <w:tc>
          <w:tcPr>
            <w:tcW w:w="5713" w:type="dxa"/>
            <w:tcBorders>
              <w:top w:val="single" w:sz="4" w:space="0" w:color="000000"/>
              <w:left w:val="single" w:sz="4" w:space="0" w:color="000000"/>
              <w:bottom w:val="single" w:sz="4" w:space="0" w:color="000000"/>
              <w:right w:val="single" w:sz="4" w:space="0" w:color="000000"/>
            </w:tcBorders>
          </w:tcPr>
          <w:p w14:paraId="72A7D483" w14:textId="77777777" w:rsidR="0054391F" w:rsidRDefault="00C826BD">
            <w:pPr>
              <w:spacing w:after="0"/>
              <w:ind w:right="1327"/>
              <w:jc w:val="both"/>
            </w:pPr>
            <w:r>
              <w:rPr>
                <w:szCs w:val="22"/>
              </w:rPr>
              <w:t xml:space="preserve">2. أي حالة متعلقة بأمراض الأعصاب (على سبيل المثال لا الحصر السكتات الدماغية أو نزيف المخ أو الصرع)؛</w:t>
            </w:r>
          </w:p>
        </w:tc>
      </w:tr>
      <w:tr w:rsidR="0054391F" w14:paraId="7A6CCFE7" w14:textId="77777777">
        <w:trPr>
          <w:trHeight w:val="626"/>
        </w:trPr>
        <w:tc>
          <w:tcPr>
            <w:tcW w:w="5877" w:type="dxa"/>
            <w:tcBorders>
              <w:top w:val="single" w:sz="4" w:space="0" w:color="000000"/>
              <w:left w:val="single" w:sz="4" w:space="0" w:color="000000"/>
              <w:bottom w:val="single" w:sz="4" w:space="0" w:color="000000"/>
              <w:right w:val="single" w:sz="4" w:space="0" w:color="000000"/>
            </w:tcBorders>
          </w:tcPr>
          <w:p w14:paraId="649783A0" w14:textId="77777777" w:rsidR="0054391F" w:rsidRPr="003B39BC" w:rsidRDefault="00C826BD">
            <w:pPr>
              <w:bidi w:val="0"/>
              <w:spacing w:after="9"/>
              <w:ind w:left="108"/>
              <w:jc w:val="left"/>
              <w:rPr>
                <w:color w:val="FF0000"/>
                <w:rPrChange w:id="428" w:author="Roshny Ravindran" w:date="2026-08-04T07:52:00Z" w16du:dateUtc="2026-08-04T03:52:00Z">
                  <w:rPr/>
                </w:rPrChange>
              </w:rPr>
            </w:pPr>
            <w:r>
              <w:rPr>
                <w:color w:val="FF0000"/>
                <w:sz w:val="14"/>
                <w:rPrChange w:id="429" w:author="Roshny Ravindran" w:date="2026-08-04T07:52:00Z" w16du:dateUtc="2026-08-04T03:52:00Z">
                  <w:rPr>
                    <w:sz w:val="14"/>
                  </w:rPr>
                </w:rPrChange>
              </w:rPr>
              <w:t xml:space="preserve">iii. </w:t>
            </w:r>
            <w:r>
              <w:rPr>
                <w:color w:val="FF0000"/>
                <w:sz w:val="20"/>
                <w:rPrChange w:id="430" w:author="Roshny Ravindran" w:date="2026-08-04T07:52:00Z" w16du:dateUtc="2026-08-04T03:52:00Z">
                  <w:rPr>
                    <w:sz w:val="20"/>
                  </w:rPr>
                </w:rPrChange>
              </w:rPr>
              <w:t xml:space="preserve">Any breathing condition including, but not limited to, Asthma, Emphysema or Chronic </w:t>
            </w:r>
          </w:p>
          <w:p w14:paraId="23A18FE8" w14:textId="77777777" w:rsidR="0054391F" w:rsidRPr="003B39BC" w:rsidRDefault="00C826BD">
            <w:pPr>
              <w:bidi w:val="0"/>
              <w:spacing w:after="0"/>
              <w:ind w:left="108"/>
              <w:jc w:val="left"/>
              <w:rPr>
                <w:color w:val="FF0000"/>
                <w:rPrChange w:id="431" w:author="Roshny Ravindran" w:date="2026-08-04T07:52:00Z" w16du:dateUtc="2026-08-04T03:52:00Z">
                  <w:rPr/>
                </w:rPrChange>
              </w:rPr>
            </w:pPr>
            <w:r>
              <w:rPr>
                <w:color w:val="FF0000"/>
                <w:sz w:val="20"/>
                <w:rPrChange w:id="432" w:author="Roshny Ravindran" w:date="2026-08-04T07:52:00Z" w16du:dateUtc="2026-08-04T03:52:00Z">
                  <w:rPr>
                    <w:sz w:val="20"/>
                  </w:rPr>
                </w:rPrChange>
              </w:rPr>
              <w:t xml:space="preserve">Obstructive Pulmonary Disease (COPD); </w:t>
            </w:r>
          </w:p>
        </w:tc>
        <w:tc>
          <w:tcPr>
            <w:tcW w:w="5713" w:type="dxa"/>
            <w:tcBorders>
              <w:top w:val="single" w:sz="4" w:space="0" w:color="000000"/>
              <w:left w:val="single" w:sz="4" w:space="0" w:color="000000"/>
              <w:bottom w:val="single" w:sz="4" w:space="0" w:color="000000"/>
              <w:right w:val="single" w:sz="4" w:space="0" w:color="000000"/>
            </w:tcBorders>
          </w:tcPr>
          <w:p w14:paraId="081A77A6" w14:textId="77777777" w:rsidR="0054391F" w:rsidRDefault="00C826BD">
            <w:pPr>
              <w:spacing w:after="0"/>
              <w:ind w:left="4" w:right="136" w:hanging="4"/>
              <w:jc w:val="both"/>
            </w:pPr>
            <w:r>
              <w:rPr>
                <w:szCs w:val="22"/>
              </w:rPr>
              <w:t xml:space="preserve">3. أي حالة مرضية متعلقة بالتنفس بما في ذلك على سبيل المثال لا الحصر الربو أو انتفاخ الرئة أو مرض الانسداد الرئوي المزمن (COPD)؛</w:t>
            </w:r>
          </w:p>
        </w:tc>
      </w:tr>
      <w:tr w:rsidR="0054391F" w14:paraId="3C2D186B" w14:textId="77777777">
        <w:trPr>
          <w:trHeight w:val="317"/>
        </w:trPr>
        <w:tc>
          <w:tcPr>
            <w:tcW w:w="5877" w:type="dxa"/>
            <w:tcBorders>
              <w:top w:val="single" w:sz="4" w:space="0" w:color="000000"/>
              <w:left w:val="single" w:sz="4" w:space="0" w:color="000000"/>
              <w:bottom w:val="single" w:sz="4" w:space="0" w:color="000000"/>
              <w:right w:val="single" w:sz="4" w:space="0" w:color="000000"/>
            </w:tcBorders>
          </w:tcPr>
          <w:p w14:paraId="3B70BE64" w14:textId="77777777" w:rsidR="0054391F" w:rsidRPr="003B39BC" w:rsidRDefault="00C826BD">
            <w:pPr>
              <w:bidi w:val="0"/>
              <w:spacing w:after="0"/>
              <w:ind w:left="108"/>
              <w:jc w:val="left"/>
              <w:rPr>
                <w:color w:val="FF0000"/>
                <w:rPrChange w:id="433" w:author="Roshny Ravindran" w:date="2026-08-04T07:52:00Z" w16du:dateUtc="2026-08-04T03:52:00Z">
                  <w:rPr/>
                </w:rPrChange>
              </w:rPr>
            </w:pPr>
            <w:r>
              <w:rPr>
                <w:color w:val="FF0000"/>
                <w:sz w:val="14"/>
                <w:rPrChange w:id="434" w:author="Roshny Ravindran" w:date="2026-08-04T07:52:00Z" w16du:dateUtc="2026-08-04T03:52:00Z">
                  <w:rPr>
                    <w:sz w:val="14"/>
                  </w:rPr>
                </w:rPrChange>
              </w:rPr>
              <w:t xml:space="preserve">iv. </w:t>
            </w:r>
            <w:r>
              <w:rPr>
                <w:color w:val="FF0000"/>
                <w:sz w:val="20"/>
                <w:rPrChange w:id="435" w:author="Roshny Ravindran" w:date="2026-08-04T07:52:00Z" w16du:dateUtc="2026-08-04T03:52:00Z">
                  <w:rPr>
                    <w:sz w:val="20"/>
                  </w:rPr>
                </w:rPrChange>
              </w:rPr>
              <w:t xml:space="preserve">Osteoporosis, any arthritic condition or any back pain related issue </w:t>
            </w:r>
          </w:p>
        </w:tc>
        <w:tc>
          <w:tcPr>
            <w:tcW w:w="5713" w:type="dxa"/>
            <w:tcBorders>
              <w:top w:val="single" w:sz="4" w:space="0" w:color="000000"/>
              <w:left w:val="single" w:sz="4" w:space="0" w:color="000000"/>
              <w:bottom w:val="single" w:sz="4" w:space="0" w:color="000000"/>
              <w:right w:val="single" w:sz="4" w:space="0" w:color="000000"/>
            </w:tcBorders>
          </w:tcPr>
          <w:p w14:paraId="6F44C456" w14:textId="77777777" w:rsidR="0054391F" w:rsidRDefault="00C826BD">
            <w:pPr>
              <w:spacing w:after="0"/>
              <w:ind w:left="96"/>
              <w:jc w:val="left"/>
            </w:pPr>
            <w:r>
              <w:rPr>
                <w:szCs w:val="22"/>
              </w:rPr>
              <w:t xml:space="preserve">4. هشاشة العظام أو أي حالة متعلقة بالتهاب المفاصل أو أي مشكلة متعلقة بآلام الظهر.</w:t>
            </w:r>
          </w:p>
        </w:tc>
      </w:tr>
      <w:tr w:rsidR="0054391F" w14:paraId="1335D377" w14:textId="77777777">
        <w:trPr>
          <w:trHeight w:val="622"/>
        </w:trPr>
        <w:tc>
          <w:tcPr>
            <w:tcW w:w="5877" w:type="dxa"/>
            <w:tcBorders>
              <w:top w:val="single" w:sz="4" w:space="0" w:color="000000"/>
              <w:left w:val="single" w:sz="4" w:space="0" w:color="000000"/>
              <w:bottom w:val="single" w:sz="4" w:space="0" w:color="000000"/>
              <w:right w:val="single" w:sz="4" w:space="0" w:color="000000"/>
            </w:tcBorders>
          </w:tcPr>
          <w:p w14:paraId="290EA068" w14:textId="77777777" w:rsidR="0054391F" w:rsidRPr="003B39BC" w:rsidRDefault="00C826BD">
            <w:pPr>
              <w:bidi w:val="0"/>
              <w:spacing w:after="0"/>
              <w:ind w:left="108"/>
              <w:jc w:val="both"/>
              <w:rPr>
                <w:color w:val="FF0000"/>
                <w:rPrChange w:id="436" w:author="Roshny Ravindran" w:date="2026-08-04T07:52:00Z" w16du:dateUtc="2026-08-04T03:52:00Z">
                  <w:rPr/>
                </w:rPrChange>
              </w:rPr>
            </w:pPr>
            <w:r>
              <w:rPr>
                <w:color w:val="FF0000"/>
                <w:sz w:val="14"/>
                <w:rPrChange w:id="437" w:author="Roshny Ravindran" w:date="2026-08-04T07:52:00Z" w16du:dateUtc="2026-08-04T03:52:00Z">
                  <w:rPr>
                    <w:sz w:val="14"/>
                  </w:rPr>
                </w:rPrChange>
              </w:rPr>
              <w:t xml:space="preserve">v. </w:t>
            </w:r>
            <w:r>
              <w:rPr>
                <w:color w:val="FF0000"/>
                <w:sz w:val="20"/>
                <w:rPrChange w:id="438" w:author="Roshny Ravindran" w:date="2026-08-04T07:52:00Z" w16du:dateUtc="2026-08-04T03:52:00Z">
                  <w:rPr>
                    <w:sz w:val="20"/>
                  </w:rPr>
                </w:rPrChange>
              </w:rPr>
              <w:t xml:space="preserve">Any bowel condition including, but not limited to Irritable Bowel Syndrome) IBS( or Crohn’s Disease </w:t>
            </w:r>
          </w:p>
        </w:tc>
        <w:tc>
          <w:tcPr>
            <w:tcW w:w="5713" w:type="dxa"/>
            <w:tcBorders>
              <w:top w:val="single" w:sz="4" w:space="0" w:color="000000"/>
              <w:left w:val="single" w:sz="4" w:space="0" w:color="000000"/>
              <w:bottom w:val="single" w:sz="4" w:space="0" w:color="000000"/>
              <w:right w:val="single" w:sz="4" w:space="0" w:color="000000"/>
            </w:tcBorders>
          </w:tcPr>
          <w:p w14:paraId="312C7FF6" w14:textId="77777777" w:rsidR="0054391F" w:rsidRDefault="00C826BD">
            <w:pPr>
              <w:spacing w:after="0"/>
              <w:ind w:left="62" w:right="1505" w:hanging="2"/>
              <w:jc w:val="both"/>
            </w:pPr>
            <w:r>
              <w:rPr>
                <w:szCs w:val="22"/>
              </w:rPr>
              <w:t xml:space="preserve">5. أي حالة مرضية متعلقة بالأمعاء على سبيل المثال لا الحصر متلازمة القولون العصبي (IBS) أو مرض كرون.</w:t>
            </w:r>
          </w:p>
        </w:tc>
      </w:tr>
      <w:tr w:rsidR="0054391F" w14:paraId="758EB462" w14:textId="77777777">
        <w:trPr>
          <w:trHeight w:val="627"/>
        </w:trPr>
        <w:tc>
          <w:tcPr>
            <w:tcW w:w="5877" w:type="dxa"/>
            <w:tcBorders>
              <w:top w:val="single" w:sz="4" w:space="0" w:color="000000"/>
              <w:left w:val="single" w:sz="4" w:space="0" w:color="000000"/>
              <w:bottom w:val="single" w:sz="4" w:space="0" w:color="000000"/>
              <w:right w:val="single" w:sz="4" w:space="0" w:color="000000"/>
            </w:tcBorders>
          </w:tcPr>
          <w:p w14:paraId="12FE4091" w14:textId="77777777" w:rsidR="0054391F" w:rsidRPr="003B39BC" w:rsidRDefault="00C826BD">
            <w:pPr>
              <w:bidi w:val="0"/>
              <w:spacing w:after="0"/>
              <w:ind w:left="108"/>
              <w:jc w:val="left"/>
              <w:rPr>
                <w:color w:val="FF0000"/>
                <w:rPrChange w:id="439" w:author="Roshny Ravindran" w:date="2026-08-04T07:52:00Z" w16du:dateUtc="2026-08-04T03:52:00Z">
                  <w:rPr/>
                </w:rPrChange>
              </w:rPr>
            </w:pPr>
            <w:r>
              <w:rPr>
                <w:color w:val="FF0000"/>
                <w:sz w:val="14"/>
                <w:rPrChange w:id="440" w:author="Roshny Ravindran" w:date="2026-08-04T07:52:00Z" w16du:dateUtc="2026-08-04T03:52:00Z">
                  <w:rPr>
                    <w:sz w:val="14"/>
                  </w:rPr>
                </w:rPrChange>
              </w:rPr>
              <w:t xml:space="preserve">vi. </w:t>
            </w:r>
            <w:r>
              <w:rPr>
                <w:color w:val="FF0000"/>
                <w:sz w:val="20"/>
                <w:rPrChange w:id="441" w:author="Roshny Ravindran" w:date="2026-08-04T07:52:00Z" w16du:dateUtc="2026-08-04T03:52:00Z">
                  <w:rPr>
                    <w:sz w:val="20"/>
                  </w:rPr>
                </w:rPrChange>
              </w:rPr>
              <w:t xml:space="preserve">Any psychiatric or psychological condition (including, but not limited to anxiety or depression); </w:t>
            </w:r>
          </w:p>
        </w:tc>
        <w:tc>
          <w:tcPr>
            <w:tcW w:w="5713" w:type="dxa"/>
            <w:tcBorders>
              <w:top w:val="single" w:sz="4" w:space="0" w:color="000000"/>
              <w:left w:val="single" w:sz="4" w:space="0" w:color="000000"/>
              <w:bottom w:val="single" w:sz="4" w:space="0" w:color="000000"/>
              <w:right w:val="single" w:sz="4" w:space="0" w:color="000000"/>
            </w:tcBorders>
          </w:tcPr>
          <w:p w14:paraId="3EFFC754" w14:textId="77777777" w:rsidR="0054391F" w:rsidRDefault="00C826BD">
            <w:pPr>
              <w:spacing w:after="0"/>
              <w:ind w:left="60" w:right="1702" w:hanging="3"/>
              <w:jc w:val="both"/>
            </w:pPr>
            <w:r>
              <w:rPr>
                <w:szCs w:val="22"/>
              </w:rPr>
              <w:t xml:space="preserve">6. أي حالة نفسية أو متعلقة بالطب النفسي (بما في ذلك على سبيل المثال لا الحصر القلق أو الاكتئاب)؛</w:t>
            </w:r>
          </w:p>
        </w:tc>
      </w:tr>
      <w:tr w:rsidR="0054391F" w14:paraId="21A0B978" w14:textId="77777777">
        <w:trPr>
          <w:trHeight w:val="290"/>
        </w:trPr>
        <w:tc>
          <w:tcPr>
            <w:tcW w:w="5877" w:type="dxa"/>
            <w:tcBorders>
              <w:top w:val="single" w:sz="4" w:space="0" w:color="000000"/>
              <w:left w:val="single" w:sz="4" w:space="0" w:color="000000"/>
              <w:bottom w:val="single" w:sz="4" w:space="0" w:color="000000"/>
              <w:right w:val="single" w:sz="4" w:space="0" w:color="000000"/>
            </w:tcBorders>
          </w:tcPr>
          <w:p w14:paraId="7EAB0FC1" w14:textId="77777777" w:rsidR="0054391F" w:rsidRPr="003B39BC" w:rsidRDefault="00C826BD">
            <w:pPr>
              <w:bidi w:val="0"/>
              <w:spacing w:after="0"/>
              <w:jc w:val="left"/>
              <w:rPr>
                <w:color w:val="FF0000"/>
                <w:rPrChange w:id="442" w:author="Roshny Ravindran" w:date="2026-08-04T07:52:00Z" w16du:dateUtc="2026-08-04T03:52:00Z">
                  <w:rPr/>
                </w:rPrChange>
              </w:rPr>
            </w:pPr>
            <w:r>
              <w:rPr>
                <w:rFonts w:ascii="Times New Roman" w:eastAsia="Times New Roman" w:hAnsi="Times New Roman" w:cs="Times New Roman"/>
                <w:color w:val="FF0000"/>
                <w:sz w:val="20"/>
                <w:rPrChange w:id="443" w:author="Roshny Ravindran" w:date="2026-08-04T07:52:00Z" w16du:dateUtc="2026-08-04T03:52:00Z">
                  <w:rPr>
                    <w:rFonts w:ascii="Times New Roman" w:eastAsia="Times New Roman" w:hAnsi="Times New Roman" w:cs="Times New Roman"/>
                    <w:sz w:val="20"/>
                  </w:rPr>
                </w:rPrChange>
              </w:rPr>
              <w:t xml:space="preserve"> </w:t>
            </w:r>
          </w:p>
        </w:tc>
        <w:tc>
          <w:tcPr>
            <w:tcW w:w="5713" w:type="dxa"/>
            <w:tcBorders>
              <w:top w:val="single" w:sz="4" w:space="0" w:color="000000"/>
              <w:left w:val="single" w:sz="4" w:space="0" w:color="000000"/>
              <w:bottom w:val="single" w:sz="4" w:space="0" w:color="000000"/>
              <w:right w:val="single" w:sz="4" w:space="0" w:color="000000"/>
            </w:tcBorders>
          </w:tcPr>
          <w:p w14:paraId="03885E92" w14:textId="77777777" w:rsidR="0054391F" w:rsidRDefault="00C826BD">
            <w:pPr>
              <w:bidi w:val="0"/>
              <w:spacing w:after="0"/>
              <w:jc w:val="left"/>
            </w:pPr>
            <w:r>
              <w:rPr>
                <w:rFonts w:ascii="Times New Roman" w:eastAsia="Times New Roman" w:hAnsi="Times New Roman" w:cs="Times New Roman"/>
                <w:sz w:val="20"/>
              </w:rPr>
              <w:t xml:space="preserve"> </w:t>
            </w:r>
          </w:p>
        </w:tc>
      </w:tr>
      <w:tr w:rsidR="0054391F" w14:paraId="4CA79D57" w14:textId="77777777">
        <w:trPr>
          <w:trHeight w:val="1104"/>
        </w:trPr>
        <w:tc>
          <w:tcPr>
            <w:tcW w:w="5877" w:type="dxa"/>
            <w:tcBorders>
              <w:top w:val="single" w:sz="4" w:space="0" w:color="000000"/>
              <w:left w:val="single" w:sz="4" w:space="0" w:color="000000"/>
              <w:bottom w:val="single" w:sz="4" w:space="0" w:color="000000"/>
              <w:right w:val="single" w:sz="4" w:space="0" w:color="000000"/>
            </w:tcBorders>
          </w:tcPr>
          <w:p w14:paraId="2DF7ED70" w14:textId="77777777" w:rsidR="0054391F" w:rsidRPr="003B39BC" w:rsidRDefault="00C826BD">
            <w:pPr>
              <w:bidi w:val="0"/>
              <w:spacing w:after="0"/>
              <w:ind w:left="89" w:right="20"/>
              <w:jc w:val="both"/>
              <w:rPr>
                <w:color w:val="FF0000"/>
                <w:rPrChange w:id="444" w:author="Roshny Ravindran" w:date="2026-08-04T07:52:00Z" w16du:dateUtc="2026-08-04T03:52:00Z">
                  <w:rPr/>
                </w:rPrChange>
              </w:rPr>
            </w:pPr>
            <w:r>
              <w:rPr>
                <w:color w:val="FF0000"/>
                <w:sz w:val="20"/>
                <w:rPrChange w:id="445" w:author="Roshny Ravindran" w:date="2026-08-04T07:52:00Z" w16du:dateUtc="2026-08-04T03:52:00Z">
                  <w:rPr>
                    <w:sz w:val="20"/>
                  </w:rPr>
                </w:rPrChange>
              </w:rPr>
              <w:t xml:space="preserve">2. </w:t>
            </w:r>
            <w:r>
              <w:rPr>
                <w:color w:val="FF0000"/>
                <w:sz w:val="18"/>
                <w:rPrChange w:id="446" w:author="Roshny Ravindran" w:date="2026-08-04T07:52:00Z" w16du:dateUtc="2026-08-04T03:52:00Z">
                  <w:rPr>
                    <w:sz w:val="18"/>
                  </w:rPr>
                </w:rPrChange>
              </w:rPr>
              <w:t>Y o u</w:t>
            </w:r>
            <w:r>
              <w:rPr>
                <w:color w:val="FF0000"/>
                <w:sz w:val="20"/>
                <w:rPrChange w:id="447" w:author="Roshny Ravindran" w:date="2026-08-04T07:52:00Z" w16du:dateUtc="2026-08-04T03:52:00Z">
                  <w:rPr>
                    <w:sz w:val="20"/>
                  </w:rPr>
                </w:rPrChange>
              </w:rPr>
              <w:t xml:space="preserve"> will</w:t>
            </w:r>
            <w:r>
              <w:rPr>
                <w:color w:val="FF0000"/>
                <w:sz w:val="20"/>
                <w:rPrChange w:id="448" w:author="Roshny Ravindran" w:date="2026-08-04T07:52:00Z" w16du:dateUtc="2026-08-04T03:52:00Z">
                  <w:rPr>
                    <w:sz w:val="20"/>
                  </w:rPr>
                </w:rPrChange>
              </w:rPr>
              <w:t xml:space="preserve"> not be covered for any claims that result directly or indirectly from any medical condition you knew about at the time of taking out this insurance or when booking a trip, and that affects: </w:t>
            </w:r>
          </w:p>
        </w:tc>
        <w:tc>
          <w:tcPr>
            <w:tcW w:w="5713" w:type="dxa"/>
            <w:tcBorders>
              <w:top w:val="single" w:sz="4" w:space="0" w:color="000000"/>
              <w:left w:val="single" w:sz="4" w:space="0" w:color="000000"/>
              <w:bottom w:val="single" w:sz="4" w:space="0" w:color="000000"/>
              <w:right w:val="single" w:sz="4" w:space="0" w:color="000000"/>
            </w:tcBorders>
          </w:tcPr>
          <w:p w14:paraId="1B5CA80C" w14:textId="77777777" w:rsidR="0054391F" w:rsidRDefault="00C826BD">
            <w:pPr>
              <w:spacing w:after="0"/>
              <w:ind w:left="95" w:right="187"/>
              <w:jc w:val="both"/>
            </w:pPr>
            <w:r>
              <w:rPr>
                <w:szCs w:val="22"/>
              </w:rPr>
              <w:t xml:space="preserve">2. لن تكون ضمن الغطاء التأميني فيما يتعلق بأي مطالبات تنتج بشكل مباشر أو غير مباشر عن أي حالة مرضية كانت معروفة لك في وقت الحصول على هذا التأمين أو عند حجز الرحلة، والتي تؤثر على:</w:t>
            </w:r>
          </w:p>
        </w:tc>
      </w:tr>
      <w:tr w:rsidR="0054391F" w14:paraId="6781FCF9" w14:textId="77777777">
        <w:trPr>
          <w:trHeight w:val="252"/>
        </w:trPr>
        <w:tc>
          <w:tcPr>
            <w:tcW w:w="5877" w:type="dxa"/>
            <w:tcBorders>
              <w:top w:val="single" w:sz="4" w:space="0" w:color="000000"/>
              <w:left w:val="single" w:sz="4" w:space="0" w:color="000000"/>
              <w:bottom w:val="single" w:sz="4" w:space="0" w:color="000000"/>
              <w:right w:val="single" w:sz="4" w:space="0" w:color="000000"/>
            </w:tcBorders>
          </w:tcPr>
          <w:p w14:paraId="554BE94C" w14:textId="77777777" w:rsidR="0054391F" w:rsidRPr="003B39BC" w:rsidRDefault="00C826BD">
            <w:pPr>
              <w:tabs>
                <w:tab w:val="center" w:pos="496"/>
                <w:tab w:val="center" w:pos="2985"/>
              </w:tabs>
              <w:bidi w:val="0"/>
              <w:spacing w:after="0"/>
              <w:jc w:val="left"/>
              <w:rPr>
                <w:color w:val="FF0000"/>
                <w:rPrChange w:id="449" w:author="Roshny Ravindran" w:date="2026-08-04T07:52:00Z" w16du:dateUtc="2026-08-04T03:52:00Z">
                  <w:rPr/>
                </w:rPrChange>
              </w:rPr>
            </w:pPr>
            <w:r>
              <w:rPr>
                <w:color w:val="FF0000"/>
                <w:rPrChange w:id="450" w:author="Roshny Ravindran" w:date="2026-08-04T07:52:00Z" w16du:dateUtc="2026-08-04T03:52:00Z">
                  <w:rPr/>
                </w:rPrChange>
              </w:rPr>
              <w:tab/>
            </w:r>
            <w:r>
              <w:rPr>
                <w:color w:val="FF0000"/>
                <w:sz w:val="20"/>
                <w:rPrChange w:id="451" w:author="Roshny Ravindran" w:date="2026-08-04T07:52:00Z" w16du:dateUtc="2026-08-04T03:52:00Z">
                  <w:rPr>
                    <w:sz w:val="20"/>
                  </w:rPr>
                </w:rPrChange>
              </w:rPr>
              <w:t>•</w:t>
            </w:r>
            <w:r>
              <w:rPr>
                <w:rFonts w:ascii="Arial" w:eastAsia="Arial" w:hAnsi="Arial" w:cs="Arial"/>
                <w:color w:val="FF0000"/>
                <w:sz w:val="20"/>
                <w:rPrChange w:id="452" w:author="Roshny Ravindran" w:date="2026-08-04T07:52:00Z" w16du:dateUtc="2026-08-04T03:52:00Z">
                  <w:rPr>
                    <w:rFonts w:ascii="Arial" w:eastAsia="Arial" w:hAnsi="Arial" w:cs="Arial"/>
                    <w:sz w:val="20"/>
                  </w:rPr>
                </w:rPrChange>
              </w:rPr>
              <w:t xml:space="preserve"> </w:t>
            </w:r>
            <w:r>
              <w:rPr>
                <w:rFonts w:ascii="Arial" w:eastAsia="Arial" w:hAnsi="Arial" w:cs="Arial"/>
                <w:color w:val="FF0000"/>
                <w:sz w:val="20"/>
                <w:rPrChange w:id="453" w:author="Roshny Ravindran" w:date="2026-08-04T07:52:00Z" w16du:dateUtc="2026-08-04T03:52:00Z">
                  <w:rPr>
                    <w:rFonts w:ascii="Arial" w:eastAsia="Arial" w:hAnsi="Arial" w:cs="Arial"/>
                    <w:sz w:val="20"/>
                  </w:rPr>
                </w:rPrChange>
              </w:rPr>
              <w:tab/>
            </w:r>
            <w:r>
              <w:rPr>
                <w:color w:val="FF0000"/>
                <w:sz w:val="20"/>
                <w:rPrChange w:id="454" w:author="Roshny Ravindran" w:date="2026-08-04T07:52:00Z" w16du:dateUtc="2026-08-04T03:52:00Z">
                  <w:rPr>
                    <w:sz w:val="20"/>
                  </w:rPr>
                </w:rPrChange>
              </w:rPr>
              <w:t xml:space="preserve">A close relative who is not travelling and is not insured under this </w:t>
            </w:r>
            <w:r>
              <w:rPr>
                <w:color w:val="FF0000"/>
                <w:sz w:val="20"/>
                <w:rPrChange w:id="455" w:author="Roshny Ravindran" w:date="2026-08-04T07:52:00Z" w16du:dateUtc="2026-08-04T03:52:00Z">
                  <w:rPr>
                    <w:sz w:val="20"/>
                  </w:rPr>
                </w:rPrChange>
              </w:rPr>
              <w:t xml:space="preserve">policy; </w:t>
            </w:r>
          </w:p>
        </w:tc>
        <w:tc>
          <w:tcPr>
            <w:tcW w:w="5713" w:type="dxa"/>
            <w:tcBorders>
              <w:top w:val="single" w:sz="4" w:space="0" w:color="000000"/>
              <w:left w:val="single" w:sz="4" w:space="0" w:color="000000"/>
              <w:bottom w:val="single" w:sz="4" w:space="0" w:color="000000"/>
              <w:right w:val="single" w:sz="4" w:space="0" w:color="000000"/>
            </w:tcBorders>
          </w:tcPr>
          <w:p w14:paraId="5C41E884" w14:textId="77777777" w:rsidR="0054391F" w:rsidRDefault="00C826BD">
            <w:pPr>
              <w:spacing w:after="0"/>
              <w:ind w:left="242"/>
              <w:jc w:val="left"/>
            </w:pPr>
            <w:r>
              <w:rPr>
                <w:sz w:val="14"/>
                <w:szCs w:val="14"/>
                <w:rtl/>
              </w:rPr>
              <w:t xml:space="preserve">• قريب من الدرجة الأولى غير مسافر وغير مؤمن عليه بموجب هذه البوليصة؛</w:t>
            </w:r>
          </w:p>
        </w:tc>
      </w:tr>
      <w:tr w:rsidR="0054391F" w14:paraId="5CFE9879" w14:textId="77777777">
        <w:trPr>
          <w:trHeight w:val="254"/>
        </w:trPr>
        <w:tc>
          <w:tcPr>
            <w:tcW w:w="5877" w:type="dxa"/>
            <w:tcBorders>
              <w:top w:val="single" w:sz="4" w:space="0" w:color="000000"/>
              <w:left w:val="single" w:sz="4" w:space="0" w:color="000000"/>
              <w:bottom w:val="single" w:sz="4" w:space="0" w:color="000000"/>
              <w:right w:val="single" w:sz="4" w:space="0" w:color="000000"/>
            </w:tcBorders>
          </w:tcPr>
          <w:p w14:paraId="00D2C151" w14:textId="77777777" w:rsidR="0054391F" w:rsidRPr="003B39BC" w:rsidRDefault="00C826BD">
            <w:pPr>
              <w:tabs>
                <w:tab w:val="center" w:pos="496"/>
                <w:tab w:val="center" w:pos="2797"/>
              </w:tabs>
              <w:bidi w:val="0"/>
              <w:spacing w:after="0"/>
              <w:jc w:val="left"/>
              <w:rPr>
                <w:color w:val="FF0000"/>
                <w:rPrChange w:id="456" w:author="Roshny Ravindran" w:date="2026-08-04T07:52:00Z" w16du:dateUtc="2026-08-04T03:52:00Z">
                  <w:rPr/>
                </w:rPrChange>
              </w:rPr>
            </w:pPr>
            <w:r>
              <w:rPr>
                <w:color w:val="FF0000"/>
                <w:rPrChange w:id="457" w:author="Roshny Ravindran" w:date="2026-08-04T07:52:00Z" w16du:dateUtc="2026-08-04T03:52:00Z">
                  <w:rPr/>
                </w:rPrChange>
              </w:rPr>
              <w:tab/>
            </w:r>
            <w:r>
              <w:rPr>
                <w:color w:val="FF0000"/>
                <w:sz w:val="20"/>
                <w:rPrChange w:id="458" w:author="Roshny Ravindran" w:date="2026-08-04T07:52:00Z" w16du:dateUtc="2026-08-04T03:52:00Z">
                  <w:rPr>
                    <w:sz w:val="20"/>
                  </w:rPr>
                </w:rPrChange>
              </w:rPr>
              <w:t>•</w:t>
            </w:r>
            <w:r>
              <w:rPr>
                <w:rFonts w:ascii="Arial" w:eastAsia="Arial" w:hAnsi="Arial" w:cs="Arial"/>
                <w:color w:val="FF0000"/>
                <w:sz w:val="20"/>
                <w:rPrChange w:id="459" w:author="Roshny Ravindran" w:date="2026-08-04T07:52:00Z" w16du:dateUtc="2026-08-04T03:52:00Z">
                  <w:rPr>
                    <w:rFonts w:ascii="Arial" w:eastAsia="Arial" w:hAnsi="Arial" w:cs="Arial"/>
                    <w:sz w:val="20"/>
                  </w:rPr>
                </w:rPrChange>
              </w:rPr>
              <w:t xml:space="preserve"> </w:t>
            </w:r>
            <w:r>
              <w:rPr>
                <w:rFonts w:ascii="Arial" w:eastAsia="Arial" w:hAnsi="Arial" w:cs="Arial"/>
                <w:color w:val="FF0000"/>
                <w:sz w:val="20"/>
                <w:rPrChange w:id="460" w:author="Roshny Ravindran" w:date="2026-08-04T07:52:00Z" w16du:dateUtc="2026-08-04T03:52:00Z">
                  <w:rPr>
                    <w:rFonts w:ascii="Arial" w:eastAsia="Arial" w:hAnsi="Arial" w:cs="Arial"/>
                    <w:sz w:val="20"/>
                  </w:rPr>
                </w:rPrChange>
              </w:rPr>
              <w:tab/>
            </w:r>
            <w:r>
              <w:rPr>
                <w:color w:val="FF0000"/>
                <w:sz w:val="20"/>
                <w:rPrChange w:id="461" w:author="Roshny Ravindran" w:date="2026-08-04T07:52:00Z" w16du:dateUtc="2026-08-04T03:52:00Z">
                  <w:rPr>
                    <w:sz w:val="20"/>
                  </w:rPr>
                </w:rPrChange>
              </w:rPr>
              <w:t xml:space="preserve">Someone travelling with you who is not insured under this policy; </w:t>
            </w:r>
          </w:p>
        </w:tc>
        <w:tc>
          <w:tcPr>
            <w:tcW w:w="5713" w:type="dxa"/>
            <w:tcBorders>
              <w:top w:val="single" w:sz="4" w:space="0" w:color="000000"/>
              <w:left w:val="single" w:sz="4" w:space="0" w:color="000000"/>
              <w:bottom w:val="single" w:sz="4" w:space="0" w:color="000000"/>
              <w:right w:val="single" w:sz="4" w:space="0" w:color="000000"/>
            </w:tcBorders>
          </w:tcPr>
          <w:p w14:paraId="304EE046" w14:textId="77777777" w:rsidR="0054391F" w:rsidRDefault="00C826BD">
            <w:pPr>
              <w:spacing w:after="0"/>
              <w:ind w:left="242"/>
              <w:jc w:val="left"/>
            </w:pPr>
            <w:r>
              <w:rPr>
                <w:sz w:val="14"/>
                <w:szCs w:val="14"/>
                <w:rtl/>
              </w:rPr>
              <w:t xml:space="preserve">• شخص يسافر معك وغير مؤمن عليه بموجب هذه البوليصة؛</w:t>
            </w:r>
          </w:p>
        </w:tc>
      </w:tr>
      <w:tr w:rsidR="0054391F" w14:paraId="43E8E2C3" w14:textId="77777777">
        <w:trPr>
          <w:trHeight w:val="252"/>
        </w:trPr>
        <w:tc>
          <w:tcPr>
            <w:tcW w:w="5877" w:type="dxa"/>
            <w:tcBorders>
              <w:top w:val="single" w:sz="4" w:space="0" w:color="000000"/>
              <w:left w:val="single" w:sz="4" w:space="0" w:color="000000"/>
              <w:bottom w:val="single" w:sz="4" w:space="0" w:color="000000"/>
              <w:right w:val="single" w:sz="4" w:space="0" w:color="000000"/>
            </w:tcBorders>
          </w:tcPr>
          <w:p w14:paraId="2E2C4465" w14:textId="77777777" w:rsidR="0054391F" w:rsidRPr="003B39BC" w:rsidRDefault="00C826BD">
            <w:pPr>
              <w:tabs>
                <w:tab w:val="center" w:pos="496"/>
                <w:tab w:val="center" w:pos="1522"/>
              </w:tabs>
              <w:bidi w:val="0"/>
              <w:spacing w:after="0"/>
              <w:jc w:val="left"/>
              <w:rPr>
                <w:color w:val="FF0000"/>
                <w:rPrChange w:id="462" w:author="Roshny Ravindran" w:date="2026-08-04T07:52:00Z" w16du:dateUtc="2026-08-04T03:52:00Z">
                  <w:rPr/>
                </w:rPrChange>
              </w:rPr>
            </w:pPr>
            <w:r>
              <w:rPr>
                <w:color w:val="FF0000"/>
                <w:rPrChange w:id="463" w:author="Roshny Ravindran" w:date="2026-08-04T07:52:00Z" w16du:dateUtc="2026-08-04T03:52:00Z">
                  <w:rPr/>
                </w:rPrChange>
              </w:rPr>
              <w:lastRenderedPageBreak/>
              <w:tab/>
            </w:r>
            <w:r>
              <w:rPr>
                <w:color w:val="FF0000"/>
                <w:sz w:val="20"/>
                <w:rPrChange w:id="464" w:author="Roshny Ravindran" w:date="2026-08-04T07:52:00Z" w16du:dateUtc="2026-08-04T03:52:00Z">
                  <w:rPr>
                    <w:sz w:val="20"/>
                  </w:rPr>
                </w:rPrChange>
              </w:rPr>
              <w:t>•</w:t>
            </w:r>
            <w:r>
              <w:rPr>
                <w:rFonts w:ascii="Arial" w:eastAsia="Arial" w:hAnsi="Arial" w:cs="Arial"/>
                <w:color w:val="FF0000"/>
                <w:sz w:val="20"/>
                <w:rPrChange w:id="465" w:author="Roshny Ravindran" w:date="2026-08-04T07:52:00Z" w16du:dateUtc="2026-08-04T03:52:00Z">
                  <w:rPr>
                    <w:rFonts w:ascii="Arial" w:eastAsia="Arial" w:hAnsi="Arial" w:cs="Arial"/>
                    <w:sz w:val="20"/>
                  </w:rPr>
                </w:rPrChange>
              </w:rPr>
              <w:t xml:space="preserve"> </w:t>
            </w:r>
            <w:r>
              <w:rPr>
                <w:rFonts w:ascii="Arial" w:eastAsia="Arial" w:hAnsi="Arial" w:cs="Arial"/>
                <w:color w:val="FF0000"/>
                <w:sz w:val="20"/>
                <w:rPrChange w:id="466" w:author="Roshny Ravindran" w:date="2026-08-04T07:52:00Z" w16du:dateUtc="2026-08-04T03:52:00Z">
                  <w:rPr>
                    <w:rFonts w:ascii="Arial" w:eastAsia="Arial" w:hAnsi="Arial" w:cs="Arial"/>
                    <w:sz w:val="20"/>
                  </w:rPr>
                </w:rPrChange>
              </w:rPr>
              <w:tab/>
            </w:r>
            <w:r>
              <w:rPr>
                <w:color w:val="FF0000"/>
                <w:sz w:val="20"/>
                <w:rPrChange w:id="467" w:author="Roshny Ravindran" w:date="2026-08-04T07:52:00Z" w16du:dateUtc="2026-08-04T03:52:00Z">
                  <w:rPr>
                    <w:sz w:val="20"/>
                  </w:rPr>
                </w:rPrChange>
              </w:rPr>
              <w:t xml:space="preserve">A business associate; or </w:t>
            </w:r>
          </w:p>
        </w:tc>
        <w:tc>
          <w:tcPr>
            <w:tcW w:w="5713" w:type="dxa"/>
            <w:tcBorders>
              <w:top w:val="single" w:sz="4" w:space="0" w:color="000000"/>
              <w:left w:val="single" w:sz="4" w:space="0" w:color="000000"/>
              <w:bottom w:val="single" w:sz="4" w:space="0" w:color="000000"/>
              <w:right w:val="single" w:sz="4" w:space="0" w:color="000000"/>
            </w:tcBorders>
          </w:tcPr>
          <w:p w14:paraId="73489E2C" w14:textId="77777777" w:rsidR="0054391F" w:rsidRDefault="00C826BD">
            <w:pPr>
              <w:spacing w:after="0"/>
              <w:ind w:left="241"/>
              <w:jc w:val="left"/>
            </w:pPr>
            <w:r>
              <w:rPr>
                <w:rFonts w:ascii="Segoe UI Symbol" w:eastAsia="Segoe UI Symbol" w:hAnsi="Segoe UI Symbol" w:cs="Segoe UI Symbol"/>
                <w:sz w:val="14"/>
                <w:szCs w:val="14"/>
                <w:rtl/>
              </w:rPr>
              <w:t xml:space="preserve">• شريك في الأعمال؛ أو</w:t>
            </w:r>
          </w:p>
        </w:tc>
      </w:tr>
      <w:tr w:rsidR="0054391F" w14:paraId="290B7238" w14:textId="77777777">
        <w:trPr>
          <w:trHeight w:val="290"/>
        </w:trPr>
        <w:tc>
          <w:tcPr>
            <w:tcW w:w="5877" w:type="dxa"/>
            <w:tcBorders>
              <w:top w:val="single" w:sz="4" w:space="0" w:color="000000"/>
              <w:left w:val="single" w:sz="4" w:space="0" w:color="000000"/>
              <w:bottom w:val="single" w:sz="4" w:space="0" w:color="000000"/>
              <w:right w:val="single" w:sz="4" w:space="0" w:color="000000"/>
            </w:tcBorders>
          </w:tcPr>
          <w:p w14:paraId="58503884" w14:textId="77777777" w:rsidR="0054391F" w:rsidRPr="003B39BC" w:rsidRDefault="00C826BD">
            <w:pPr>
              <w:tabs>
                <w:tab w:val="center" w:pos="496"/>
                <w:tab w:val="center" w:pos="2121"/>
              </w:tabs>
              <w:bidi w:val="0"/>
              <w:spacing w:after="0"/>
              <w:jc w:val="left"/>
              <w:rPr>
                <w:color w:val="FF0000"/>
                <w:rPrChange w:id="468" w:author="Roshny Ravindran" w:date="2026-08-04T07:52:00Z" w16du:dateUtc="2026-08-04T03:52:00Z">
                  <w:rPr/>
                </w:rPrChange>
              </w:rPr>
            </w:pPr>
            <w:r>
              <w:rPr>
                <w:color w:val="FF0000"/>
                <w:rPrChange w:id="469" w:author="Roshny Ravindran" w:date="2026-08-04T07:52:00Z" w16du:dateUtc="2026-08-04T03:52:00Z">
                  <w:rPr/>
                </w:rPrChange>
              </w:rPr>
              <w:tab/>
            </w:r>
            <w:r>
              <w:rPr>
                <w:color w:val="FF0000"/>
                <w:sz w:val="20"/>
                <w:rPrChange w:id="470" w:author="Roshny Ravindran" w:date="2026-08-04T07:52:00Z" w16du:dateUtc="2026-08-04T03:52:00Z">
                  <w:rPr>
                    <w:sz w:val="20"/>
                  </w:rPr>
                </w:rPrChange>
              </w:rPr>
              <w:t>•</w:t>
            </w:r>
            <w:r>
              <w:rPr>
                <w:rFonts w:ascii="Arial" w:eastAsia="Arial" w:hAnsi="Arial" w:cs="Arial"/>
                <w:color w:val="FF0000"/>
                <w:sz w:val="20"/>
                <w:rPrChange w:id="471" w:author="Roshny Ravindran" w:date="2026-08-04T07:52:00Z" w16du:dateUtc="2026-08-04T03:52:00Z">
                  <w:rPr>
                    <w:rFonts w:ascii="Arial" w:eastAsia="Arial" w:hAnsi="Arial" w:cs="Arial"/>
                    <w:sz w:val="20"/>
                  </w:rPr>
                </w:rPrChange>
              </w:rPr>
              <w:t xml:space="preserve"> </w:t>
            </w:r>
            <w:r>
              <w:rPr>
                <w:rFonts w:ascii="Arial" w:eastAsia="Arial" w:hAnsi="Arial" w:cs="Arial"/>
                <w:color w:val="FF0000"/>
                <w:sz w:val="20"/>
                <w:rPrChange w:id="472" w:author="Roshny Ravindran" w:date="2026-08-04T07:52:00Z" w16du:dateUtc="2026-08-04T03:52:00Z">
                  <w:rPr>
                    <w:rFonts w:ascii="Arial" w:eastAsia="Arial" w:hAnsi="Arial" w:cs="Arial"/>
                    <w:sz w:val="20"/>
                  </w:rPr>
                </w:rPrChange>
              </w:rPr>
              <w:tab/>
            </w:r>
            <w:r>
              <w:rPr>
                <w:color w:val="FF0000"/>
                <w:sz w:val="20"/>
                <w:rPrChange w:id="473" w:author="Roshny Ravindran" w:date="2026-08-04T07:52:00Z" w16du:dateUtc="2026-08-04T03:52:00Z">
                  <w:rPr>
                    <w:sz w:val="20"/>
                  </w:rPr>
                </w:rPrChange>
              </w:rPr>
              <w:t xml:space="preserve">A person you plan to stay with on your trip. </w:t>
            </w:r>
          </w:p>
        </w:tc>
        <w:tc>
          <w:tcPr>
            <w:tcW w:w="5713" w:type="dxa"/>
            <w:tcBorders>
              <w:top w:val="single" w:sz="4" w:space="0" w:color="000000"/>
              <w:left w:val="single" w:sz="4" w:space="0" w:color="000000"/>
              <w:bottom w:val="single" w:sz="4" w:space="0" w:color="000000"/>
              <w:right w:val="single" w:sz="4" w:space="0" w:color="000000"/>
            </w:tcBorders>
          </w:tcPr>
          <w:p w14:paraId="18950C74" w14:textId="77777777" w:rsidR="0054391F" w:rsidRDefault="00C826BD">
            <w:pPr>
              <w:spacing w:after="0"/>
              <w:ind w:left="242"/>
              <w:jc w:val="left"/>
            </w:pPr>
            <w:r>
              <w:rPr>
                <w:sz w:val="14"/>
                <w:szCs w:val="14"/>
                <w:rtl/>
              </w:rPr>
              <w:t xml:space="preserve">• شخص تخطط للبقاء معه في رحلتك.</w:t>
            </w:r>
          </w:p>
        </w:tc>
      </w:tr>
      <w:tr w:rsidR="0054391F" w14:paraId="3BC6654F" w14:textId="77777777">
        <w:trPr>
          <w:trHeight w:val="572"/>
        </w:trPr>
        <w:tc>
          <w:tcPr>
            <w:tcW w:w="5877" w:type="dxa"/>
            <w:tcBorders>
              <w:top w:val="single" w:sz="4" w:space="0" w:color="000000"/>
              <w:left w:val="single" w:sz="4" w:space="0" w:color="000000"/>
              <w:bottom w:val="single" w:sz="4" w:space="0" w:color="000000"/>
              <w:right w:val="single" w:sz="4" w:space="0" w:color="000000"/>
            </w:tcBorders>
          </w:tcPr>
          <w:p w14:paraId="37298B09" w14:textId="77777777" w:rsidR="0054391F" w:rsidRPr="003B39BC" w:rsidRDefault="00C826BD">
            <w:pPr>
              <w:bidi w:val="0"/>
              <w:spacing w:after="0"/>
              <w:ind w:left="108"/>
              <w:jc w:val="both"/>
              <w:rPr>
                <w:color w:val="FF0000"/>
                <w:rPrChange w:id="474" w:author="Roshny Ravindran" w:date="2026-08-04T07:52:00Z" w16du:dateUtc="2026-08-04T03:52:00Z">
                  <w:rPr/>
                </w:rPrChange>
              </w:rPr>
            </w:pPr>
            <w:r>
              <w:rPr>
                <w:color w:val="FF0000"/>
                <w:sz w:val="20"/>
                <w:rPrChange w:id="475" w:author="Roshny Ravindran" w:date="2026-08-04T07:52:00Z" w16du:dateUtc="2026-08-04T03:52:00Z">
                  <w:rPr>
                    <w:sz w:val="20"/>
                  </w:rPr>
                </w:rPrChange>
              </w:rPr>
              <w:t xml:space="preserve">Subject to the terms and conditions, such claims may only be covered if the patient’s doctor is prepared to state that at </w:t>
            </w:r>
            <w:r>
              <w:rPr>
                <w:color w:val="FF0000"/>
                <w:sz w:val="20"/>
                <w:rPrChange w:id="476" w:author="Roshny Ravindran" w:date="2026-08-04T07:52:00Z" w16du:dateUtc="2026-08-04T03:52:00Z">
                  <w:rPr>
                    <w:sz w:val="20"/>
                  </w:rPr>
                </w:rPrChange>
              </w:rPr>
              <w:t xml:space="preserve">the date you bought this policy or of booking a trip, he/she would </w:t>
            </w:r>
          </w:p>
        </w:tc>
        <w:tc>
          <w:tcPr>
            <w:tcW w:w="5713" w:type="dxa"/>
            <w:tcBorders>
              <w:top w:val="single" w:sz="4" w:space="0" w:color="000000"/>
              <w:left w:val="single" w:sz="4" w:space="0" w:color="000000"/>
              <w:bottom w:val="single" w:sz="4" w:space="0" w:color="000000"/>
              <w:right w:val="single" w:sz="4" w:space="0" w:color="000000"/>
            </w:tcBorders>
          </w:tcPr>
          <w:p w14:paraId="4FC7B70E" w14:textId="77777777" w:rsidR="0054391F" w:rsidRDefault="00C826BD">
            <w:pPr>
              <w:spacing w:after="0"/>
              <w:ind w:right="1291"/>
              <w:jc w:val="both"/>
            </w:pPr>
            <w:r>
              <w:rPr>
                <w:sz w:val="20"/>
                <w:szCs w:val="20"/>
                <w:rtl/>
              </w:rPr>
              <w:t xml:space="preserve">بموجب الشروط والأحكام، يجوز فقط تغطية هذه المطالبات في حال كان طبيب المريض مستعدًا للإقرار بأنه في تاريخ شرائك هذه البوليصة أو حجز الرحلة، لم يكن يرى أي احتمال جوهري لتدهور حالة</w:t>
            </w:r>
          </w:p>
        </w:tc>
      </w:tr>
    </w:tbl>
    <w:p w14:paraId="45295DA4" w14:textId="77777777" w:rsidR="0054391F" w:rsidRDefault="0054391F">
      <w:pPr>
        <w:bidi w:val="0"/>
        <w:spacing w:after="0"/>
        <w:ind w:left="-1440" w:right="10800"/>
        <w:jc w:val="left"/>
      </w:pPr>
    </w:p>
    <w:tbl>
      <w:tblPr>
        <w:tblStyle w:val="TableGrid"/>
        <w:tblW w:w="11590" w:type="dxa"/>
        <w:tblInd w:w="-1162" w:type="dxa"/>
        <w:tblCellMar>
          <w:top w:w="35" w:type="dxa"/>
          <w:left w:w="0" w:type="dxa"/>
          <w:bottom w:w="0" w:type="dxa"/>
          <w:right w:w="7" w:type="dxa"/>
        </w:tblCellMar>
        <w:tblLook w:val="04A0" w:firstRow="1" w:lastRow="0" w:firstColumn="1" w:lastColumn="0" w:noHBand="0" w:noVBand="1"/>
      </w:tblPr>
      <w:tblGrid>
        <w:gridCol w:w="5877"/>
        <w:gridCol w:w="5713"/>
      </w:tblGrid>
      <w:tr w:rsidR="0054391F" w14:paraId="356DA8C1" w14:textId="77777777">
        <w:trPr>
          <w:trHeight w:val="848"/>
        </w:trPr>
        <w:tc>
          <w:tcPr>
            <w:tcW w:w="5877" w:type="dxa"/>
            <w:tcBorders>
              <w:top w:val="single" w:sz="4" w:space="0" w:color="000000"/>
              <w:left w:val="single" w:sz="4" w:space="0" w:color="000000"/>
              <w:bottom w:val="single" w:sz="4" w:space="0" w:color="000000"/>
              <w:right w:val="single" w:sz="4" w:space="0" w:color="000000"/>
            </w:tcBorders>
          </w:tcPr>
          <w:p w14:paraId="5EFA4387" w14:textId="77777777" w:rsidR="0054391F" w:rsidRPr="003B39BC" w:rsidRDefault="00C826BD">
            <w:pPr>
              <w:bidi w:val="0"/>
              <w:spacing w:after="0"/>
              <w:ind w:left="113" w:right="122"/>
              <w:jc w:val="both"/>
              <w:rPr>
                <w:color w:val="FF0000"/>
                <w:rPrChange w:id="477" w:author="Roshny Ravindran" w:date="2026-08-04T07:52:00Z" w16du:dateUtc="2026-08-04T03:52:00Z">
                  <w:rPr/>
                </w:rPrChange>
              </w:rPr>
            </w:pPr>
            <w:r>
              <w:rPr>
                <w:color w:val="FF0000"/>
                <w:sz w:val="20"/>
                <w:rPrChange w:id="478" w:author="Roshny Ravindran" w:date="2026-08-04T07:52:00Z" w16du:dateUtc="2026-08-04T03:52:00Z">
                  <w:rPr>
                    <w:sz w:val="20"/>
                  </w:rPr>
                </w:rPrChange>
              </w:rPr>
              <w:t xml:space="preserve">have seen no substantial likelihood of his/her patient’s condition deteriorating to such a degree that you would need to cancel your trip. If the doctor will not confirm this, your claim </w:t>
            </w:r>
            <w:r>
              <w:rPr>
                <w:color w:val="FF0000"/>
                <w:sz w:val="20"/>
                <w:rPrChange w:id="479" w:author="Roshny Ravindran" w:date="2026-08-04T07:52:00Z" w16du:dateUtc="2026-08-04T03:52:00Z">
                  <w:rPr>
                    <w:sz w:val="20"/>
                  </w:rPr>
                </w:rPrChange>
              </w:rPr>
              <w:t xml:space="preserve">is not covered. In the event of a claim the doctor must complete a medical certificate. </w:t>
            </w:r>
          </w:p>
        </w:tc>
        <w:tc>
          <w:tcPr>
            <w:tcW w:w="5713" w:type="dxa"/>
            <w:tcBorders>
              <w:top w:val="single" w:sz="4" w:space="0" w:color="000000"/>
              <w:left w:val="single" w:sz="4" w:space="0" w:color="000000"/>
              <w:bottom w:val="single" w:sz="4" w:space="0" w:color="000000"/>
              <w:right w:val="single" w:sz="4" w:space="0" w:color="000000"/>
            </w:tcBorders>
          </w:tcPr>
          <w:p w14:paraId="41FD81E9" w14:textId="77777777" w:rsidR="0054391F" w:rsidRDefault="00C826BD">
            <w:pPr>
              <w:spacing w:after="0"/>
              <w:ind w:right="336"/>
              <w:jc w:val="both"/>
            </w:pPr>
            <w:r>
              <w:rPr>
                <w:sz w:val="20"/>
                <w:szCs w:val="20"/>
                <w:rtl/>
              </w:rPr>
              <w:t xml:space="preserve">مريضه/مريضها الطبية إلى تلك الدرجة التي قد تتطلب إلغاء رحلتك. وفي حال عدم قيام الطبيب بالإقرار بذلك، فإن المطالبة الخاصة بك لن تكون ضمن الغطاء التأميني. وفي حال وجود مطالبة، يجب على الطبيب تعبئة شهادة طبية.</w:t>
            </w:r>
          </w:p>
        </w:tc>
      </w:tr>
      <w:tr w:rsidR="0054391F" w14:paraId="6B3FA3B9" w14:textId="77777777">
        <w:trPr>
          <w:trHeight w:val="1966"/>
        </w:trPr>
        <w:tc>
          <w:tcPr>
            <w:tcW w:w="5877" w:type="dxa"/>
            <w:tcBorders>
              <w:top w:val="single" w:sz="4" w:space="0" w:color="000000"/>
              <w:left w:val="single" w:sz="4" w:space="0" w:color="000000"/>
              <w:bottom w:val="single" w:sz="4" w:space="0" w:color="000000"/>
              <w:right w:val="single" w:sz="4" w:space="0" w:color="000000"/>
            </w:tcBorders>
          </w:tcPr>
          <w:p w14:paraId="4AEFB72C" w14:textId="77777777" w:rsidR="0054391F" w:rsidRPr="003B39BC" w:rsidRDefault="00C826BD">
            <w:pPr>
              <w:bidi w:val="0"/>
              <w:spacing w:after="9"/>
              <w:ind w:left="94"/>
              <w:jc w:val="left"/>
              <w:rPr>
                <w:color w:val="FF0000"/>
                <w:rPrChange w:id="480" w:author="Roshny Ravindran" w:date="2026-08-04T07:52:00Z" w16du:dateUtc="2026-08-04T03:52:00Z">
                  <w:rPr/>
                </w:rPrChange>
              </w:rPr>
            </w:pPr>
            <w:r>
              <w:rPr>
                <w:color w:val="FF0000"/>
                <w:sz w:val="20"/>
                <w:rPrChange w:id="481" w:author="Roshny Ravindran" w:date="2026-08-04T07:52:00Z" w16du:dateUtc="2026-08-04T03:52:00Z">
                  <w:rPr>
                    <w:sz w:val="20"/>
                  </w:rPr>
                </w:rPrChange>
              </w:rPr>
              <w:t xml:space="preserve">3. Costs of phone calls or faxes, meals, taxi fares (except for taxi costs paid </w:t>
            </w:r>
          </w:p>
          <w:p w14:paraId="695302A0" w14:textId="77777777" w:rsidR="0054391F" w:rsidRPr="003B39BC" w:rsidRDefault="00C826BD">
            <w:pPr>
              <w:bidi w:val="0"/>
              <w:spacing w:after="0"/>
              <w:ind w:left="94" w:right="92"/>
              <w:jc w:val="both"/>
              <w:rPr>
                <w:color w:val="FF0000"/>
                <w:rPrChange w:id="482" w:author="Roshny Ravindran" w:date="2026-08-04T07:52:00Z" w16du:dateUtc="2026-08-04T03:52:00Z">
                  <w:rPr/>
                </w:rPrChange>
              </w:rPr>
            </w:pPr>
            <w:r>
              <w:rPr>
                <w:color w:val="FF0000"/>
                <w:sz w:val="20"/>
                <w:rPrChange w:id="483" w:author="Roshny Ravindran" w:date="2026-08-04T07:52:00Z" w16du:dateUtc="2026-08-04T03:52:00Z">
                  <w:rPr>
                    <w:sz w:val="20"/>
                  </w:rPr>
                </w:rPrChange>
              </w:rPr>
              <w:t xml:space="preserve">for the initial journey to and from a hospital due to an insured person's illness or injury), interpreters' </w:t>
            </w:r>
            <w:r>
              <w:rPr>
                <w:color w:val="FF0000"/>
                <w:sz w:val="20"/>
                <w:rPrChange w:id="484" w:author="Roshny Ravindran" w:date="2026-08-04T07:52:00Z" w16du:dateUtc="2026-08-04T03:52:00Z">
                  <w:rPr>
                    <w:sz w:val="20"/>
                  </w:rPr>
                </w:rPrChange>
              </w:rPr>
              <w:t xml:space="preserve">fees, inconvenience, distress, loss of earnings, loss of enjoyment of the holiday, time share maintenance fees, holiday property bonds or points and any extra travel or accommodation costs (unless we authorized these or they are part of a valid claim under sections A, B or C). </w:t>
            </w:r>
          </w:p>
        </w:tc>
        <w:tc>
          <w:tcPr>
            <w:tcW w:w="5713" w:type="dxa"/>
            <w:tcBorders>
              <w:top w:val="single" w:sz="4" w:space="0" w:color="000000"/>
              <w:left w:val="single" w:sz="4" w:space="0" w:color="000000"/>
              <w:bottom w:val="single" w:sz="4" w:space="0" w:color="000000"/>
              <w:right w:val="single" w:sz="4" w:space="0" w:color="000000"/>
            </w:tcBorders>
          </w:tcPr>
          <w:p w14:paraId="3098A6B1" w14:textId="77777777" w:rsidR="0054391F" w:rsidRDefault="00C826BD">
            <w:pPr>
              <w:spacing w:after="0"/>
              <w:ind w:left="88" w:right="139" w:firstLine="31"/>
              <w:jc w:val="both"/>
            </w:pPr>
            <w:r>
              <w:rPr>
                <w:sz w:val="20"/>
                <w:szCs w:val="20"/>
              </w:rPr>
              <w:t xml:space="preserve">3. تكاليف المكالمات الهاتفية أو الفاكس أو الوجبات أو أجرة سيارات الأجرة (باستثناء تكاليف سيارات الأجرة المدفوعة للرحلة المبدئية من وإلى المستشفى نظرًا لمرض أو إصابة الشخص المؤمن عليه) أو رسوم المترجمين أو المضايقات أو المحنة أو خسارة الأرباح أو خسارة الاستمتاع بالعطلة أو رسوم صيانة محل المصيف أو سندات ملكية العطلات أو النقاط وأي تكاليف سفر أو إقامة إضافية (ما لم نسمح بذلك أو تكون بمثابة جزء من مطالبة سليمة بموجب الفقرة أ أو الفقرة ب أو الفقرة ج).</w:t>
            </w:r>
          </w:p>
        </w:tc>
      </w:tr>
      <w:tr w:rsidR="0054391F" w14:paraId="59D36FB0" w14:textId="77777777">
        <w:trPr>
          <w:trHeight w:val="1129"/>
        </w:trPr>
        <w:tc>
          <w:tcPr>
            <w:tcW w:w="5877" w:type="dxa"/>
            <w:tcBorders>
              <w:top w:val="single" w:sz="4" w:space="0" w:color="000000"/>
              <w:left w:val="single" w:sz="4" w:space="0" w:color="000000"/>
              <w:bottom w:val="single" w:sz="4" w:space="0" w:color="000000"/>
              <w:right w:val="single" w:sz="4" w:space="0" w:color="000000"/>
            </w:tcBorders>
          </w:tcPr>
          <w:p w14:paraId="0378DEBB" w14:textId="77777777" w:rsidR="0054391F" w:rsidRPr="003B39BC" w:rsidRDefault="00C826BD">
            <w:pPr>
              <w:bidi w:val="0"/>
              <w:spacing w:after="0"/>
              <w:ind w:left="5" w:right="117" w:firstLine="89"/>
              <w:jc w:val="both"/>
              <w:rPr>
                <w:color w:val="FF0000"/>
                <w:rPrChange w:id="485" w:author="Roshny Ravindran" w:date="2026-08-04T07:52:00Z" w16du:dateUtc="2026-08-04T03:52:00Z">
                  <w:rPr/>
                </w:rPrChange>
              </w:rPr>
            </w:pPr>
            <w:r>
              <w:rPr>
                <w:color w:val="FF0000"/>
                <w:sz w:val="20"/>
                <w:rPrChange w:id="486" w:author="Roshny Ravindran" w:date="2026-08-04T07:52:00Z" w16du:dateUtc="2026-08-04T03:52:00Z">
                  <w:rPr>
                    <w:sz w:val="20"/>
                  </w:rPr>
                </w:rPrChange>
              </w:rPr>
              <w:t xml:space="preserve">4 . Any claim that happens as a result of war, invasion, revolution, civil unrest, rebellion, act of foreign enemy or any similar event (except for any which the public did not know about at the time of purchase of this insurance and/or prior to the booking of any </w:t>
            </w:r>
            <w:r>
              <w:rPr>
                <w:color w:val="FF0000"/>
                <w:sz w:val="20"/>
                <w:rPrChange w:id="487" w:author="Roshny Ravindran" w:date="2026-08-04T07:52:00Z" w16du:dateUtc="2026-08-04T03:52:00Z">
                  <w:rPr>
                    <w:sz w:val="20"/>
                  </w:rPr>
                </w:rPrChange>
              </w:rPr>
              <w:t xml:space="preserve">individual trip). </w:t>
            </w:r>
          </w:p>
        </w:tc>
        <w:tc>
          <w:tcPr>
            <w:tcW w:w="5713" w:type="dxa"/>
            <w:tcBorders>
              <w:top w:val="single" w:sz="4" w:space="0" w:color="000000"/>
              <w:left w:val="single" w:sz="4" w:space="0" w:color="000000"/>
              <w:bottom w:val="single" w:sz="4" w:space="0" w:color="000000"/>
              <w:right w:val="single" w:sz="4" w:space="0" w:color="000000"/>
            </w:tcBorders>
          </w:tcPr>
          <w:p w14:paraId="4F055C69" w14:textId="77777777" w:rsidR="0054391F" w:rsidRDefault="00C826BD">
            <w:pPr>
              <w:spacing w:after="117"/>
              <w:ind w:right="355"/>
            </w:pPr>
            <w:r>
              <w:rPr>
                <w:sz w:val="20"/>
                <w:szCs w:val="20"/>
              </w:rPr>
              <w:t xml:space="preserve">4. أي مطالبة تحدث كنتيجة لحرب أو غزو أو ثورة أو اضطرابات مدنية أو تمرد أو تصرف عدو أجنبي أو أي أحداث مشابهة</w:t>
            </w:r>
          </w:p>
          <w:p w14:paraId="1BB715FE" w14:textId="77777777" w:rsidR="0054391F" w:rsidRDefault="00C826BD">
            <w:pPr>
              <w:spacing w:after="0"/>
              <w:ind w:left="188"/>
              <w:jc w:val="left"/>
            </w:pPr>
            <w:r>
              <w:rPr>
                <w:sz w:val="20"/>
                <w:szCs w:val="20"/>
                <w:rtl/>
              </w:rPr>
              <w:t xml:space="preserve">(باستثناء أي من تلك التي لم يعلم عنها العامة في وقت شراء هذا التأمين و/أو قبل حجز أي رحلة فردية).</w:t>
            </w:r>
          </w:p>
        </w:tc>
      </w:tr>
      <w:tr w:rsidR="0054391F" w14:paraId="29C9F0F5" w14:textId="77777777">
        <w:trPr>
          <w:trHeight w:val="290"/>
        </w:trPr>
        <w:tc>
          <w:tcPr>
            <w:tcW w:w="5877" w:type="dxa"/>
            <w:tcBorders>
              <w:top w:val="single" w:sz="4" w:space="0" w:color="000000"/>
              <w:left w:val="single" w:sz="4" w:space="0" w:color="000000"/>
              <w:bottom w:val="single" w:sz="4" w:space="0" w:color="000000"/>
              <w:right w:val="single" w:sz="4" w:space="0" w:color="000000"/>
            </w:tcBorders>
          </w:tcPr>
          <w:p w14:paraId="1F70988B" w14:textId="77777777" w:rsidR="0054391F" w:rsidRPr="003B39BC" w:rsidRDefault="00C826BD">
            <w:pPr>
              <w:bidi w:val="0"/>
              <w:spacing w:after="0"/>
              <w:ind w:left="94"/>
              <w:jc w:val="left"/>
              <w:rPr>
                <w:color w:val="FF0000"/>
                <w:rPrChange w:id="488" w:author="Roshny Ravindran" w:date="2026-08-04T07:52:00Z" w16du:dateUtc="2026-08-04T03:52:00Z">
                  <w:rPr/>
                </w:rPrChange>
              </w:rPr>
            </w:pPr>
            <w:r>
              <w:rPr>
                <w:color w:val="FF0000"/>
                <w:sz w:val="20"/>
                <w:rPrChange w:id="489" w:author="Roshny Ravindran" w:date="2026-08-04T07:52:00Z" w16du:dateUtc="2026-08-04T03:52:00Z">
                  <w:rPr>
                    <w:sz w:val="20"/>
                  </w:rPr>
                </w:rPrChange>
              </w:rPr>
              <w:t xml:space="preserve">5. Any claim related to terrorism. </w:t>
            </w:r>
          </w:p>
        </w:tc>
        <w:tc>
          <w:tcPr>
            <w:tcW w:w="5713" w:type="dxa"/>
            <w:tcBorders>
              <w:top w:val="single" w:sz="4" w:space="0" w:color="000000"/>
              <w:left w:val="single" w:sz="4" w:space="0" w:color="000000"/>
              <w:bottom w:val="single" w:sz="4" w:space="0" w:color="000000"/>
              <w:right w:val="single" w:sz="4" w:space="0" w:color="000000"/>
            </w:tcBorders>
          </w:tcPr>
          <w:p w14:paraId="3D98CBA9" w14:textId="77777777" w:rsidR="0054391F" w:rsidRDefault="00C826BD">
            <w:pPr>
              <w:spacing w:after="0"/>
              <w:ind w:left="188"/>
              <w:jc w:val="left"/>
            </w:pPr>
            <w:r>
              <w:rPr>
                <w:b/>
                <w:bCs/>
                <w:sz w:val="20"/>
                <w:szCs w:val="20"/>
              </w:rPr>
              <w:t xml:space="preserve">5. أي مطالبة متعلقة بالإرهاب.</w:t>
            </w:r>
          </w:p>
        </w:tc>
      </w:tr>
      <w:tr w:rsidR="0054391F" w14:paraId="3CE9758C" w14:textId="77777777">
        <w:trPr>
          <w:trHeight w:val="566"/>
        </w:trPr>
        <w:tc>
          <w:tcPr>
            <w:tcW w:w="5877" w:type="dxa"/>
            <w:tcBorders>
              <w:top w:val="single" w:sz="4" w:space="0" w:color="000000"/>
              <w:left w:val="single" w:sz="4" w:space="0" w:color="000000"/>
              <w:bottom w:val="single" w:sz="4" w:space="0" w:color="000000"/>
              <w:right w:val="single" w:sz="4" w:space="0" w:color="000000"/>
            </w:tcBorders>
          </w:tcPr>
          <w:p w14:paraId="432DA352" w14:textId="77777777" w:rsidR="0054391F" w:rsidRPr="003B39BC" w:rsidRDefault="00C826BD">
            <w:pPr>
              <w:bidi w:val="0"/>
              <w:spacing w:after="0"/>
              <w:ind w:left="94"/>
              <w:jc w:val="both"/>
              <w:rPr>
                <w:color w:val="FF0000"/>
                <w:rPrChange w:id="490" w:author="Roshny Ravindran" w:date="2026-08-04T07:52:00Z" w16du:dateUtc="2026-08-04T03:52:00Z">
                  <w:rPr/>
                </w:rPrChange>
              </w:rPr>
            </w:pPr>
            <w:r>
              <w:rPr>
                <w:color w:val="FF0000"/>
                <w:sz w:val="20"/>
                <w:rPrChange w:id="491" w:author="Roshny Ravindran" w:date="2026-08-04T07:52:00Z" w16du:dateUtc="2026-08-04T03:52:00Z">
                  <w:rPr>
                    <w:color w:val="033435"/>
                    <w:sz w:val="20"/>
                  </w:rPr>
                </w:rPrChange>
              </w:rPr>
              <w:t xml:space="preserve">6. </w:t>
            </w:r>
            <w:r>
              <w:rPr>
                <w:color w:val="FF0000"/>
                <w:sz w:val="20"/>
                <w:rPrChange w:id="492" w:author="Roshny Ravindran" w:date="2026-08-04T07:52:00Z" w16du:dateUtc="2026-08-04T03:52:00Z">
                  <w:rPr>
                    <w:sz w:val="20"/>
                  </w:rPr>
                </w:rPrChange>
              </w:rPr>
              <w:t xml:space="preserve">Any claim which is directly or indirectly caused by, results from or is connection with a natural disaster </w:t>
            </w:r>
          </w:p>
        </w:tc>
        <w:tc>
          <w:tcPr>
            <w:tcW w:w="5713" w:type="dxa"/>
            <w:tcBorders>
              <w:top w:val="single" w:sz="4" w:space="0" w:color="000000"/>
              <w:left w:val="single" w:sz="4" w:space="0" w:color="000000"/>
              <w:bottom w:val="single" w:sz="4" w:space="0" w:color="000000"/>
              <w:right w:val="single" w:sz="4" w:space="0" w:color="000000"/>
            </w:tcBorders>
          </w:tcPr>
          <w:p w14:paraId="48DF6318" w14:textId="77777777" w:rsidR="0054391F" w:rsidRDefault="00C826BD">
            <w:pPr>
              <w:spacing w:after="0"/>
              <w:ind w:left="90"/>
              <w:jc w:val="left"/>
            </w:pPr>
            <w:r>
              <w:rPr>
                <w:sz w:val="20"/>
                <w:szCs w:val="20"/>
              </w:rPr>
              <w:t xml:space="preserve">6. أي مطالبة ناتجة بشكل مباشر أو غير مباشر عن كارثة طبيعية أو فيما يتعلق بها.</w:t>
            </w:r>
          </w:p>
        </w:tc>
      </w:tr>
      <w:tr w:rsidR="0054391F" w14:paraId="25C323D6" w14:textId="77777777">
        <w:trPr>
          <w:trHeight w:val="494"/>
        </w:trPr>
        <w:tc>
          <w:tcPr>
            <w:tcW w:w="5877" w:type="dxa"/>
            <w:tcBorders>
              <w:top w:val="single" w:sz="4" w:space="0" w:color="000000"/>
              <w:left w:val="single" w:sz="4" w:space="0" w:color="000000"/>
              <w:bottom w:val="single" w:sz="4" w:space="0" w:color="000000"/>
              <w:right w:val="single" w:sz="4" w:space="0" w:color="000000"/>
            </w:tcBorders>
          </w:tcPr>
          <w:p w14:paraId="634F4FED" w14:textId="77777777" w:rsidR="0054391F" w:rsidRPr="003B39BC" w:rsidRDefault="00C826BD">
            <w:pPr>
              <w:bidi w:val="0"/>
              <w:spacing w:after="0"/>
              <w:ind w:left="94"/>
              <w:jc w:val="left"/>
              <w:rPr>
                <w:color w:val="FF0000"/>
                <w:rPrChange w:id="493" w:author="Roshny Ravindran" w:date="2026-08-04T07:52:00Z" w16du:dateUtc="2026-08-04T03:52:00Z">
                  <w:rPr/>
                </w:rPrChange>
              </w:rPr>
            </w:pPr>
            <w:r>
              <w:rPr>
                <w:color w:val="FF0000"/>
                <w:sz w:val="20"/>
                <w:rPrChange w:id="494" w:author="Roshny Ravindran" w:date="2026-08-04T07:52:00Z" w16du:dateUtc="2026-08-04T03:52:00Z">
                  <w:rPr>
                    <w:sz w:val="20"/>
                  </w:rPr>
                </w:rPrChange>
              </w:rPr>
              <w:t xml:space="preserve">7. Any property that is legally taken or damaged by any government or public or local authority. </w:t>
            </w:r>
          </w:p>
        </w:tc>
        <w:tc>
          <w:tcPr>
            <w:tcW w:w="5713" w:type="dxa"/>
            <w:tcBorders>
              <w:top w:val="single" w:sz="4" w:space="0" w:color="000000"/>
              <w:left w:val="single" w:sz="4" w:space="0" w:color="000000"/>
              <w:bottom w:val="single" w:sz="4" w:space="0" w:color="000000"/>
              <w:right w:val="single" w:sz="4" w:space="0" w:color="000000"/>
            </w:tcBorders>
          </w:tcPr>
          <w:p w14:paraId="74BA2FA8" w14:textId="77777777" w:rsidR="0054391F" w:rsidRDefault="00C826BD">
            <w:pPr>
              <w:spacing w:after="0"/>
              <w:ind w:left="88"/>
              <w:jc w:val="left"/>
            </w:pPr>
            <w:r>
              <w:rPr>
                <w:sz w:val="20"/>
                <w:szCs w:val="20"/>
              </w:rPr>
              <w:t xml:space="preserve">7. أي ملكية تم الحصول عليها قانونًا أو تضررت من قبل أي حكومة أو سلطة عامة أو محلية.</w:t>
            </w:r>
          </w:p>
        </w:tc>
      </w:tr>
      <w:tr w:rsidR="0054391F" w14:paraId="7CA59FEC" w14:textId="77777777">
        <w:trPr>
          <w:trHeight w:val="497"/>
        </w:trPr>
        <w:tc>
          <w:tcPr>
            <w:tcW w:w="5877" w:type="dxa"/>
            <w:tcBorders>
              <w:top w:val="single" w:sz="4" w:space="0" w:color="000000"/>
              <w:left w:val="single" w:sz="4" w:space="0" w:color="000000"/>
              <w:bottom w:val="single" w:sz="4" w:space="0" w:color="000000"/>
              <w:right w:val="single" w:sz="4" w:space="0" w:color="000000"/>
            </w:tcBorders>
          </w:tcPr>
          <w:p w14:paraId="4A42A07C" w14:textId="77777777" w:rsidR="0054391F" w:rsidRPr="003B39BC" w:rsidRDefault="00C826BD">
            <w:pPr>
              <w:bidi w:val="0"/>
              <w:spacing w:after="0"/>
              <w:ind w:left="94"/>
              <w:jc w:val="left"/>
              <w:rPr>
                <w:color w:val="FF0000"/>
                <w:rPrChange w:id="495" w:author="Roshny Ravindran" w:date="2026-08-04T07:52:00Z" w16du:dateUtc="2026-08-04T03:52:00Z">
                  <w:rPr/>
                </w:rPrChange>
              </w:rPr>
            </w:pPr>
            <w:r>
              <w:rPr>
                <w:color w:val="FF0000"/>
                <w:sz w:val="20"/>
                <w:rPrChange w:id="496" w:author="Roshny Ravindran" w:date="2026-08-04T07:52:00Z" w16du:dateUtc="2026-08-04T03:52:00Z">
                  <w:rPr>
                    <w:sz w:val="20"/>
                  </w:rPr>
                </w:rPrChange>
              </w:rPr>
              <w:t xml:space="preserve">8. Costs to replace or restore any property that is lost or damaged because of: </w:t>
            </w:r>
          </w:p>
        </w:tc>
        <w:tc>
          <w:tcPr>
            <w:tcW w:w="5713" w:type="dxa"/>
            <w:tcBorders>
              <w:top w:val="single" w:sz="4" w:space="0" w:color="000000"/>
              <w:left w:val="single" w:sz="4" w:space="0" w:color="000000"/>
              <w:bottom w:val="single" w:sz="4" w:space="0" w:color="000000"/>
              <w:right w:val="single" w:sz="4" w:space="0" w:color="000000"/>
            </w:tcBorders>
          </w:tcPr>
          <w:p w14:paraId="7913836B" w14:textId="77777777" w:rsidR="0054391F" w:rsidRDefault="00C826BD">
            <w:pPr>
              <w:spacing w:after="0"/>
              <w:ind w:left="88"/>
              <w:jc w:val="left"/>
            </w:pPr>
            <w:r>
              <w:rPr>
                <w:sz w:val="20"/>
                <w:szCs w:val="20"/>
              </w:rPr>
              <w:t xml:space="preserve">8. تكاليف استبدال أو استعادة أي ملكية فقدت أو تضررت بسبب أي مما يلي:</w:t>
            </w:r>
          </w:p>
        </w:tc>
      </w:tr>
      <w:tr w:rsidR="0054391F" w14:paraId="65D1DD66" w14:textId="77777777">
        <w:trPr>
          <w:trHeight w:val="567"/>
        </w:trPr>
        <w:tc>
          <w:tcPr>
            <w:tcW w:w="5877" w:type="dxa"/>
            <w:tcBorders>
              <w:top w:val="single" w:sz="4" w:space="0" w:color="000000"/>
              <w:left w:val="single" w:sz="4" w:space="0" w:color="000000"/>
              <w:bottom w:val="single" w:sz="4" w:space="0" w:color="000000"/>
              <w:right w:val="single" w:sz="4" w:space="0" w:color="000000"/>
            </w:tcBorders>
          </w:tcPr>
          <w:p w14:paraId="78F50AE8" w14:textId="77777777" w:rsidR="0054391F" w:rsidRPr="003B39BC" w:rsidRDefault="00C826BD">
            <w:pPr>
              <w:bidi w:val="0"/>
              <w:spacing w:after="0"/>
              <w:ind w:left="814" w:hanging="360"/>
              <w:jc w:val="both"/>
              <w:rPr>
                <w:color w:val="FF0000"/>
                <w:rPrChange w:id="497" w:author="Roshny Ravindran" w:date="2026-08-04T07:52:00Z" w16du:dateUtc="2026-08-04T03:52:00Z">
                  <w:rPr/>
                </w:rPrChange>
              </w:rPr>
            </w:pPr>
            <w:r>
              <w:rPr>
                <w:color w:val="FF0000"/>
                <w:sz w:val="20"/>
                <w:rPrChange w:id="498" w:author="Roshny Ravindran" w:date="2026-08-04T07:52:00Z" w16du:dateUtc="2026-08-04T03:52:00Z">
                  <w:rPr>
                    <w:sz w:val="20"/>
                  </w:rPr>
                </w:rPrChange>
              </w:rPr>
              <w:t>•</w:t>
            </w:r>
            <w:r>
              <w:rPr>
                <w:rFonts w:ascii="Arial" w:eastAsia="Arial" w:hAnsi="Arial" w:cs="Arial"/>
                <w:color w:val="FF0000"/>
                <w:sz w:val="20"/>
                <w:rPrChange w:id="499" w:author="Roshny Ravindran" w:date="2026-08-04T07:52:00Z" w16du:dateUtc="2026-08-04T03:52:00Z">
                  <w:rPr>
                    <w:rFonts w:ascii="Arial" w:eastAsia="Arial" w:hAnsi="Arial" w:cs="Arial"/>
                    <w:sz w:val="20"/>
                  </w:rPr>
                </w:rPrChange>
              </w:rPr>
              <w:t xml:space="preserve"> </w:t>
            </w:r>
            <w:r>
              <w:rPr>
                <w:color w:val="FF0000"/>
                <w:sz w:val="20"/>
                <w:rPrChange w:id="500" w:author="Roshny Ravindran" w:date="2026-08-04T07:52:00Z" w16du:dateUtc="2026-08-04T03:52:00Z">
                  <w:rPr>
                    <w:sz w:val="20"/>
                  </w:rPr>
                </w:rPrChange>
              </w:rPr>
              <w:t xml:space="preserve">ionizing radiation or contamination from any nuclear fuel or from any nuclear waste from burning nuclear fuel; or </w:t>
            </w:r>
          </w:p>
        </w:tc>
        <w:tc>
          <w:tcPr>
            <w:tcW w:w="5713" w:type="dxa"/>
            <w:tcBorders>
              <w:top w:val="single" w:sz="4" w:space="0" w:color="000000"/>
              <w:left w:val="single" w:sz="4" w:space="0" w:color="000000"/>
              <w:bottom w:val="single" w:sz="4" w:space="0" w:color="000000"/>
              <w:right w:val="single" w:sz="4" w:space="0" w:color="000000"/>
            </w:tcBorders>
          </w:tcPr>
          <w:p w14:paraId="6BB04EF4" w14:textId="77777777" w:rsidR="0054391F" w:rsidRDefault="00C826BD">
            <w:pPr>
              <w:spacing w:after="0"/>
              <w:ind w:left="717" w:right="1229" w:hanging="356"/>
              <w:jc w:val="both"/>
            </w:pPr>
            <w:r>
              <w:rPr>
                <w:sz w:val="20"/>
                <w:szCs w:val="20"/>
                <w:rtl/>
              </w:rPr>
              <w:t xml:space="preserve">• إشعاعات مؤينة أو تلوث من أي وقود نووي أو من أي نفايات نووية ناتجة عن احتراق وقود نووي، أو</w:t>
            </w:r>
          </w:p>
        </w:tc>
      </w:tr>
      <w:tr w:rsidR="0054391F" w14:paraId="025E6E2A" w14:textId="77777777">
        <w:trPr>
          <w:trHeight w:val="571"/>
        </w:trPr>
        <w:tc>
          <w:tcPr>
            <w:tcW w:w="5877" w:type="dxa"/>
            <w:tcBorders>
              <w:top w:val="single" w:sz="4" w:space="0" w:color="000000"/>
              <w:left w:val="single" w:sz="4" w:space="0" w:color="000000"/>
              <w:bottom w:val="single" w:sz="4" w:space="0" w:color="000000"/>
              <w:right w:val="single" w:sz="4" w:space="0" w:color="000000"/>
            </w:tcBorders>
          </w:tcPr>
          <w:p w14:paraId="3F278E83" w14:textId="77777777" w:rsidR="0054391F" w:rsidRPr="003B39BC" w:rsidRDefault="00C826BD">
            <w:pPr>
              <w:bidi w:val="0"/>
              <w:spacing w:after="0"/>
              <w:ind w:left="814" w:hanging="360"/>
              <w:jc w:val="both"/>
              <w:rPr>
                <w:color w:val="FF0000"/>
                <w:rPrChange w:id="501" w:author="Roshny Ravindran" w:date="2026-08-04T07:52:00Z" w16du:dateUtc="2026-08-04T03:52:00Z">
                  <w:rPr/>
                </w:rPrChange>
              </w:rPr>
            </w:pPr>
            <w:r>
              <w:rPr>
                <w:color w:val="FF0000"/>
                <w:sz w:val="20"/>
                <w:rPrChange w:id="502" w:author="Roshny Ravindran" w:date="2026-08-04T07:52:00Z" w16du:dateUtc="2026-08-04T03:52:00Z">
                  <w:rPr>
                    <w:sz w:val="20"/>
                  </w:rPr>
                </w:rPrChange>
              </w:rPr>
              <w:t>•</w:t>
            </w:r>
            <w:r>
              <w:rPr>
                <w:rFonts w:ascii="Arial" w:eastAsia="Arial" w:hAnsi="Arial" w:cs="Arial"/>
                <w:color w:val="FF0000"/>
                <w:sz w:val="20"/>
                <w:rPrChange w:id="503" w:author="Roshny Ravindran" w:date="2026-08-04T07:52:00Z" w16du:dateUtc="2026-08-04T03:52:00Z">
                  <w:rPr>
                    <w:rFonts w:ascii="Arial" w:eastAsia="Arial" w:hAnsi="Arial" w:cs="Arial"/>
                    <w:sz w:val="20"/>
                  </w:rPr>
                </w:rPrChange>
              </w:rPr>
              <w:t xml:space="preserve"> </w:t>
            </w:r>
            <w:r>
              <w:rPr>
                <w:color w:val="FF0000"/>
                <w:sz w:val="20"/>
                <w:rPrChange w:id="504" w:author="Roshny Ravindran" w:date="2026-08-04T07:52:00Z" w16du:dateUtc="2026-08-04T03:52:00Z">
                  <w:rPr>
                    <w:sz w:val="20"/>
                  </w:rPr>
                </w:rPrChange>
              </w:rPr>
              <w:t xml:space="preserve">the radioactive, toxic, explosive or other dangerous properties of any explosive nuclear equipment or any part of it. </w:t>
            </w:r>
          </w:p>
        </w:tc>
        <w:tc>
          <w:tcPr>
            <w:tcW w:w="5713" w:type="dxa"/>
            <w:tcBorders>
              <w:top w:val="single" w:sz="4" w:space="0" w:color="000000"/>
              <w:left w:val="single" w:sz="4" w:space="0" w:color="000000"/>
              <w:bottom w:val="single" w:sz="4" w:space="0" w:color="000000"/>
              <w:right w:val="single" w:sz="4" w:space="0" w:color="000000"/>
            </w:tcBorders>
          </w:tcPr>
          <w:p w14:paraId="6B93061D" w14:textId="77777777" w:rsidR="0054391F" w:rsidRDefault="00C826BD">
            <w:pPr>
              <w:spacing w:after="0"/>
              <w:ind w:left="592" w:right="1044" w:hanging="357"/>
            </w:pPr>
            <w:r>
              <w:rPr>
                <w:sz w:val="20"/>
                <w:szCs w:val="20"/>
                <w:rtl/>
              </w:rPr>
              <w:t xml:space="preserve">• ممتلكات إشعاعية أو سامة أو متفجرة أو ممتلكات خطيرة أخرى خاصة بأي جهاز نووي متفجر أو أي جزء منه.</w:t>
            </w:r>
          </w:p>
        </w:tc>
      </w:tr>
      <w:tr w:rsidR="0054391F" w14:paraId="599043C0" w14:textId="77777777">
        <w:trPr>
          <w:trHeight w:val="290"/>
        </w:trPr>
        <w:tc>
          <w:tcPr>
            <w:tcW w:w="5877" w:type="dxa"/>
            <w:tcBorders>
              <w:top w:val="single" w:sz="4" w:space="0" w:color="000000"/>
              <w:left w:val="single" w:sz="4" w:space="0" w:color="000000"/>
              <w:bottom w:val="single" w:sz="4" w:space="0" w:color="000000"/>
              <w:right w:val="single" w:sz="4" w:space="0" w:color="000000"/>
            </w:tcBorders>
          </w:tcPr>
          <w:p w14:paraId="7BB4FCD3" w14:textId="77777777" w:rsidR="0054391F" w:rsidRPr="003B39BC" w:rsidRDefault="00C826BD">
            <w:pPr>
              <w:bidi w:val="0"/>
              <w:spacing w:after="0"/>
              <w:ind w:left="5"/>
              <w:jc w:val="left"/>
              <w:rPr>
                <w:color w:val="FF0000"/>
                <w:rPrChange w:id="505" w:author="Roshny Ravindran" w:date="2026-08-04T07:52:00Z" w16du:dateUtc="2026-08-04T03:52:00Z">
                  <w:rPr/>
                </w:rPrChange>
              </w:rPr>
            </w:pPr>
            <w:r>
              <w:rPr>
                <w:color w:val="FF0000"/>
                <w:sz w:val="20"/>
                <w:rPrChange w:id="506" w:author="Roshny Ravindran" w:date="2026-08-04T07:52:00Z" w16du:dateUtc="2026-08-04T03:52:00Z">
                  <w:rPr>
                    <w:sz w:val="20"/>
                  </w:rPr>
                </w:rPrChange>
              </w:rPr>
              <w:t xml:space="preserve">9. All the costs for an item that is lost or damaged if: </w:t>
            </w:r>
          </w:p>
        </w:tc>
        <w:tc>
          <w:tcPr>
            <w:tcW w:w="5713" w:type="dxa"/>
            <w:tcBorders>
              <w:top w:val="single" w:sz="4" w:space="0" w:color="000000"/>
              <w:left w:val="single" w:sz="4" w:space="0" w:color="000000"/>
              <w:bottom w:val="single" w:sz="4" w:space="0" w:color="000000"/>
              <w:right w:val="single" w:sz="4" w:space="0" w:color="000000"/>
            </w:tcBorders>
          </w:tcPr>
          <w:p w14:paraId="69541400" w14:textId="77777777" w:rsidR="0054391F" w:rsidRDefault="00C826BD">
            <w:pPr>
              <w:spacing w:after="0"/>
              <w:ind w:left="88"/>
              <w:jc w:val="left"/>
            </w:pPr>
            <w:r>
              <w:rPr>
                <w:sz w:val="20"/>
                <w:szCs w:val="20"/>
              </w:rPr>
              <w:t xml:space="preserve">9. كافة التكاليف الخاصة بأي غرض مفقود أو متضرر في حال:</w:t>
            </w:r>
          </w:p>
        </w:tc>
      </w:tr>
      <w:tr w:rsidR="0054391F" w14:paraId="5E594F66" w14:textId="77777777">
        <w:trPr>
          <w:trHeight w:val="566"/>
        </w:trPr>
        <w:tc>
          <w:tcPr>
            <w:tcW w:w="5877" w:type="dxa"/>
            <w:tcBorders>
              <w:top w:val="single" w:sz="4" w:space="0" w:color="000000"/>
              <w:left w:val="single" w:sz="4" w:space="0" w:color="000000"/>
              <w:bottom w:val="single" w:sz="4" w:space="0" w:color="000000"/>
              <w:right w:val="single" w:sz="4" w:space="0" w:color="000000"/>
            </w:tcBorders>
          </w:tcPr>
          <w:p w14:paraId="0E841157" w14:textId="77777777" w:rsidR="0054391F" w:rsidRPr="003B39BC" w:rsidRDefault="00C826BD">
            <w:pPr>
              <w:tabs>
                <w:tab w:val="center" w:pos="503"/>
                <w:tab w:val="center" w:pos="3202"/>
              </w:tabs>
              <w:bidi w:val="0"/>
              <w:spacing w:after="0"/>
              <w:jc w:val="left"/>
              <w:rPr>
                <w:color w:val="FF0000"/>
                <w:rPrChange w:id="507" w:author="Roshny Ravindran" w:date="2026-08-04T07:52:00Z" w16du:dateUtc="2026-08-04T03:52:00Z">
                  <w:rPr/>
                </w:rPrChange>
              </w:rPr>
            </w:pPr>
            <w:r>
              <w:rPr>
                <w:color w:val="FF0000"/>
                <w:rPrChange w:id="508" w:author="Roshny Ravindran" w:date="2026-08-04T07:52:00Z" w16du:dateUtc="2026-08-04T03:52:00Z">
                  <w:rPr/>
                </w:rPrChange>
              </w:rPr>
              <w:tab/>
            </w:r>
            <w:r>
              <w:rPr>
                <w:color w:val="FF0000"/>
                <w:sz w:val="20"/>
                <w:rPrChange w:id="509" w:author="Roshny Ravindran" w:date="2026-08-04T07:52:00Z" w16du:dateUtc="2026-08-04T03:52:00Z">
                  <w:rPr>
                    <w:sz w:val="20"/>
                  </w:rPr>
                </w:rPrChange>
              </w:rPr>
              <w:t>•</w:t>
            </w:r>
            <w:r>
              <w:rPr>
                <w:rFonts w:ascii="Arial" w:eastAsia="Arial" w:hAnsi="Arial" w:cs="Arial"/>
                <w:color w:val="FF0000"/>
                <w:sz w:val="20"/>
                <w:rPrChange w:id="510" w:author="Roshny Ravindran" w:date="2026-08-04T07:52:00Z" w16du:dateUtc="2026-08-04T03:52:00Z">
                  <w:rPr>
                    <w:rFonts w:ascii="Arial" w:eastAsia="Arial" w:hAnsi="Arial" w:cs="Arial"/>
                    <w:sz w:val="20"/>
                  </w:rPr>
                </w:rPrChange>
              </w:rPr>
              <w:t xml:space="preserve"> </w:t>
            </w:r>
            <w:r>
              <w:rPr>
                <w:rFonts w:ascii="Arial" w:eastAsia="Arial" w:hAnsi="Arial" w:cs="Arial"/>
                <w:color w:val="FF0000"/>
                <w:sz w:val="20"/>
                <w:rPrChange w:id="511" w:author="Roshny Ravindran" w:date="2026-08-04T07:52:00Z" w16du:dateUtc="2026-08-04T03:52:00Z">
                  <w:rPr>
                    <w:rFonts w:ascii="Arial" w:eastAsia="Arial" w:hAnsi="Arial" w:cs="Arial"/>
                    <w:sz w:val="20"/>
                  </w:rPr>
                </w:rPrChange>
              </w:rPr>
              <w:tab/>
            </w:r>
            <w:r>
              <w:rPr>
                <w:color w:val="FF0000"/>
                <w:sz w:val="20"/>
                <w:rPrChange w:id="512" w:author="Roshny Ravindran" w:date="2026-08-04T07:52:00Z" w16du:dateUtc="2026-08-04T03:52:00Z">
                  <w:rPr>
                    <w:sz w:val="20"/>
                  </w:rPr>
                </w:rPrChange>
              </w:rPr>
              <w:t xml:space="preserve">there is other insurance covering it at the time you claim under this policy; or </w:t>
            </w:r>
          </w:p>
        </w:tc>
        <w:tc>
          <w:tcPr>
            <w:tcW w:w="5713" w:type="dxa"/>
            <w:tcBorders>
              <w:top w:val="single" w:sz="4" w:space="0" w:color="000000"/>
              <w:left w:val="single" w:sz="4" w:space="0" w:color="000000"/>
              <w:bottom w:val="single" w:sz="4" w:space="0" w:color="000000"/>
              <w:right w:val="single" w:sz="4" w:space="0" w:color="000000"/>
            </w:tcBorders>
          </w:tcPr>
          <w:p w14:paraId="7B9A025B" w14:textId="77777777" w:rsidR="0054391F" w:rsidRDefault="00C826BD">
            <w:pPr>
              <w:spacing w:after="0"/>
              <w:ind w:right="564"/>
            </w:pPr>
            <w:r>
              <w:rPr>
                <w:rFonts w:ascii="Segoe UI Symbol" w:eastAsia="Segoe UI Symbol" w:hAnsi="Segoe UI Symbol" w:cs="Segoe UI Symbol"/>
                <w:sz w:val="14"/>
                <w:szCs w:val="14"/>
                <w:rtl/>
              </w:rPr>
              <w:t xml:space="preserve">• كانت هناك بوالص تأمين أخرى تغطيه في وقت مطالبتك بموجب هذه البوليصة، أو</w:t>
            </w:r>
          </w:p>
        </w:tc>
      </w:tr>
      <w:tr w:rsidR="0054391F" w14:paraId="7B68442D" w14:textId="77777777">
        <w:trPr>
          <w:trHeight w:val="497"/>
        </w:trPr>
        <w:tc>
          <w:tcPr>
            <w:tcW w:w="5877" w:type="dxa"/>
            <w:tcBorders>
              <w:top w:val="single" w:sz="4" w:space="0" w:color="000000"/>
              <w:left w:val="single" w:sz="4" w:space="0" w:color="000000"/>
              <w:bottom w:val="single" w:sz="4" w:space="0" w:color="000000"/>
              <w:right w:val="single" w:sz="4" w:space="0" w:color="000000"/>
            </w:tcBorders>
          </w:tcPr>
          <w:p w14:paraId="2347DD17" w14:textId="77777777" w:rsidR="0054391F" w:rsidRPr="003B39BC" w:rsidRDefault="00C826BD">
            <w:pPr>
              <w:bidi w:val="0"/>
              <w:spacing w:after="0"/>
              <w:ind w:left="814" w:right="22" w:hanging="360"/>
              <w:jc w:val="both"/>
              <w:rPr>
                <w:color w:val="FF0000"/>
                <w:rPrChange w:id="513" w:author="Roshny Ravindran" w:date="2026-08-04T07:52:00Z" w16du:dateUtc="2026-08-04T03:52:00Z">
                  <w:rPr/>
                </w:rPrChange>
              </w:rPr>
            </w:pPr>
            <w:r>
              <w:rPr>
                <w:color w:val="FF0000"/>
                <w:sz w:val="20"/>
                <w:rPrChange w:id="514" w:author="Roshny Ravindran" w:date="2026-08-04T07:52:00Z" w16du:dateUtc="2026-08-04T03:52:00Z">
                  <w:rPr>
                    <w:sz w:val="20"/>
                  </w:rPr>
                </w:rPrChange>
              </w:rPr>
              <w:t>•</w:t>
            </w:r>
            <w:r>
              <w:rPr>
                <w:rFonts w:ascii="Arial" w:eastAsia="Arial" w:hAnsi="Arial" w:cs="Arial"/>
                <w:color w:val="FF0000"/>
                <w:sz w:val="20"/>
                <w:rPrChange w:id="515" w:author="Roshny Ravindran" w:date="2026-08-04T07:52:00Z" w16du:dateUtc="2026-08-04T03:52:00Z">
                  <w:rPr>
                    <w:rFonts w:ascii="Arial" w:eastAsia="Arial" w:hAnsi="Arial" w:cs="Arial"/>
                    <w:sz w:val="20"/>
                  </w:rPr>
                </w:rPrChange>
              </w:rPr>
              <w:t xml:space="preserve"> </w:t>
            </w:r>
            <w:r>
              <w:rPr>
                <w:color w:val="FF0000"/>
                <w:sz w:val="20"/>
                <w:rPrChange w:id="516" w:author="Roshny Ravindran" w:date="2026-08-04T07:52:00Z" w16du:dateUtc="2026-08-04T03:52:00Z">
                  <w:rPr>
                    <w:sz w:val="20"/>
                  </w:rPr>
                </w:rPrChange>
              </w:rPr>
              <w:t xml:space="preserve">you are able to get money from the airline you travelled with. We will only pay our share. </w:t>
            </w:r>
          </w:p>
        </w:tc>
        <w:tc>
          <w:tcPr>
            <w:tcW w:w="5713" w:type="dxa"/>
            <w:tcBorders>
              <w:top w:val="single" w:sz="4" w:space="0" w:color="000000"/>
              <w:left w:val="single" w:sz="4" w:space="0" w:color="000000"/>
              <w:bottom w:val="single" w:sz="4" w:space="0" w:color="000000"/>
              <w:right w:val="single" w:sz="4" w:space="0" w:color="000000"/>
            </w:tcBorders>
          </w:tcPr>
          <w:p w14:paraId="16F97773" w14:textId="77777777" w:rsidR="0054391F" w:rsidRDefault="00C826BD">
            <w:pPr>
              <w:spacing w:after="0"/>
              <w:ind w:left="1787" w:right="223" w:hanging="285"/>
            </w:pPr>
            <w:r>
              <w:rPr>
                <w:rFonts w:ascii="Segoe UI Symbol" w:eastAsia="Segoe UI Symbol" w:hAnsi="Segoe UI Symbol" w:cs="Segoe UI Symbol"/>
                <w:sz w:val="14"/>
                <w:szCs w:val="14"/>
                <w:rtl/>
              </w:rPr>
              <w:t xml:space="preserve">• كان في إمكانك الحصول على المال من الخطوط الجوية التي سافرت عليها. فإننا سنقوم بسداد الحصة الخاصة بنا فقط.</w:t>
            </w:r>
          </w:p>
        </w:tc>
      </w:tr>
      <w:tr w:rsidR="0054391F" w14:paraId="74F03D06" w14:textId="77777777">
        <w:trPr>
          <w:trHeight w:val="847"/>
        </w:trPr>
        <w:tc>
          <w:tcPr>
            <w:tcW w:w="5877" w:type="dxa"/>
            <w:tcBorders>
              <w:top w:val="single" w:sz="4" w:space="0" w:color="000000"/>
              <w:left w:val="single" w:sz="4" w:space="0" w:color="000000"/>
              <w:bottom w:val="single" w:sz="4" w:space="0" w:color="000000"/>
              <w:right w:val="single" w:sz="4" w:space="0" w:color="000000"/>
            </w:tcBorders>
          </w:tcPr>
          <w:p w14:paraId="6A0C6489" w14:textId="77777777" w:rsidR="0054391F" w:rsidRPr="003B39BC" w:rsidRDefault="00C826BD">
            <w:pPr>
              <w:bidi w:val="0"/>
              <w:spacing w:after="0"/>
              <w:ind w:left="454" w:hanging="360"/>
              <w:jc w:val="both"/>
              <w:rPr>
                <w:color w:val="FF0000"/>
                <w:rPrChange w:id="517" w:author="Roshny Ravindran" w:date="2026-08-04T07:52:00Z" w16du:dateUtc="2026-08-04T03:52:00Z">
                  <w:rPr/>
                </w:rPrChange>
              </w:rPr>
            </w:pPr>
            <w:r>
              <w:rPr>
                <w:color w:val="FF0000"/>
                <w:sz w:val="20"/>
                <w:rPrChange w:id="518" w:author="Roshny Ravindran" w:date="2026-08-04T07:52:00Z" w16du:dateUtc="2026-08-04T03:52:00Z">
                  <w:rPr>
                    <w:sz w:val="20"/>
                  </w:rPr>
                </w:rPrChange>
              </w:rPr>
              <w:lastRenderedPageBreak/>
              <w:t>10.</w:t>
            </w:r>
            <w:r>
              <w:rPr>
                <w:rFonts w:ascii="Arial" w:eastAsia="Arial" w:hAnsi="Arial" w:cs="Arial"/>
                <w:color w:val="FF0000"/>
                <w:sz w:val="20"/>
                <w:rPrChange w:id="519" w:author="Roshny Ravindran" w:date="2026-08-04T07:52:00Z" w16du:dateUtc="2026-08-04T03:52:00Z">
                  <w:rPr>
                    <w:rFonts w:ascii="Arial" w:eastAsia="Arial" w:hAnsi="Arial" w:cs="Arial"/>
                    <w:sz w:val="20"/>
                  </w:rPr>
                </w:rPrChange>
              </w:rPr>
              <w:t xml:space="preserve"> </w:t>
            </w:r>
            <w:r>
              <w:rPr>
                <w:color w:val="FF0000"/>
                <w:sz w:val="20"/>
                <w:rPrChange w:id="520" w:author="Roshny Ravindran" w:date="2026-08-04T07:52:00Z" w16du:dateUtc="2026-08-04T03:52:00Z">
                  <w:rPr>
                    <w:sz w:val="20"/>
                  </w:rPr>
                </w:rPrChange>
              </w:rPr>
              <w:t xml:space="preserve">Any item that is lost or destroyed or damaged by pressure waves from any aircraft or other flying object travelling at or above the speed of sound. </w:t>
            </w:r>
          </w:p>
        </w:tc>
        <w:tc>
          <w:tcPr>
            <w:tcW w:w="5713" w:type="dxa"/>
            <w:tcBorders>
              <w:top w:val="single" w:sz="4" w:space="0" w:color="000000"/>
              <w:left w:val="single" w:sz="4" w:space="0" w:color="000000"/>
              <w:bottom w:val="single" w:sz="4" w:space="0" w:color="000000"/>
              <w:right w:val="single" w:sz="4" w:space="0" w:color="000000"/>
            </w:tcBorders>
          </w:tcPr>
          <w:p w14:paraId="7879D513" w14:textId="77777777" w:rsidR="0054391F" w:rsidRDefault="00C826BD">
            <w:pPr>
              <w:spacing w:after="0"/>
              <w:ind w:left="155" w:right="1176" w:hanging="2"/>
            </w:pPr>
            <w:r>
              <w:rPr>
                <w:sz w:val="20"/>
                <w:szCs w:val="20"/>
              </w:rPr>
              <w:t xml:space="preserve">10. أي غرض مفقود أو تالف أو متضرر بسبب موجات الضغط الناتجة عن أي طائرة أو غرض طائر آخر يسافر بسرعة مساوية أو أعلى من سرعة الصوت.</w:t>
            </w:r>
          </w:p>
        </w:tc>
      </w:tr>
      <w:tr w:rsidR="0054391F" w14:paraId="51B461B0" w14:textId="77777777">
        <w:trPr>
          <w:trHeight w:val="850"/>
        </w:trPr>
        <w:tc>
          <w:tcPr>
            <w:tcW w:w="5877" w:type="dxa"/>
            <w:tcBorders>
              <w:top w:val="single" w:sz="4" w:space="0" w:color="000000"/>
              <w:left w:val="single" w:sz="4" w:space="0" w:color="000000"/>
              <w:bottom w:val="single" w:sz="4" w:space="0" w:color="000000"/>
              <w:right w:val="single" w:sz="4" w:space="0" w:color="000000"/>
            </w:tcBorders>
          </w:tcPr>
          <w:p w14:paraId="3F620A96" w14:textId="77777777" w:rsidR="0054391F" w:rsidRPr="003B39BC" w:rsidRDefault="00C826BD">
            <w:pPr>
              <w:bidi w:val="0"/>
              <w:spacing w:after="0"/>
              <w:ind w:left="454" w:hanging="360"/>
              <w:jc w:val="both"/>
              <w:rPr>
                <w:color w:val="FF0000"/>
                <w:rPrChange w:id="521" w:author="Roshny Ravindran" w:date="2026-08-04T07:52:00Z" w16du:dateUtc="2026-08-04T03:52:00Z">
                  <w:rPr/>
                </w:rPrChange>
              </w:rPr>
            </w:pPr>
            <w:r>
              <w:rPr>
                <w:color w:val="FF0000"/>
                <w:sz w:val="20"/>
                <w:rPrChange w:id="522" w:author="Roshny Ravindran" w:date="2026-08-04T07:52:00Z" w16du:dateUtc="2026-08-04T03:52:00Z">
                  <w:rPr>
                    <w:sz w:val="20"/>
                  </w:rPr>
                </w:rPrChange>
              </w:rPr>
              <w:t>11.</w:t>
            </w:r>
            <w:r>
              <w:rPr>
                <w:rFonts w:ascii="Arial" w:eastAsia="Arial" w:hAnsi="Arial" w:cs="Arial"/>
                <w:color w:val="FF0000"/>
                <w:sz w:val="20"/>
                <w:rPrChange w:id="523" w:author="Roshny Ravindran" w:date="2026-08-04T07:52:00Z" w16du:dateUtc="2026-08-04T03:52:00Z">
                  <w:rPr>
                    <w:rFonts w:ascii="Arial" w:eastAsia="Arial" w:hAnsi="Arial" w:cs="Arial"/>
                    <w:sz w:val="20"/>
                  </w:rPr>
                </w:rPrChange>
              </w:rPr>
              <w:t xml:space="preserve"> </w:t>
            </w:r>
            <w:r>
              <w:rPr>
                <w:color w:val="FF0000"/>
                <w:sz w:val="20"/>
                <w:rPrChange w:id="524" w:author="Roshny Ravindran" w:date="2026-08-04T07:52:00Z" w16du:dateUtc="2026-08-04T03:52:00Z">
                  <w:rPr>
                    <w:sz w:val="20"/>
                  </w:rPr>
                </w:rPrChange>
              </w:rPr>
              <w:t xml:space="preserve">Any claim that results from you being in, entering or leaving any aircraft other than as a paying passenger in a fully licensed passenger carrying aircraft. </w:t>
            </w:r>
          </w:p>
        </w:tc>
        <w:tc>
          <w:tcPr>
            <w:tcW w:w="5713" w:type="dxa"/>
            <w:tcBorders>
              <w:top w:val="single" w:sz="4" w:space="0" w:color="000000"/>
              <w:left w:val="single" w:sz="4" w:space="0" w:color="000000"/>
              <w:bottom w:val="single" w:sz="4" w:space="0" w:color="000000"/>
              <w:right w:val="single" w:sz="4" w:space="0" w:color="000000"/>
            </w:tcBorders>
          </w:tcPr>
          <w:p w14:paraId="2F3CFCA0" w14:textId="77777777" w:rsidR="0054391F" w:rsidRDefault="00C826BD">
            <w:pPr>
              <w:spacing w:after="0"/>
              <w:ind w:right="1289"/>
              <w:jc w:val="both"/>
            </w:pPr>
            <w:r>
              <w:rPr>
                <w:sz w:val="20"/>
                <w:szCs w:val="20"/>
              </w:rPr>
              <w:t xml:space="preserve">11. أي مطالبة تنتج عن التواجد في أو الدخول إلى أو مغادرة أي طائرة بخلاف كونك مسافرًا يدفع أجرة السفر على متن طائرة مرخصة بالكامل لنقل المسافرين.</w:t>
            </w:r>
          </w:p>
        </w:tc>
      </w:tr>
      <w:tr w:rsidR="0054391F" w14:paraId="521C4816" w14:textId="77777777">
        <w:trPr>
          <w:trHeight w:val="1128"/>
        </w:trPr>
        <w:tc>
          <w:tcPr>
            <w:tcW w:w="5877" w:type="dxa"/>
            <w:tcBorders>
              <w:top w:val="single" w:sz="4" w:space="0" w:color="000000"/>
              <w:left w:val="single" w:sz="4" w:space="0" w:color="000000"/>
              <w:bottom w:val="single" w:sz="4" w:space="0" w:color="000000"/>
              <w:right w:val="single" w:sz="4" w:space="0" w:color="000000"/>
            </w:tcBorders>
          </w:tcPr>
          <w:p w14:paraId="1014756E" w14:textId="77777777" w:rsidR="0054391F" w:rsidRPr="003B39BC" w:rsidRDefault="00C826BD">
            <w:pPr>
              <w:bidi w:val="0"/>
              <w:spacing w:after="0"/>
              <w:ind w:left="454" w:right="65" w:hanging="360"/>
              <w:jc w:val="both"/>
              <w:rPr>
                <w:color w:val="FF0000"/>
                <w:rPrChange w:id="525" w:author="Roshny Ravindran" w:date="2026-08-04T07:52:00Z" w16du:dateUtc="2026-08-04T03:52:00Z">
                  <w:rPr/>
                </w:rPrChange>
              </w:rPr>
            </w:pPr>
            <w:r>
              <w:rPr>
                <w:color w:val="FF0000"/>
                <w:sz w:val="20"/>
                <w:rPrChange w:id="526" w:author="Roshny Ravindran" w:date="2026-08-04T07:52:00Z" w16du:dateUtc="2026-08-04T03:52:00Z">
                  <w:rPr>
                    <w:sz w:val="20"/>
                  </w:rPr>
                </w:rPrChange>
              </w:rPr>
              <w:t>12.</w:t>
            </w:r>
            <w:r>
              <w:rPr>
                <w:rFonts w:ascii="Arial" w:eastAsia="Arial" w:hAnsi="Arial" w:cs="Arial"/>
                <w:color w:val="FF0000"/>
                <w:sz w:val="20"/>
                <w:rPrChange w:id="527" w:author="Roshny Ravindran" w:date="2026-08-04T07:52:00Z" w16du:dateUtc="2026-08-04T03:52:00Z">
                  <w:rPr>
                    <w:rFonts w:ascii="Arial" w:eastAsia="Arial" w:hAnsi="Arial" w:cs="Arial"/>
                    <w:sz w:val="20"/>
                  </w:rPr>
                </w:rPrChange>
              </w:rPr>
              <w:t xml:space="preserve"> </w:t>
            </w:r>
            <w:r>
              <w:rPr>
                <w:color w:val="FF0000"/>
                <w:sz w:val="20"/>
                <w:rPrChange w:id="528" w:author="Roshny Ravindran" w:date="2026-08-04T07:52:00Z" w16du:dateUtc="2026-08-04T03:52:00Z">
                  <w:rPr>
                    <w:sz w:val="20"/>
                  </w:rPr>
                </w:rPrChange>
              </w:rPr>
              <w:t xml:space="preserve">We will not pay for any losses which are not directly covered by the terms and conditions of this policy. Examples of losses we will not pay </w:t>
            </w:r>
            <w:r>
              <w:rPr>
                <w:color w:val="FF0000"/>
                <w:sz w:val="20"/>
                <w:rPrChange w:id="529" w:author="Roshny Ravindran" w:date="2026-08-04T07:52:00Z" w16du:dateUtc="2026-08-04T03:52:00Z">
                  <w:rPr>
                    <w:sz w:val="20"/>
                  </w:rPr>
                </w:rPrChange>
              </w:rPr>
              <w:t xml:space="preserve">for include loss of earnings. For example, if you are not able to return to work after injury or illness you suffered from while on a trip. </w:t>
            </w:r>
          </w:p>
        </w:tc>
        <w:tc>
          <w:tcPr>
            <w:tcW w:w="5713" w:type="dxa"/>
            <w:tcBorders>
              <w:top w:val="single" w:sz="4" w:space="0" w:color="000000"/>
              <w:left w:val="single" w:sz="4" w:space="0" w:color="000000"/>
              <w:bottom w:val="single" w:sz="4" w:space="0" w:color="000000"/>
              <w:right w:val="single" w:sz="4" w:space="0" w:color="000000"/>
            </w:tcBorders>
          </w:tcPr>
          <w:p w14:paraId="7BE9C44A" w14:textId="77777777" w:rsidR="0054391F" w:rsidRDefault="00C826BD">
            <w:pPr>
              <w:spacing w:after="0"/>
              <w:ind w:left="88" w:right="132"/>
              <w:jc w:val="both"/>
            </w:pPr>
            <w:r>
              <w:rPr>
                <w:sz w:val="20"/>
                <w:szCs w:val="20"/>
              </w:rPr>
              <w:t xml:space="preserve">12. إننا لن نقوم بسداد أي خسائر لم يتم تغطيتها بشكل مباشر بموجب شروط وأحكام هذه البوليصة. تشمل أمثلة الخسائر التي لن نقوم بسداد الغطاء التأميني بخصوصها خسارة الأرباح. على سبيل المثال، في حال عدم تمكنك من العودة إلى العمل بعد إصابة أو مرض كنت قد عانيت منه خلال الرحلة.</w:t>
            </w:r>
          </w:p>
        </w:tc>
      </w:tr>
      <w:tr w:rsidR="0054391F" w14:paraId="60DFC4CF" w14:textId="77777777">
        <w:trPr>
          <w:trHeight w:val="499"/>
        </w:trPr>
        <w:tc>
          <w:tcPr>
            <w:tcW w:w="5877" w:type="dxa"/>
            <w:tcBorders>
              <w:top w:val="single" w:sz="4" w:space="0" w:color="000000"/>
              <w:left w:val="single" w:sz="4" w:space="0" w:color="000000"/>
              <w:bottom w:val="single" w:sz="4" w:space="0" w:color="000000"/>
              <w:right w:val="single" w:sz="4" w:space="0" w:color="000000"/>
            </w:tcBorders>
          </w:tcPr>
          <w:p w14:paraId="220661EA" w14:textId="77777777" w:rsidR="0054391F" w:rsidRPr="003B39BC" w:rsidRDefault="00C826BD">
            <w:pPr>
              <w:bidi w:val="0"/>
              <w:spacing w:after="0"/>
              <w:ind w:left="454" w:hanging="360"/>
              <w:jc w:val="both"/>
              <w:rPr>
                <w:color w:val="FF0000"/>
                <w:rPrChange w:id="530" w:author="Roshny Ravindran" w:date="2026-08-04T07:52:00Z" w16du:dateUtc="2026-08-04T03:52:00Z">
                  <w:rPr/>
                </w:rPrChange>
              </w:rPr>
            </w:pPr>
            <w:r>
              <w:rPr>
                <w:color w:val="FF0000"/>
                <w:sz w:val="20"/>
                <w:rPrChange w:id="531" w:author="Roshny Ravindran" w:date="2026-08-04T07:52:00Z" w16du:dateUtc="2026-08-04T03:52:00Z">
                  <w:rPr>
                    <w:sz w:val="20"/>
                  </w:rPr>
                </w:rPrChange>
              </w:rPr>
              <w:t>13.</w:t>
            </w:r>
            <w:r>
              <w:rPr>
                <w:rFonts w:ascii="Arial" w:eastAsia="Arial" w:hAnsi="Arial" w:cs="Arial"/>
                <w:color w:val="FF0000"/>
                <w:sz w:val="20"/>
                <w:rPrChange w:id="532" w:author="Roshny Ravindran" w:date="2026-08-04T07:52:00Z" w16du:dateUtc="2026-08-04T03:52:00Z">
                  <w:rPr>
                    <w:rFonts w:ascii="Arial" w:eastAsia="Arial" w:hAnsi="Arial" w:cs="Arial"/>
                    <w:sz w:val="20"/>
                  </w:rPr>
                </w:rPrChange>
              </w:rPr>
              <w:t xml:space="preserve"> </w:t>
            </w:r>
            <w:r>
              <w:rPr>
                <w:color w:val="FF0000"/>
                <w:sz w:val="20"/>
                <w:rPrChange w:id="533" w:author="Roshny Ravindran" w:date="2026-08-04T07:52:00Z" w16du:dateUtc="2026-08-04T03:52:00Z">
                  <w:rPr>
                    <w:sz w:val="20"/>
                  </w:rPr>
                </w:rPrChange>
              </w:rPr>
              <w:t>Any claim that</w:t>
            </w:r>
            <w:r>
              <w:rPr>
                <w:color w:val="FF0000"/>
                <w:sz w:val="20"/>
                <w:rPrChange w:id="534" w:author="Roshny Ravindran" w:date="2026-08-04T07:52:00Z" w16du:dateUtc="2026-08-04T03:52:00Z">
                  <w:rPr>
                    <w:sz w:val="20"/>
                  </w:rPr>
                </w:rPrChange>
              </w:rPr>
              <w:t xml:space="preserve"> results from you being involved in any malicious, reckless, illegal or criminal act. </w:t>
            </w:r>
          </w:p>
        </w:tc>
        <w:tc>
          <w:tcPr>
            <w:tcW w:w="5713" w:type="dxa"/>
            <w:tcBorders>
              <w:top w:val="single" w:sz="4" w:space="0" w:color="000000"/>
              <w:left w:val="single" w:sz="4" w:space="0" w:color="000000"/>
              <w:bottom w:val="single" w:sz="4" w:space="0" w:color="000000"/>
              <w:right w:val="single" w:sz="4" w:space="0" w:color="000000"/>
            </w:tcBorders>
          </w:tcPr>
          <w:p w14:paraId="69E71364" w14:textId="77777777" w:rsidR="0054391F" w:rsidRDefault="00C826BD">
            <w:pPr>
              <w:tabs>
                <w:tab w:val="center" w:pos="1901"/>
                <w:tab w:val="center" w:pos="5713"/>
              </w:tabs>
              <w:spacing w:after="0"/>
              <w:jc w:val="left"/>
            </w:pPr>
            <w:r>
              <w:rPr>
                <w:szCs w:val="22"/>
                <w:rtl/>
              </w:rPr>
              <w:tab/>
              <w:tab/>
              <w:tab/>
              <w:t xml:space="preserve">13. أي مطالبة تنتج عن مشاركتك في أي تصرف مؤذٍ أو متهور أو غير قانوني أو إجرامي.</w:t>
            </w:r>
          </w:p>
        </w:tc>
      </w:tr>
      <w:tr w:rsidR="0054391F" w14:paraId="452E7A1F" w14:textId="77777777">
        <w:trPr>
          <w:trHeight w:val="288"/>
        </w:trPr>
        <w:tc>
          <w:tcPr>
            <w:tcW w:w="5877" w:type="dxa"/>
            <w:tcBorders>
              <w:top w:val="single" w:sz="4" w:space="0" w:color="000000"/>
              <w:left w:val="single" w:sz="4" w:space="0" w:color="000000"/>
              <w:bottom w:val="single" w:sz="4" w:space="0" w:color="000000"/>
              <w:right w:val="single" w:sz="4" w:space="0" w:color="000000"/>
            </w:tcBorders>
          </w:tcPr>
          <w:p w14:paraId="038E1F1B" w14:textId="77777777" w:rsidR="0054391F" w:rsidRPr="003B39BC" w:rsidRDefault="00C826BD">
            <w:pPr>
              <w:bidi w:val="0"/>
              <w:spacing w:after="0"/>
              <w:ind w:left="94"/>
              <w:jc w:val="left"/>
              <w:rPr>
                <w:color w:val="FF0000"/>
                <w:rPrChange w:id="535" w:author="Roshny Ravindran" w:date="2026-08-04T07:52:00Z" w16du:dateUtc="2026-08-04T03:52:00Z">
                  <w:rPr/>
                </w:rPrChange>
              </w:rPr>
            </w:pPr>
            <w:r>
              <w:rPr>
                <w:color w:val="FF0000"/>
                <w:sz w:val="20"/>
                <w:rPrChange w:id="536" w:author="Roshny Ravindran" w:date="2026-08-04T07:52:00Z" w16du:dateUtc="2026-08-04T03:52:00Z">
                  <w:rPr>
                    <w:sz w:val="20"/>
                  </w:rPr>
                </w:rPrChange>
              </w:rPr>
              <w:t>14.</w:t>
            </w:r>
            <w:r>
              <w:rPr>
                <w:rFonts w:ascii="Arial" w:eastAsia="Arial" w:hAnsi="Arial" w:cs="Arial"/>
                <w:color w:val="FF0000"/>
                <w:sz w:val="20"/>
                <w:rPrChange w:id="537" w:author="Roshny Ravindran" w:date="2026-08-04T07:52:00Z" w16du:dateUtc="2026-08-04T03:52:00Z">
                  <w:rPr>
                    <w:rFonts w:ascii="Arial" w:eastAsia="Arial" w:hAnsi="Arial" w:cs="Arial"/>
                    <w:sz w:val="20"/>
                  </w:rPr>
                </w:rPrChange>
              </w:rPr>
              <w:t xml:space="preserve"> </w:t>
            </w:r>
            <w:r>
              <w:rPr>
                <w:color w:val="FF0000"/>
                <w:sz w:val="20"/>
                <w:rPrChange w:id="538" w:author="Roshny Ravindran" w:date="2026-08-04T07:52:00Z" w16du:dateUtc="2026-08-04T03:52:00Z">
                  <w:rPr>
                    <w:sz w:val="20"/>
                  </w:rPr>
                </w:rPrChange>
              </w:rPr>
              <w:t xml:space="preserve">Motor racing or vehicle racing of any kind. </w:t>
            </w:r>
          </w:p>
        </w:tc>
        <w:tc>
          <w:tcPr>
            <w:tcW w:w="5713" w:type="dxa"/>
            <w:tcBorders>
              <w:top w:val="single" w:sz="4" w:space="0" w:color="000000"/>
              <w:left w:val="single" w:sz="4" w:space="0" w:color="000000"/>
              <w:bottom w:val="single" w:sz="4" w:space="0" w:color="000000"/>
              <w:right w:val="single" w:sz="4" w:space="0" w:color="000000"/>
            </w:tcBorders>
          </w:tcPr>
          <w:p w14:paraId="7E4C037B" w14:textId="77777777" w:rsidR="0054391F" w:rsidRDefault="00C826BD">
            <w:pPr>
              <w:spacing w:after="0"/>
              <w:ind w:left="88"/>
              <w:jc w:val="left"/>
            </w:pPr>
            <w:r>
              <w:rPr>
                <w:sz w:val="20"/>
                <w:szCs w:val="20"/>
              </w:rPr>
              <w:t xml:space="preserve">14. سباق محركات أو سباق بمركبات أيًا كان نوعها.</w:t>
            </w:r>
          </w:p>
        </w:tc>
      </w:tr>
      <w:tr w:rsidR="0054391F" w14:paraId="5D87D4FB" w14:textId="77777777">
        <w:trPr>
          <w:trHeight w:val="290"/>
        </w:trPr>
        <w:tc>
          <w:tcPr>
            <w:tcW w:w="5877" w:type="dxa"/>
            <w:tcBorders>
              <w:top w:val="single" w:sz="4" w:space="0" w:color="000000"/>
              <w:left w:val="single" w:sz="4" w:space="0" w:color="000000"/>
              <w:bottom w:val="single" w:sz="4" w:space="0" w:color="000000"/>
              <w:right w:val="single" w:sz="4" w:space="0" w:color="000000"/>
            </w:tcBorders>
          </w:tcPr>
          <w:p w14:paraId="230FDB98" w14:textId="77777777" w:rsidR="0054391F" w:rsidRPr="003B39BC" w:rsidRDefault="00C826BD">
            <w:pPr>
              <w:bidi w:val="0"/>
              <w:spacing w:after="0"/>
              <w:ind w:left="94"/>
              <w:jc w:val="left"/>
              <w:rPr>
                <w:color w:val="FF0000"/>
                <w:rPrChange w:id="539" w:author="Roshny Ravindran" w:date="2026-08-04T07:52:00Z" w16du:dateUtc="2026-08-04T03:52:00Z">
                  <w:rPr/>
                </w:rPrChange>
              </w:rPr>
            </w:pPr>
            <w:r>
              <w:rPr>
                <w:color w:val="FF0000"/>
                <w:sz w:val="20"/>
                <w:rPrChange w:id="540" w:author="Roshny Ravindran" w:date="2026-08-04T07:52:00Z" w16du:dateUtc="2026-08-04T03:52:00Z">
                  <w:rPr>
                    <w:sz w:val="20"/>
                  </w:rPr>
                </w:rPrChange>
              </w:rPr>
              <w:t>15.</w:t>
            </w:r>
            <w:r>
              <w:rPr>
                <w:rFonts w:ascii="Arial" w:eastAsia="Arial" w:hAnsi="Arial" w:cs="Arial"/>
                <w:color w:val="FF0000"/>
                <w:sz w:val="20"/>
                <w:rPrChange w:id="541" w:author="Roshny Ravindran" w:date="2026-08-04T07:52:00Z" w16du:dateUtc="2026-08-04T03:52:00Z">
                  <w:rPr>
                    <w:rFonts w:ascii="Arial" w:eastAsia="Arial" w:hAnsi="Arial" w:cs="Arial"/>
                    <w:sz w:val="20"/>
                  </w:rPr>
                </w:rPrChange>
              </w:rPr>
              <w:t xml:space="preserve"> </w:t>
            </w:r>
            <w:r>
              <w:rPr>
                <w:color w:val="FF0000"/>
                <w:sz w:val="20"/>
                <w:rPrChange w:id="542" w:author="Roshny Ravindran" w:date="2026-08-04T07:52:00Z" w16du:dateUtc="2026-08-04T03:52:00Z">
                  <w:rPr>
                    <w:sz w:val="20"/>
                  </w:rPr>
                </w:rPrChange>
              </w:rPr>
              <w:t xml:space="preserve">Any claim that results from you taking part in winter sports activities. </w:t>
            </w:r>
          </w:p>
        </w:tc>
        <w:tc>
          <w:tcPr>
            <w:tcW w:w="5713" w:type="dxa"/>
            <w:tcBorders>
              <w:top w:val="single" w:sz="4" w:space="0" w:color="000000"/>
              <w:left w:val="single" w:sz="4" w:space="0" w:color="000000"/>
              <w:bottom w:val="single" w:sz="4" w:space="0" w:color="000000"/>
              <w:right w:val="single" w:sz="4" w:space="0" w:color="000000"/>
            </w:tcBorders>
          </w:tcPr>
          <w:p w14:paraId="32681203" w14:textId="77777777" w:rsidR="0054391F" w:rsidRDefault="00C826BD">
            <w:pPr>
              <w:spacing w:after="0"/>
              <w:ind w:left="88"/>
              <w:jc w:val="left"/>
            </w:pPr>
            <w:r>
              <w:rPr>
                <w:sz w:val="20"/>
                <w:szCs w:val="20"/>
              </w:rPr>
              <w:t xml:space="preserve">15. أي مطالبة تنتج عن مشاركتك في أنشطة الرياضات الشتوية.</w:t>
            </w:r>
          </w:p>
        </w:tc>
      </w:tr>
      <w:tr w:rsidR="0054391F" w14:paraId="422838FA" w14:textId="77777777">
        <w:trPr>
          <w:trHeight w:val="742"/>
        </w:trPr>
        <w:tc>
          <w:tcPr>
            <w:tcW w:w="5877" w:type="dxa"/>
            <w:tcBorders>
              <w:top w:val="single" w:sz="4" w:space="0" w:color="000000"/>
              <w:left w:val="single" w:sz="4" w:space="0" w:color="000000"/>
              <w:bottom w:val="single" w:sz="4" w:space="0" w:color="000000"/>
              <w:right w:val="single" w:sz="4" w:space="0" w:color="000000"/>
            </w:tcBorders>
          </w:tcPr>
          <w:p w14:paraId="3F027D7F" w14:textId="77777777" w:rsidR="0054391F" w:rsidRPr="003B39BC" w:rsidRDefault="00C826BD">
            <w:pPr>
              <w:bidi w:val="0"/>
              <w:spacing w:after="0"/>
              <w:ind w:left="94"/>
              <w:jc w:val="left"/>
              <w:rPr>
                <w:color w:val="FF0000"/>
                <w:rPrChange w:id="543" w:author="Roshny Ravindran" w:date="2026-08-04T07:52:00Z" w16du:dateUtc="2026-08-04T03:52:00Z">
                  <w:rPr/>
                </w:rPrChange>
              </w:rPr>
            </w:pPr>
            <w:r>
              <w:rPr>
                <w:color w:val="FF0000"/>
                <w:sz w:val="20"/>
                <w:rPrChange w:id="544" w:author="Roshny Ravindran" w:date="2026-08-04T07:52:00Z" w16du:dateUtc="2026-08-04T03:52:00Z">
                  <w:rPr>
                    <w:sz w:val="20"/>
                  </w:rPr>
                </w:rPrChange>
              </w:rPr>
              <w:t>16.</w:t>
            </w:r>
            <w:r>
              <w:rPr>
                <w:rFonts w:ascii="Arial" w:eastAsia="Arial" w:hAnsi="Arial" w:cs="Arial"/>
                <w:color w:val="FF0000"/>
                <w:sz w:val="20"/>
                <w:rPrChange w:id="545" w:author="Roshny Ravindran" w:date="2026-08-04T07:52:00Z" w16du:dateUtc="2026-08-04T03:52:00Z">
                  <w:rPr>
                    <w:rFonts w:ascii="Arial" w:eastAsia="Arial" w:hAnsi="Arial" w:cs="Arial"/>
                    <w:sz w:val="20"/>
                  </w:rPr>
                </w:rPrChange>
              </w:rPr>
              <w:t xml:space="preserve"> </w:t>
            </w:r>
            <w:r>
              <w:rPr>
                <w:color w:val="FF0000"/>
                <w:sz w:val="20"/>
                <w:rPrChange w:id="546" w:author="Roshny Ravindran" w:date="2026-08-04T07:52:00Z" w16du:dateUtc="2026-08-04T03:52:00Z">
                  <w:rPr>
                    <w:sz w:val="20"/>
                  </w:rPr>
                </w:rPrChange>
              </w:rPr>
              <w:t xml:space="preserve">Any claim that results from you taking part in hazardous activities. </w:t>
            </w:r>
          </w:p>
        </w:tc>
        <w:tc>
          <w:tcPr>
            <w:tcW w:w="5713" w:type="dxa"/>
            <w:tcBorders>
              <w:top w:val="single" w:sz="4" w:space="0" w:color="000000"/>
              <w:left w:val="single" w:sz="4" w:space="0" w:color="000000"/>
              <w:bottom w:val="single" w:sz="4" w:space="0" w:color="000000"/>
              <w:right w:val="single" w:sz="4" w:space="0" w:color="000000"/>
            </w:tcBorders>
          </w:tcPr>
          <w:p w14:paraId="5D954295" w14:textId="77777777" w:rsidR="0054391F" w:rsidRDefault="00C826BD">
            <w:pPr>
              <w:spacing w:after="0"/>
              <w:ind w:left="88"/>
              <w:jc w:val="left"/>
            </w:pPr>
            <w:r>
              <w:rPr>
                <w:sz w:val="20"/>
                <w:szCs w:val="20"/>
              </w:rPr>
              <w:t xml:space="preserve">16. أي مطالبة تنتج عن مشاركتك في أنشطة خطرة.</w:t>
            </w:r>
          </w:p>
        </w:tc>
      </w:tr>
    </w:tbl>
    <w:p w14:paraId="1C1EA969" w14:textId="77777777" w:rsidR="0054391F" w:rsidRDefault="0054391F">
      <w:pPr>
        <w:bidi w:val="0"/>
        <w:spacing w:after="0"/>
        <w:ind w:left="-1440" w:right="10800"/>
        <w:jc w:val="left"/>
      </w:pPr>
    </w:p>
    <w:tbl>
      <w:tblPr>
        <w:tblStyle w:val="TableGrid"/>
        <w:tblW w:w="11590" w:type="dxa"/>
        <w:tblInd w:w="-1162" w:type="dxa"/>
        <w:tblCellMar>
          <w:top w:w="35" w:type="dxa"/>
          <w:left w:w="0" w:type="dxa"/>
          <w:bottom w:w="0" w:type="dxa"/>
          <w:right w:w="3" w:type="dxa"/>
        </w:tblCellMar>
        <w:tblLook w:val="04A0" w:firstRow="1" w:lastRow="0" w:firstColumn="1" w:lastColumn="0" w:noHBand="0" w:noVBand="1"/>
      </w:tblPr>
      <w:tblGrid>
        <w:gridCol w:w="5877"/>
        <w:gridCol w:w="5713"/>
      </w:tblGrid>
      <w:tr w:rsidR="0054391F" w14:paraId="497C9244" w14:textId="77777777">
        <w:trPr>
          <w:trHeight w:val="1966"/>
        </w:trPr>
        <w:tc>
          <w:tcPr>
            <w:tcW w:w="5877" w:type="dxa"/>
            <w:tcBorders>
              <w:top w:val="single" w:sz="4" w:space="0" w:color="000000"/>
              <w:left w:val="single" w:sz="4" w:space="0" w:color="000000"/>
              <w:bottom w:val="single" w:sz="4" w:space="0" w:color="000000"/>
              <w:right w:val="single" w:sz="4" w:space="0" w:color="000000"/>
            </w:tcBorders>
          </w:tcPr>
          <w:p w14:paraId="5F55EBC6" w14:textId="77777777" w:rsidR="0054391F" w:rsidRPr="003B39BC" w:rsidRDefault="00C826BD">
            <w:pPr>
              <w:bidi w:val="0"/>
              <w:spacing w:after="0"/>
              <w:ind w:left="454" w:hanging="360"/>
              <w:jc w:val="both"/>
              <w:rPr>
                <w:color w:val="FF0000"/>
                <w:rPrChange w:id="547" w:author="Roshny Ravindran" w:date="2026-08-04T07:52:00Z" w16du:dateUtc="2026-08-04T03:52:00Z">
                  <w:rPr/>
                </w:rPrChange>
              </w:rPr>
            </w:pPr>
            <w:r>
              <w:rPr>
                <w:color w:val="FF0000"/>
                <w:sz w:val="20"/>
                <w:rPrChange w:id="548" w:author="Roshny Ravindran" w:date="2026-08-04T07:52:00Z" w16du:dateUtc="2026-08-04T03:52:00Z">
                  <w:rPr>
                    <w:sz w:val="20"/>
                  </w:rPr>
                </w:rPrChange>
              </w:rPr>
              <w:t>17.</w:t>
            </w:r>
            <w:r>
              <w:rPr>
                <w:rFonts w:ascii="Arial" w:eastAsia="Arial" w:hAnsi="Arial" w:cs="Arial"/>
                <w:color w:val="FF0000"/>
                <w:sz w:val="20"/>
                <w:rPrChange w:id="549" w:author="Roshny Ravindran" w:date="2026-08-04T07:52:00Z" w16du:dateUtc="2026-08-04T03:52:00Z">
                  <w:rPr>
                    <w:rFonts w:ascii="Arial" w:eastAsia="Arial" w:hAnsi="Arial" w:cs="Arial"/>
                    <w:sz w:val="20"/>
                  </w:rPr>
                </w:rPrChange>
              </w:rPr>
              <w:t xml:space="preserve"> </w:t>
            </w:r>
            <w:r>
              <w:rPr>
                <w:color w:val="FF0000"/>
                <w:sz w:val="20"/>
                <w:rPrChange w:id="550" w:author="Roshny Ravindran" w:date="2026-08-04T07:52:00Z" w16du:dateUtc="2026-08-04T03:52:00Z">
                  <w:rPr>
                    <w:sz w:val="20"/>
                  </w:rPr>
                </w:rPrChange>
              </w:rPr>
              <w:t xml:space="preserve">Any claim deemed to be related to work or manual labour, and/or any claim as a consequence of a risk inherent to the work performed by the Insured such as: driving vehicles with use of machinery, loading and unloading, working at heights or in confined spaces, assembly of machinery, working on floating or underwater platforms, mines or quarries, use of mechanical substances, laboratory work or any other kind of work related activities. </w:t>
            </w:r>
          </w:p>
        </w:tc>
        <w:tc>
          <w:tcPr>
            <w:tcW w:w="5713" w:type="dxa"/>
            <w:tcBorders>
              <w:top w:val="single" w:sz="4" w:space="0" w:color="000000"/>
              <w:left w:val="single" w:sz="4" w:space="0" w:color="000000"/>
              <w:bottom w:val="single" w:sz="4" w:space="0" w:color="000000"/>
              <w:right w:val="single" w:sz="4" w:space="0" w:color="000000"/>
            </w:tcBorders>
          </w:tcPr>
          <w:p w14:paraId="7E42E178" w14:textId="77777777" w:rsidR="0054391F" w:rsidRDefault="00C826BD">
            <w:pPr>
              <w:spacing w:after="11" w:line="352" w:lineRule="auto"/>
              <w:ind w:left="14" w:right="118"/>
            </w:pPr>
            <w:r>
              <w:rPr>
                <w:sz w:val="20"/>
                <w:szCs w:val="20"/>
              </w:rPr>
              <w:t xml:space="preserve">17. أي مطالبة تعتبر متعلقة بالعمل أو العمالة اليدوية، و/أو أي مطالبة كنتيجة لمخاطر متأصلة في العمل الذي يتم أداؤه من قبل المؤمن عليه على سبيل المثال: قيادة المركبات باستخدام ماكينة والشحن والتفريغ والعمل على ارتفاعات أو</w:t>
            </w:r>
          </w:p>
          <w:p w14:paraId="66D0B0ED" w14:textId="77777777" w:rsidR="0054391F" w:rsidRDefault="00C826BD">
            <w:pPr>
              <w:spacing w:after="0"/>
              <w:ind w:right="180"/>
            </w:pPr>
            <w:r>
              <w:rPr>
                <w:sz w:val="31"/>
                <w:szCs w:val="31"/>
                <w:vertAlign w:val="superscript"/>
                <w:rtl/>
              </w:rPr>
              <w:t xml:space="preserve">في منطقة مغلقة أو تجميع الماكينات أو العمل على منصات عائمة أو تحت المياه أو في المناجم أو المحاجر أو استخدام مواد ميكانيكية</w:t>
            </w:r>
          </w:p>
          <w:p w14:paraId="6F206982" w14:textId="77777777" w:rsidR="0054391F" w:rsidRDefault="00C826BD">
            <w:pPr>
              <w:spacing w:after="0"/>
              <w:ind w:left="90" w:right="-5"/>
              <w:jc w:val="left"/>
            </w:pPr>
            <w:r>
              <w:rPr>
                <w:sz w:val="20"/>
                <w:szCs w:val="20"/>
                <w:rtl/>
              </w:rPr>
              <w:t xml:space="preserve">أو الأعمال المخبرية أو أي نوع من الأنشطة المتصلة بتلك الأعمال.</w:t>
            </w:r>
          </w:p>
        </w:tc>
      </w:tr>
      <w:tr w:rsidR="0054391F" w14:paraId="72D1EB34" w14:textId="77777777">
        <w:trPr>
          <w:trHeight w:val="290"/>
        </w:trPr>
        <w:tc>
          <w:tcPr>
            <w:tcW w:w="5877" w:type="dxa"/>
            <w:tcBorders>
              <w:top w:val="single" w:sz="4" w:space="0" w:color="000000"/>
              <w:left w:val="single" w:sz="4" w:space="0" w:color="000000"/>
              <w:bottom w:val="single" w:sz="4" w:space="0" w:color="000000"/>
              <w:right w:val="single" w:sz="4" w:space="0" w:color="000000"/>
            </w:tcBorders>
          </w:tcPr>
          <w:p w14:paraId="4B04263A" w14:textId="77777777" w:rsidR="0054391F" w:rsidRPr="003B39BC" w:rsidRDefault="00C826BD">
            <w:pPr>
              <w:bidi w:val="0"/>
              <w:spacing w:after="0"/>
              <w:ind w:left="94"/>
              <w:jc w:val="left"/>
              <w:rPr>
                <w:color w:val="FF0000"/>
                <w:rPrChange w:id="551" w:author="Roshny Ravindran" w:date="2026-08-04T07:52:00Z" w16du:dateUtc="2026-08-04T03:52:00Z">
                  <w:rPr/>
                </w:rPrChange>
              </w:rPr>
            </w:pPr>
            <w:r>
              <w:rPr>
                <w:color w:val="FF0000"/>
                <w:sz w:val="20"/>
                <w:rPrChange w:id="552" w:author="Roshny Ravindran" w:date="2026-08-04T07:52:00Z" w16du:dateUtc="2026-08-04T03:52:00Z">
                  <w:rPr>
                    <w:sz w:val="20"/>
                  </w:rPr>
                </w:rPrChange>
              </w:rPr>
              <w:t xml:space="preserve">Any claim that results from: </w:t>
            </w:r>
          </w:p>
        </w:tc>
        <w:tc>
          <w:tcPr>
            <w:tcW w:w="5713" w:type="dxa"/>
            <w:tcBorders>
              <w:top w:val="single" w:sz="4" w:space="0" w:color="000000"/>
              <w:left w:val="single" w:sz="4" w:space="0" w:color="000000"/>
              <w:bottom w:val="single" w:sz="4" w:space="0" w:color="000000"/>
              <w:right w:val="single" w:sz="4" w:space="0" w:color="000000"/>
            </w:tcBorders>
          </w:tcPr>
          <w:p w14:paraId="793B4BA5" w14:textId="77777777" w:rsidR="0054391F" w:rsidRDefault="00C826BD">
            <w:pPr>
              <w:spacing w:after="0"/>
              <w:ind w:left="307"/>
              <w:jc w:val="left"/>
            </w:pPr>
            <w:r>
              <w:rPr>
                <w:sz w:val="20"/>
                <w:szCs w:val="20"/>
                <w:rtl/>
              </w:rPr>
              <w:t xml:space="preserve">أي مطالبة تنتج عن:</w:t>
            </w:r>
          </w:p>
        </w:tc>
      </w:tr>
      <w:tr w:rsidR="0054391F" w14:paraId="3D420572" w14:textId="77777777">
        <w:trPr>
          <w:trHeight w:val="288"/>
        </w:trPr>
        <w:tc>
          <w:tcPr>
            <w:tcW w:w="5877" w:type="dxa"/>
            <w:tcBorders>
              <w:top w:val="single" w:sz="4" w:space="0" w:color="000000"/>
              <w:left w:val="single" w:sz="4" w:space="0" w:color="000000"/>
              <w:bottom w:val="single" w:sz="4" w:space="0" w:color="000000"/>
              <w:right w:val="single" w:sz="4" w:space="0" w:color="000000"/>
            </w:tcBorders>
          </w:tcPr>
          <w:p w14:paraId="7A392A3D" w14:textId="77777777" w:rsidR="0054391F" w:rsidRPr="003B39BC" w:rsidRDefault="00C826BD">
            <w:pPr>
              <w:tabs>
                <w:tab w:val="center" w:pos="503"/>
                <w:tab w:val="center" w:pos="1830"/>
              </w:tabs>
              <w:bidi w:val="0"/>
              <w:spacing w:after="0"/>
              <w:jc w:val="left"/>
              <w:rPr>
                <w:color w:val="FF0000"/>
                <w:rPrChange w:id="553" w:author="Roshny Ravindran" w:date="2026-08-04T07:52:00Z" w16du:dateUtc="2026-08-04T03:52:00Z">
                  <w:rPr/>
                </w:rPrChange>
              </w:rPr>
            </w:pPr>
            <w:r>
              <w:rPr>
                <w:color w:val="FF0000"/>
                <w:rPrChange w:id="554" w:author="Roshny Ravindran" w:date="2026-08-04T07:52:00Z" w16du:dateUtc="2026-08-04T03:52:00Z">
                  <w:rPr/>
                </w:rPrChange>
              </w:rPr>
              <w:tab/>
            </w:r>
            <w:r>
              <w:rPr>
                <w:color w:val="FF0000"/>
                <w:sz w:val="20"/>
                <w:rPrChange w:id="555" w:author="Roshny Ravindran" w:date="2026-08-04T07:52:00Z" w16du:dateUtc="2026-08-04T03:52:00Z">
                  <w:rPr>
                    <w:sz w:val="20"/>
                  </w:rPr>
                </w:rPrChange>
              </w:rPr>
              <w:t>•</w:t>
            </w:r>
            <w:r>
              <w:rPr>
                <w:rFonts w:ascii="Arial" w:eastAsia="Arial" w:hAnsi="Arial" w:cs="Arial"/>
                <w:color w:val="FF0000"/>
                <w:sz w:val="20"/>
                <w:rPrChange w:id="556" w:author="Roshny Ravindran" w:date="2026-08-04T07:52:00Z" w16du:dateUtc="2026-08-04T03:52:00Z">
                  <w:rPr>
                    <w:rFonts w:ascii="Arial" w:eastAsia="Arial" w:hAnsi="Arial" w:cs="Arial"/>
                    <w:sz w:val="20"/>
                  </w:rPr>
                </w:rPrChange>
              </w:rPr>
              <w:t xml:space="preserve"> </w:t>
            </w:r>
            <w:r>
              <w:rPr>
                <w:rFonts w:ascii="Arial" w:eastAsia="Arial" w:hAnsi="Arial" w:cs="Arial"/>
                <w:color w:val="FF0000"/>
                <w:sz w:val="20"/>
                <w:rPrChange w:id="557" w:author="Roshny Ravindran" w:date="2026-08-04T07:52:00Z" w16du:dateUtc="2026-08-04T03:52:00Z">
                  <w:rPr>
                    <w:rFonts w:ascii="Arial" w:eastAsia="Arial" w:hAnsi="Arial" w:cs="Arial"/>
                    <w:sz w:val="20"/>
                  </w:rPr>
                </w:rPrChange>
              </w:rPr>
              <w:tab/>
            </w:r>
            <w:r>
              <w:rPr>
                <w:color w:val="FF0000"/>
                <w:sz w:val="20"/>
                <w:rPrChange w:id="558" w:author="Roshny Ravindran" w:date="2026-08-04T07:52:00Z" w16du:dateUtc="2026-08-04T03:52:00Z">
                  <w:rPr>
                    <w:sz w:val="20"/>
                  </w:rPr>
                </w:rPrChange>
              </w:rPr>
              <w:t xml:space="preserve">your suicide or attempted suicide; </w:t>
            </w:r>
          </w:p>
        </w:tc>
        <w:tc>
          <w:tcPr>
            <w:tcW w:w="5713" w:type="dxa"/>
            <w:tcBorders>
              <w:top w:val="single" w:sz="4" w:space="0" w:color="000000"/>
              <w:left w:val="single" w:sz="4" w:space="0" w:color="000000"/>
              <w:bottom w:val="single" w:sz="4" w:space="0" w:color="000000"/>
              <w:right w:val="single" w:sz="4" w:space="0" w:color="000000"/>
            </w:tcBorders>
          </w:tcPr>
          <w:p w14:paraId="7E166C34" w14:textId="77777777" w:rsidR="0054391F" w:rsidRDefault="00C826BD">
            <w:pPr>
              <w:spacing w:after="0"/>
              <w:ind w:left="455"/>
              <w:jc w:val="left"/>
            </w:pPr>
            <w:r>
              <w:rPr>
                <w:sz w:val="20"/>
                <w:szCs w:val="20"/>
                <w:rtl/>
              </w:rPr>
              <w:t xml:space="preserve">• انتحارك أو محاولة الانتحار،</w:t>
            </w:r>
          </w:p>
        </w:tc>
      </w:tr>
      <w:tr w:rsidR="0054391F" w14:paraId="3C81A480" w14:textId="77777777">
        <w:trPr>
          <w:trHeight w:val="555"/>
        </w:trPr>
        <w:tc>
          <w:tcPr>
            <w:tcW w:w="5877" w:type="dxa"/>
            <w:tcBorders>
              <w:top w:val="single" w:sz="4" w:space="0" w:color="000000"/>
              <w:left w:val="single" w:sz="4" w:space="0" w:color="000000"/>
              <w:bottom w:val="single" w:sz="4" w:space="0" w:color="000000"/>
              <w:right w:val="single" w:sz="4" w:space="0" w:color="000000"/>
            </w:tcBorders>
          </w:tcPr>
          <w:p w14:paraId="28D7B850" w14:textId="77777777" w:rsidR="0054391F" w:rsidRPr="003B39BC" w:rsidRDefault="00C826BD">
            <w:pPr>
              <w:bidi w:val="0"/>
              <w:spacing w:after="0"/>
              <w:ind w:left="814" w:right="10" w:hanging="360"/>
              <w:jc w:val="both"/>
              <w:rPr>
                <w:color w:val="FF0000"/>
                <w:rPrChange w:id="559" w:author="Roshny Ravindran" w:date="2026-08-04T07:52:00Z" w16du:dateUtc="2026-08-04T03:52:00Z">
                  <w:rPr/>
                </w:rPrChange>
              </w:rPr>
            </w:pPr>
            <w:r>
              <w:rPr>
                <w:color w:val="FF0000"/>
                <w:sz w:val="20"/>
                <w:rPrChange w:id="560" w:author="Roshny Ravindran" w:date="2026-08-04T07:52:00Z" w16du:dateUtc="2026-08-04T03:52:00Z">
                  <w:rPr>
                    <w:sz w:val="20"/>
                  </w:rPr>
                </w:rPrChange>
              </w:rPr>
              <w:t>•</w:t>
            </w:r>
            <w:r>
              <w:rPr>
                <w:rFonts w:ascii="Arial" w:eastAsia="Arial" w:hAnsi="Arial" w:cs="Arial"/>
                <w:color w:val="FF0000"/>
                <w:sz w:val="20"/>
                <w:rPrChange w:id="561" w:author="Roshny Ravindran" w:date="2026-08-04T07:52:00Z" w16du:dateUtc="2026-08-04T03:52:00Z">
                  <w:rPr>
                    <w:rFonts w:ascii="Arial" w:eastAsia="Arial" w:hAnsi="Arial" w:cs="Arial"/>
                    <w:sz w:val="20"/>
                  </w:rPr>
                </w:rPrChange>
              </w:rPr>
              <w:t xml:space="preserve"> </w:t>
            </w:r>
            <w:r>
              <w:rPr>
                <w:color w:val="FF0000"/>
                <w:sz w:val="20"/>
                <w:rPrChange w:id="562" w:author="Roshny Ravindran" w:date="2026-08-04T07:52:00Z" w16du:dateUtc="2026-08-04T03:52:00Z">
                  <w:rPr>
                    <w:sz w:val="20"/>
                  </w:rPr>
                </w:rPrChange>
              </w:rPr>
              <w:t xml:space="preserve">you are injuring yourself deliberately or putting yourself in danger (unless you are trying to save someone’s life </w:t>
            </w:r>
          </w:p>
        </w:tc>
        <w:tc>
          <w:tcPr>
            <w:tcW w:w="5713" w:type="dxa"/>
            <w:tcBorders>
              <w:top w:val="single" w:sz="4" w:space="0" w:color="000000"/>
              <w:left w:val="single" w:sz="4" w:space="0" w:color="000000"/>
              <w:bottom w:val="single" w:sz="4" w:space="0" w:color="000000"/>
              <w:right w:val="single" w:sz="4" w:space="0" w:color="000000"/>
            </w:tcBorders>
          </w:tcPr>
          <w:p w14:paraId="76C69CFE" w14:textId="77777777" w:rsidR="0054391F" w:rsidRDefault="00C826BD">
            <w:pPr>
              <w:spacing w:after="0"/>
              <w:ind w:right="835"/>
            </w:pPr>
            <w:r>
              <w:rPr>
                <w:sz w:val="20"/>
                <w:szCs w:val="20"/>
                <w:rtl/>
              </w:rPr>
              <w:t xml:space="preserve">• إصابة نفسك عن عمد أو تعريض نفسك للخطر (ما لم تكن تحاول إنقاذ حياة شخص آخر)</w:t>
            </w:r>
          </w:p>
        </w:tc>
      </w:tr>
      <w:tr w:rsidR="0054391F" w14:paraId="3F6562FD" w14:textId="77777777">
        <w:trPr>
          <w:trHeight w:val="290"/>
        </w:trPr>
        <w:tc>
          <w:tcPr>
            <w:tcW w:w="5877" w:type="dxa"/>
            <w:tcBorders>
              <w:top w:val="single" w:sz="4" w:space="0" w:color="000000"/>
              <w:left w:val="single" w:sz="4" w:space="0" w:color="000000"/>
              <w:bottom w:val="single" w:sz="4" w:space="0" w:color="000000"/>
              <w:right w:val="single" w:sz="4" w:space="0" w:color="000000"/>
            </w:tcBorders>
          </w:tcPr>
          <w:p w14:paraId="54908F73" w14:textId="77777777" w:rsidR="0054391F" w:rsidRPr="003B39BC" w:rsidRDefault="00C826BD">
            <w:pPr>
              <w:tabs>
                <w:tab w:val="center" w:pos="503"/>
                <w:tab w:val="center" w:pos="2085"/>
              </w:tabs>
              <w:bidi w:val="0"/>
              <w:spacing w:after="0"/>
              <w:jc w:val="left"/>
              <w:rPr>
                <w:color w:val="FF0000"/>
                <w:rPrChange w:id="563" w:author="Roshny Ravindran" w:date="2026-08-04T07:52:00Z" w16du:dateUtc="2026-08-04T03:52:00Z">
                  <w:rPr/>
                </w:rPrChange>
              </w:rPr>
            </w:pPr>
            <w:r>
              <w:rPr>
                <w:color w:val="FF0000"/>
                <w:rPrChange w:id="564" w:author="Roshny Ravindran" w:date="2026-08-04T07:52:00Z" w16du:dateUtc="2026-08-04T03:52:00Z">
                  <w:rPr/>
                </w:rPrChange>
              </w:rPr>
              <w:tab/>
            </w:r>
            <w:r>
              <w:rPr>
                <w:color w:val="FF0000"/>
                <w:sz w:val="20"/>
                <w:rPrChange w:id="565" w:author="Roshny Ravindran" w:date="2026-08-04T07:52:00Z" w16du:dateUtc="2026-08-04T03:52:00Z">
                  <w:rPr>
                    <w:sz w:val="20"/>
                  </w:rPr>
                </w:rPrChange>
              </w:rPr>
              <w:t>•</w:t>
            </w:r>
            <w:r>
              <w:rPr>
                <w:rFonts w:ascii="Arial" w:eastAsia="Arial" w:hAnsi="Arial" w:cs="Arial"/>
                <w:color w:val="FF0000"/>
                <w:sz w:val="20"/>
                <w:rPrChange w:id="566" w:author="Roshny Ravindran" w:date="2026-08-04T07:52:00Z" w16du:dateUtc="2026-08-04T03:52:00Z">
                  <w:rPr>
                    <w:rFonts w:ascii="Arial" w:eastAsia="Arial" w:hAnsi="Arial" w:cs="Arial"/>
                    <w:sz w:val="20"/>
                  </w:rPr>
                </w:rPrChange>
              </w:rPr>
              <w:t xml:space="preserve"> </w:t>
            </w:r>
            <w:r>
              <w:rPr>
                <w:rFonts w:ascii="Arial" w:eastAsia="Arial" w:hAnsi="Arial" w:cs="Arial"/>
                <w:color w:val="FF0000"/>
                <w:sz w:val="20"/>
                <w:rPrChange w:id="567" w:author="Roshny Ravindran" w:date="2026-08-04T07:52:00Z" w16du:dateUtc="2026-08-04T03:52:00Z">
                  <w:rPr>
                    <w:rFonts w:ascii="Arial" w:eastAsia="Arial" w:hAnsi="Arial" w:cs="Arial"/>
                    <w:sz w:val="20"/>
                  </w:rPr>
                </w:rPrChange>
              </w:rPr>
              <w:tab/>
            </w:r>
            <w:r>
              <w:rPr>
                <w:color w:val="FF0000"/>
                <w:sz w:val="20"/>
                <w:rPrChange w:id="568" w:author="Roshny Ravindran" w:date="2026-08-04T07:52:00Z" w16du:dateUtc="2026-08-04T03:52:00Z">
                  <w:rPr>
                    <w:sz w:val="20"/>
                  </w:rPr>
                </w:rPrChange>
              </w:rPr>
              <w:t xml:space="preserve">or, you are fighting (except in self-defence). </w:t>
            </w:r>
          </w:p>
        </w:tc>
        <w:tc>
          <w:tcPr>
            <w:tcW w:w="5713" w:type="dxa"/>
            <w:tcBorders>
              <w:top w:val="single" w:sz="4" w:space="0" w:color="000000"/>
              <w:left w:val="single" w:sz="4" w:space="0" w:color="000000"/>
              <w:bottom w:val="single" w:sz="4" w:space="0" w:color="000000"/>
              <w:right w:val="single" w:sz="4" w:space="0" w:color="000000"/>
            </w:tcBorders>
          </w:tcPr>
          <w:p w14:paraId="48DC1D85" w14:textId="77777777" w:rsidR="0054391F" w:rsidRDefault="00C826BD">
            <w:pPr>
              <w:spacing w:after="0"/>
              <w:ind w:left="119"/>
              <w:jc w:val="left"/>
            </w:pPr>
            <w:r>
              <w:rPr>
                <w:rFonts w:ascii="Segoe UI Symbol" w:eastAsia="Segoe UI Symbol" w:hAnsi="Segoe UI Symbol" w:cs="Segoe UI Symbol"/>
                <w:sz w:val="14"/>
                <w:szCs w:val="14"/>
                <w:rtl/>
              </w:rPr>
              <w:t xml:space="preserve">• أو مشاركتك في شجار (باستثناء حالات الدفاع عن النفس).</w:t>
            </w:r>
          </w:p>
        </w:tc>
      </w:tr>
      <w:tr w:rsidR="0054391F" w14:paraId="0F79A1A5" w14:textId="77777777">
        <w:trPr>
          <w:trHeight w:val="850"/>
        </w:trPr>
        <w:tc>
          <w:tcPr>
            <w:tcW w:w="5877" w:type="dxa"/>
            <w:tcBorders>
              <w:top w:val="single" w:sz="4" w:space="0" w:color="000000"/>
              <w:left w:val="single" w:sz="4" w:space="0" w:color="000000"/>
              <w:bottom w:val="single" w:sz="4" w:space="0" w:color="000000"/>
              <w:right w:val="single" w:sz="4" w:space="0" w:color="000000"/>
            </w:tcBorders>
          </w:tcPr>
          <w:p w14:paraId="2F935E6D" w14:textId="77777777" w:rsidR="0054391F" w:rsidRPr="003B39BC" w:rsidRDefault="00C826BD">
            <w:pPr>
              <w:bidi w:val="0"/>
              <w:spacing w:after="0"/>
              <w:ind w:left="1477" w:right="144" w:hanging="1383"/>
              <w:jc w:val="both"/>
              <w:rPr>
                <w:color w:val="FF0000"/>
                <w:rPrChange w:id="569" w:author="Roshny Ravindran" w:date="2026-08-04T07:52:00Z" w16du:dateUtc="2026-08-04T03:52:00Z">
                  <w:rPr/>
                </w:rPrChange>
              </w:rPr>
            </w:pPr>
            <w:r>
              <w:rPr>
                <w:color w:val="FF0000"/>
                <w:sz w:val="20"/>
                <w:rPrChange w:id="570" w:author="Roshny Ravindran" w:date="2026-08-04T07:52:00Z" w16du:dateUtc="2026-08-04T03:52:00Z">
                  <w:rPr>
                    <w:sz w:val="20"/>
                  </w:rPr>
                </w:rPrChange>
              </w:rPr>
              <w:t>18.</w:t>
            </w:r>
            <w:r>
              <w:rPr>
                <w:rFonts w:ascii="Arial" w:eastAsia="Arial" w:hAnsi="Arial" w:cs="Arial"/>
                <w:color w:val="FF0000"/>
                <w:sz w:val="20"/>
                <w:rPrChange w:id="571" w:author="Roshny Ravindran" w:date="2026-08-04T07:52:00Z" w16du:dateUtc="2026-08-04T03:52:00Z">
                  <w:rPr>
                    <w:rFonts w:ascii="Arial" w:eastAsia="Arial" w:hAnsi="Arial" w:cs="Arial"/>
                    <w:sz w:val="20"/>
                  </w:rPr>
                </w:rPrChange>
              </w:rPr>
              <w:t xml:space="preserve"> </w:t>
            </w:r>
            <w:r>
              <w:rPr>
                <w:color w:val="FF0000"/>
                <w:sz w:val="20"/>
                <w:rPrChange w:id="572" w:author="Roshny Ravindran" w:date="2026-08-04T07:52:00Z" w16du:dateUtc="2026-08-04T03:52:00Z">
                  <w:rPr>
                    <w:sz w:val="20"/>
                  </w:rPr>
                </w:rPrChange>
              </w:rPr>
              <w:t xml:space="preserve">Any claim that results from you being under the influence of solvents or drugs or their effects (except drugs prescribed by a doctor other than for </w:t>
            </w:r>
            <w:r>
              <w:rPr>
                <w:color w:val="FF0000"/>
                <w:sz w:val="20"/>
                <w:rPrChange w:id="573" w:author="Roshny Ravindran" w:date="2026-08-04T07:52:00Z" w16du:dateUtc="2026-08-04T03:52:00Z">
                  <w:rPr>
                    <w:sz w:val="20"/>
                  </w:rPr>
                </w:rPrChange>
              </w:rPr>
              <w:t xml:space="preserve">the treatment of drug abuse). </w:t>
            </w:r>
          </w:p>
        </w:tc>
        <w:tc>
          <w:tcPr>
            <w:tcW w:w="5713" w:type="dxa"/>
            <w:tcBorders>
              <w:top w:val="single" w:sz="4" w:space="0" w:color="000000"/>
              <w:left w:val="single" w:sz="4" w:space="0" w:color="000000"/>
              <w:bottom w:val="single" w:sz="4" w:space="0" w:color="000000"/>
              <w:right w:val="single" w:sz="4" w:space="0" w:color="000000"/>
            </w:tcBorders>
          </w:tcPr>
          <w:p w14:paraId="439A3F42" w14:textId="77777777" w:rsidR="0054391F" w:rsidRDefault="00C826BD">
            <w:pPr>
              <w:spacing w:after="0"/>
              <w:ind w:left="19" w:right="1781" w:firstLine="3"/>
              <w:jc w:val="both"/>
            </w:pPr>
            <w:r>
              <w:rPr>
                <w:sz w:val="20"/>
                <w:szCs w:val="20"/>
              </w:rPr>
              <w:t xml:space="preserve">18. أي مطالبة تنتج عن كونك تحت تأثير المحاليل أو العقاقير أو تأثيرها (باستثناء العقاقير الموصوفة من قبل طبيب بخلاف العلاج من إدمان المخدرات).</w:t>
            </w:r>
          </w:p>
        </w:tc>
      </w:tr>
      <w:tr w:rsidR="0054391F" w14:paraId="7E823276" w14:textId="77777777">
        <w:trPr>
          <w:trHeight w:val="2244"/>
        </w:trPr>
        <w:tc>
          <w:tcPr>
            <w:tcW w:w="5877" w:type="dxa"/>
            <w:tcBorders>
              <w:top w:val="single" w:sz="4" w:space="0" w:color="000000"/>
              <w:left w:val="single" w:sz="4" w:space="0" w:color="000000"/>
              <w:bottom w:val="single" w:sz="4" w:space="0" w:color="000000"/>
              <w:right w:val="single" w:sz="4" w:space="0" w:color="000000"/>
            </w:tcBorders>
          </w:tcPr>
          <w:p w14:paraId="483AE22D" w14:textId="77777777" w:rsidR="0054391F" w:rsidRPr="003B39BC" w:rsidRDefault="00C826BD">
            <w:pPr>
              <w:bidi w:val="0"/>
              <w:spacing w:after="11"/>
              <w:ind w:left="94"/>
              <w:jc w:val="left"/>
              <w:rPr>
                <w:color w:val="FF0000"/>
                <w:rPrChange w:id="574" w:author="Roshny Ravindran" w:date="2026-08-04T07:53:00Z" w16du:dateUtc="2026-08-04T03:53:00Z">
                  <w:rPr/>
                </w:rPrChange>
              </w:rPr>
            </w:pPr>
            <w:r>
              <w:rPr>
                <w:color w:val="FF0000"/>
                <w:sz w:val="20"/>
                <w:rPrChange w:id="575" w:author="Roshny Ravindran" w:date="2026-08-04T07:53:00Z" w16du:dateUtc="2026-08-04T03:53:00Z">
                  <w:rPr>
                    <w:sz w:val="20"/>
                  </w:rPr>
                </w:rPrChange>
              </w:rPr>
              <w:lastRenderedPageBreak/>
              <w:t>19.</w:t>
            </w:r>
            <w:r>
              <w:rPr>
                <w:rFonts w:ascii="Arial" w:eastAsia="Arial" w:hAnsi="Arial" w:cs="Arial"/>
                <w:color w:val="FF0000"/>
                <w:sz w:val="20"/>
                <w:rPrChange w:id="576" w:author="Roshny Ravindran" w:date="2026-08-04T07:53:00Z" w16du:dateUtc="2026-08-04T03:53:00Z">
                  <w:rPr>
                    <w:rFonts w:ascii="Arial" w:eastAsia="Arial" w:hAnsi="Arial" w:cs="Arial"/>
                    <w:sz w:val="20"/>
                  </w:rPr>
                </w:rPrChange>
              </w:rPr>
              <w:t xml:space="preserve"> </w:t>
            </w:r>
            <w:r>
              <w:rPr>
                <w:color w:val="FF0000"/>
                <w:sz w:val="20"/>
                <w:rPrChange w:id="577" w:author="Roshny Ravindran" w:date="2026-08-04T07:53:00Z" w16du:dateUtc="2026-08-04T03:53:00Z">
                  <w:rPr>
                    <w:sz w:val="20"/>
                  </w:rPr>
                </w:rPrChange>
              </w:rPr>
              <w:t xml:space="preserve">You are drinking too much alcohol, alcohol abuse or alcohol dependency. </w:t>
            </w:r>
          </w:p>
          <w:p w14:paraId="1603AAC6" w14:textId="77777777" w:rsidR="0054391F" w:rsidRPr="003B39BC" w:rsidRDefault="00C826BD">
            <w:pPr>
              <w:bidi w:val="0"/>
              <w:spacing w:after="0"/>
              <w:ind w:left="94" w:right="98"/>
              <w:jc w:val="both"/>
              <w:rPr>
                <w:color w:val="FF0000"/>
                <w:rPrChange w:id="578" w:author="Roshny Ravindran" w:date="2026-08-04T07:53:00Z" w16du:dateUtc="2026-08-04T03:53:00Z">
                  <w:rPr/>
                </w:rPrChange>
              </w:rPr>
            </w:pPr>
            <w:r>
              <w:rPr>
                <w:color w:val="FF0000"/>
                <w:sz w:val="20"/>
                <w:rPrChange w:id="579" w:author="Roshny Ravindran" w:date="2026-08-04T07:53:00Z" w16du:dateUtc="2026-08-04T03:53:00Z">
                  <w:rPr>
                    <w:sz w:val="20"/>
                  </w:rPr>
                </w:rPrChange>
              </w:rPr>
              <w:t xml:space="preserve">We do not expect you to avoid alcohol on your trips or holidays, but we will not cover any claims arising because you have drunk so much alcohol that your judgement is seriously affected and you need to make a claim as a result (e.g. any </w:t>
            </w:r>
            <w:r>
              <w:rPr>
                <w:color w:val="FF0000"/>
                <w:sz w:val="20"/>
                <w:rPrChange w:id="580" w:author="Roshny Ravindran" w:date="2026-08-04T07:53:00Z" w16du:dateUtc="2026-08-04T03:53:00Z">
                  <w:rPr>
                    <w:sz w:val="20"/>
                  </w:rPr>
                </w:rPrChange>
              </w:rPr>
              <w:t xml:space="preserve">medical claim where in the opinion of the treating doctor, excessive alcohol consumption has caused the illness or injury, including but not exclusively having a blood alcohol reading of more than 150mg per 100ml). </w:t>
            </w:r>
          </w:p>
        </w:tc>
        <w:tc>
          <w:tcPr>
            <w:tcW w:w="5713" w:type="dxa"/>
            <w:tcBorders>
              <w:top w:val="single" w:sz="4" w:space="0" w:color="000000"/>
              <w:left w:val="single" w:sz="4" w:space="0" w:color="000000"/>
              <w:bottom w:val="single" w:sz="4" w:space="0" w:color="000000"/>
              <w:right w:val="single" w:sz="4" w:space="0" w:color="000000"/>
            </w:tcBorders>
          </w:tcPr>
          <w:p w14:paraId="25BB19EA" w14:textId="77777777" w:rsidR="0054391F" w:rsidRDefault="00C826BD">
            <w:pPr>
              <w:spacing w:after="0"/>
              <w:ind w:left="92"/>
              <w:jc w:val="left"/>
            </w:pPr>
            <w:r>
              <w:rPr>
                <w:sz w:val="20"/>
                <w:szCs w:val="20"/>
              </w:rPr>
              <w:t xml:space="preserve">19. إفراطك في تناول المشروبات الكحولية أو إدمان الخمور أو الاعتماد على المشروبات الكحولية. إننا</w:t>
            </w:r>
          </w:p>
          <w:p w14:paraId="15DDF163" w14:textId="77777777" w:rsidR="0054391F" w:rsidRDefault="00C826BD">
            <w:pPr>
              <w:spacing w:after="0"/>
              <w:ind w:left="89" w:right="209" w:firstLine="3"/>
              <w:jc w:val="both"/>
            </w:pPr>
            <w:r>
              <w:rPr>
                <w:sz w:val="20"/>
                <w:szCs w:val="20"/>
                <w:rtl/>
              </w:rPr>
              <w:t xml:space="preserve">لا نتوقع منك تجنّب تعاطي المشروبات الكحولية في رحلاتك أو الإجازات ولكننا لن نغطي أي مطالبات تنشأ بسبب شربك للكثير من المشروبات الكحولية بما يؤثر على حكمك بشكل خطير واحتياجك إلى التقدم بمطالبة كنتيجة لذلك (على سبيل المثال أي مطالبة طبية في حال كان في رأي الطبيب المعالج أن إفراطك في شرب الكحول قد تسبب في إصابتك أو مرضك، بما في ذلك على سبيل المثال لا الحصر تحقيق قراءة لقياس الكحول في الدم أكثر من 150 ملجم لكل 100 مل).</w:t>
            </w:r>
          </w:p>
        </w:tc>
      </w:tr>
      <w:tr w:rsidR="0054391F" w14:paraId="0CE01FA5" w14:textId="77777777">
        <w:trPr>
          <w:trHeight w:val="499"/>
        </w:trPr>
        <w:tc>
          <w:tcPr>
            <w:tcW w:w="5877" w:type="dxa"/>
            <w:tcBorders>
              <w:top w:val="single" w:sz="4" w:space="0" w:color="000000"/>
              <w:left w:val="single" w:sz="4" w:space="0" w:color="000000"/>
              <w:bottom w:val="single" w:sz="4" w:space="0" w:color="000000"/>
              <w:right w:val="single" w:sz="4" w:space="0" w:color="000000"/>
            </w:tcBorders>
          </w:tcPr>
          <w:p w14:paraId="63D6CE5A" w14:textId="77777777" w:rsidR="0054391F" w:rsidRPr="003B39BC" w:rsidRDefault="00C826BD">
            <w:pPr>
              <w:bidi w:val="0"/>
              <w:spacing w:after="0"/>
              <w:ind w:left="94"/>
              <w:jc w:val="both"/>
              <w:rPr>
                <w:color w:val="FF0000"/>
                <w:rPrChange w:id="581" w:author="Roshny Ravindran" w:date="2026-08-04T07:53:00Z" w16du:dateUtc="2026-08-04T03:53:00Z">
                  <w:rPr/>
                </w:rPrChange>
              </w:rPr>
            </w:pPr>
            <w:r>
              <w:rPr>
                <w:color w:val="FF0000"/>
                <w:sz w:val="20"/>
                <w:rPrChange w:id="582" w:author="Roshny Ravindran" w:date="2026-08-04T07:53:00Z" w16du:dateUtc="2026-08-04T03:53:00Z">
                  <w:rPr>
                    <w:sz w:val="20"/>
                  </w:rPr>
                </w:rPrChange>
              </w:rPr>
              <w:t xml:space="preserve">20. Any claim that results from you being affected by any sexually transmitted disease or condition. </w:t>
            </w:r>
          </w:p>
        </w:tc>
        <w:tc>
          <w:tcPr>
            <w:tcW w:w="5713" w:type="dxa"/>
            <w:tcBorders>
              <w:top w:val="single" w:sz="4" w:space="0" w:color="000000"/>
              <w:left w:val="single" w:sz="4" w:space="0" w:color="000000"/>
              <w:bottom w:val="single" w:sz="4" w:space="0" w:color="000000"/>
              <w:right w:val="single" w:sz="4" w:space="0" w:color="000000"/>
            </w:tcBorders>
          </w:tcPr>
          <w:p w14:paraId="42B74BB4" w14:textId="77777777" w:rsidR="0054391F" w:rsidRDefault="00C826BD">
            <w:pPr>
              <w:spacing w:after="0"/>
              <w:ind w:left="92"/>
              <w:jc w:val="left"/>
            </w:pPr>
            <w:r>
              <w:rPr>
                <w:sz w:val="20"/>
                <w:szCs w:val="20"/>
              </w:rPr>
              <w:t xml:space="preserve">20. أي مطالبة تنتج عن تأثرك بأي مرض أو حالة منقولة جنسيًا.</w:t>
            </w:r>
          </w:p>
        </w:tc>
      </w:tr>
      <w:tr w:rsidR="0054391F" w14:paraId="59EF84EA" w14:textId="77777777">
        <w:trPr>
          <w:trHeight w:val="847"/>
        </w:trPr>
        <w:tc>
          <w:tcPr>
            <w:tcW w:w="5877" w:type="dxa"/>
            <w:tcBorders>
              <w:top w:val="single" w:sz="4" w:space="0" w:color="000000"/>
              <w:left w:val="single" w:sz="4" w:space="0" w:color="000000"/>
              <w:bottom w:val="single" w:sz="4" w:space="0" w:color="000000"/>
              <w:right w:val="single" w:sz="4" w:space="0" w:color="000000"/>
            </w:tcBorders>
          </w:tcPr>
          <w:p w14:paraId="0D2ABBF6" w14:textId="77777777" w:rsidR="0054391F" w:rsidRPr="003B39BC" w:rsidRDefault="00C826BD">
            <w:pPr>
              <w:bidi w:val="0"/>
              <w:spacing w:after="9"/>
              <w:ind w:left="94"/>
              <w:jc w:val="left"/>
              <w:rPr>
                <w:color w:val="FF0000"/>
                <w:rPrChange w:id="583" w:author="Roshny Ravindran" w:date="2026-08-04T07:53:00Z" w16du:dateUtc="2026-08-04T03:53:00Z">
                  <w:rPr/>
                </w:rPrChange>
              </w:rPr>
            </w:pPr>
            <w:r>
              <w:rPr>
                <w:color w:val="FF0000"/>
                <w:sz w:val="20"/>
                <w:rPrChange w:id="584" w:author="Roshny Ravindran" w:date="2026-08-04T07:53:00Z" w16du:dateUtc="2026-08-04T03:53:00Z">
                  <w:rPr>
                    <w:sz w:val="20"/>
                  </w:rPr>
                </w:rPrChange>
              </w:rPr>
              <w:t xml:space="preserve">21. Any claim that results from you not </w:t>
            </w:r>
            <w:r>
              <w:rPr>
                <w:color w:val="FF0000"/>
                <w:sz w:val="20"/>
                <w:rPrChange w:id="585" w:author="Roshny Ravindran" w:date="2026-08-04T07:53:00Z" w16du:dateUtc="2026-08-04T03:53:00Z">
                  <w:rPr>
                    <w:sz w:val="20"/>
                  </w:rPr>
                </w:rPrChange>
              </w:rPr>
              <w:t xml:space="preserve">getting the vaccinations you need or </w:t>
            </w:r>
          </w:p>
          <w:p w14:paraId="3B7976A1" w14:textId="77777777" w:rsidR="0054391F" w:rsidRPr="003B39BC" w:rsidRDefault="00C826BD">
            <w:pPr>
              <w:bidi w:val="0"/>
              <w:spacing w:after="0"/>
              <w:ind w:left="94"/>
              <w:jc w:val="left"/>
              <w:rPr>
                <w:color w:val="FF0000"/>
                <w:rPrChange w:id="586" w:author="Roshny Ravindran" w:date="2026-08-04T07:53:00Z" w16du:dateUtc="2026-08-04T03:53:00Z">
                  <w:rPr/>
                </w:rPrChange>
              </w:rPr>
            </w:pPr>
            <w:r>
              <w:rPr>
                <w:color w:val="FF0000"/>
                <w:sz w:val="20"/>
                <w:rPrChange w:id="587" w:author="Roshny Ravindran" w:date="2026-08-04T07:53:00Z" w16du:dateUtc="2026-08-04T03:53:00Z">
                  <w:rPr>
                    <w:sz w:val="20"/>
                  </w:rPr>
                </w:rPrChange>
              </w:rPr>
              <w:t xml:space="preserve">not undertaking the recommended preventative treatment (e.g. taking a course of malaria tablets). </w:t>
            </w:r>
          </w:p>
        </w:tc>
        <w:tc>
          <w:tcPr>
            <w:tcW w:w="5713" w:type="dxa"/>
            <w:tcBorders>
              <w:top w:val="single" w:sz="4" w:space="0" w:color="000000"/>
              <w:left w:val="single" w:sz="4" w:space="0" w:color="000000"/>
              <w:bottom w:val="single" w:sz="4" w:space="0" w:color="000000"/>
              <w:right w:val="single" w:sz="4" w:space="0" w:color="000000"/>
            </w:tcBorders>
          </w:tcPr>
          <w:p w14:paraId="3DC8C30C" w14:textId="77777777" w:rsidR="0054391F" w:rsidRDefault="00C826BD">
            <w:pPr>
              <w:spacing w:after="0"/>
              <w:ind w:left="26" w:right="1594"/>
              <w:jc w:val="both"/>
            </w:pPr>
            <w:r>
              <w:rPr>
                <w:sz w:val="20"/>
                <w:szCs w:val="20"/>
              </w:rPr>
              <w:t xml:space="preserve">21. أي مطالبة تنتج عن عدم تلقيك للتطعيمات التي يجب عليك الحصول عليها أو عدم الخضوع للعلاج الوقائي الموصى به (على سبيل المثال الحصول على مجموعة أقراص مكافحة الملاريا).</w:t>
            </w:r>
          </w:p>
        </w:tc>
      </w:tr>
      <w:tr w:rsidR="0054391F" w14:paraId="1A67CA7C" w14:textId="77777777">
        <w:trPr>
          <w:trHeight w:val="569"/>
        </w:trPr>
        <w:tc>
          <w:tcPr>
            <w:tcW w:w="5877" w:type="dxa"/>
            <w:tcBorders>
              <w:top w:val="single" w:sz="4" w:space="0" w:color="000000"/>
              <w:left w:val="single" w:sz="4" w:space="0" w:color="000000"/>
              <w:bottom w:val="single" w:sz="4" w:space="0" w:color="000000"/>
              <w:right w:val="single" w:sz="4" w:space="0" w:color="000000"/>
            </w:tcBorders>
          </w:tcPr>
          <w:p w14:paraId="54CAF1E1" w14:textId="77777777" w:rsidR="0054391F" w:rsidRPr="003B39BC" w:rsidRDefault="00C826BD">
            <w:pPr>
              <w:bidi w:val="0"/>
              <w:spacing w:after="0"/>
              <w:ind w:left="94"/>
              <w:jc w:val="left"/>
              <w:rPr>
                <w:color w:val="FF0000"/>
                <w:rPrChange w:id="588" w:author="Roshny Ravindran" w:date="2026-08-04T07:53:00Z" w16du:dateUtc="2026-08-04T03:53:00Z">
                  <w:rPr/>
                </w:rPrChange>
              </w:rPr>
            </w:pPr>
            <w:r>
              <w:rPr>
                <w:color w:val="FF0000"/>
                <w:sz w:val="20"/>
                <w:rPrChange w:id="589" w:author="Roshny Ravindran" w:date="2026-08-04T07:53:00Z" w16du:dateUtc="2026-08-04T03:53:00Z">
                  <w:rPr>
                    <w:sz w:val="20"/>
                  </w:rPr>
                </w:rPrChange>
              </w:rPr>
              <w:t xml:space="preserve">22. Any claim that results from you acting in a way which goes against the advice of a medical practitioner. </w:t>
            </w:r>
          </w:p>
        </w:tc>
        <w:tc>
          <w:tcPr>
            <w:tcW w:w="5713" w:type="dxa"/>
            <w:tcBorders>
              <w:top w:val="single" w:sz="4" w:space="0" w:color="000000"/>
              <w:left w:val="single" w:sz="4" w:space="0" w:color="000000"/>
              <w:bottom w:val="single" w:sz="4" w:space="0" w:color="000000"/>
              <w:right w:val="single" w:sz="4" w:space="0" w:color="000000"/>
            </w:tcBorders>
          </w:tcPr>
          <w:p w14:paraId="08AE1BA9" w14:textId="77777777" w:rsidR="0054391F" w:rsidRDefault="00C826BD">
            <w:pPr>
              <w:spacing w:after="0"/>
              <w:ind w:left="92"/>
              <w:jc w:val="left"/>
            </w:pPr>
            <w:r>
              <w:rPr>
                <w:sz w:val="20"/>
                <w:szCs w:val="20"/>
              </w:rPr>
              <w:t xml:space="preserve">22. أي مطالبة تنشأ عن تصرفك بأي شكل مخالف لنصيحة الممارس الطبي.</w:t>
            </w:r>
          </w:p>
        </w:tc>
      </w:tr>
      <w:tr w:rsidR="0054391F" w14:paraId="3EC80223" w14:textId="77777777">
        <w:trPr>
          <w:trHeight w:val="254"/>
        </w:trPr>
        <w:tc>
          <w:tcPr>
            <w:tcW w:w="5877" w:type="dxa"/>
            <w:tcBorders>
              <w:top w:val="single" w:sz="4" w:space="0" w:color="000000"/>
              <w:left w:val="single" w:sz="4" w:space="0" w:color="000000"/>
              <w:bottom w:val="single" w:sz="4" w:space="0" w:color="000000"/>
              <w:right w:val="single" w:sz="4" w:space="0" w:color="000000"/>
            </w:tcBorders>
          </w:tcPr>
          <w:p w14:paraId="1ACFB158" w14:textId="77777777" w:rsidR="0054391F" w:rsidRPr="003B39BC" w:rsidRDefault="00C826BD">
            <w:pPr>
              <w:bidi w:val="0"/>
              <w:spacing w:after="0"/>
              <w:ind w:left="94"/>
              <w:jc w:val="left"/>
              <w:rPr>
                <w:color w:val="FF0000"/>
                <w:rPrChange w:id="590" w:author="Roshny Ravindran" w:date="2026-08-04T07:53:00Z" w16du:dateUtc="2026-08-04T03:53:00Z">
                  <w:rPr/>
                </w:rPrChange>
              </w:rPr>
            </w:pPr>
            <w:r>
              <w:rPr>
                <w:color w:val="FF0000"/>
                <w:sz w:val="20"/>
                <w:rPrChange w:id="591" w:author="Roshny Ravindran" w:date="2026-08-04T07:53:00Z" w16du:dateUtc="2026-08-04T03:53:00Z">
                  <w:rPr>
                    <w:sz w:val="20"/>
                  </w:rPr>
                </w:rPrChange>
              </w:rPr>
              <w:t xml:space="preserve">23. </w:t>
            </w:r>
            <w:r>
              <w:rPr>
                <w:color w:val="FF0000"/>
                <w:sz w:val="20"/>
                <w:rPrChange w:id="592" w:author="Roshny Ravindran" w:date="2026-08-04T07:53:00Z" w16du:dateUtc="2026-08-04T03:53:00Z">
                  <w:rPr>
                    <w:sz w:val="20"/>
                  </w:rPr>
                </w:rPrChange>
              </w:rPr>
              <w:t xml:space="preserve">Any search and rescue costs. </w:t>
            </w:r>
          </w:p>
        </w:tc>
        <w:tc>
          <w:tcPr>
            <w:tcW w:w="5713" w:type="dxa"/>
            <w:tcBorders>
              <w:top w:val="single" w:sz="4" w:space="0" w:color="000000"/>
              <w:left w:val="single" w:sz="4" w:space="0" w:color="000000"/>
              <w:bottom w:val="single" w:sz="4" w:space="0" w:color="000000"/>
              <w:right w:val="single" w:sz="4" w:space="0" w:color="000000"/>
            </w:tcBorders>
          </w:tcPr>
          <w:p w14:paraId="2CD33C96" w14:textId="77777777" w:rsidR="0054391F" w:rsidRDefault="00C826BD">
            <w:pPr>
              <w:spacing w:after="0"/>
              <w:ind w:left="92"/>
              <w:jc w:val="left"/>
            </w:pPr>
            <w:r>
              <w:rPr>
                <w:sz w:val="20"/>
                <w:szCs w:val="20"/>
              </w:rPr>
              <w:t xml:space="preserve">23. أي تكاليف متعلقة بالبحث والإنقاذ.</w:t>
            </w:r>
          </w:p>
        </w:tc>
      </w:tr>
      <w:tr w:rsidR="0054391F" w14:paraId="5A45038B" w14:textId="77777777">
        <w:trPr>
          <w:trHeight w:val="1129"/>
        </w:trPr>
        <w:tc>
          <w:tcPr>
            <w:tcW w:w="5877" w:type="dxa"/>
            <w:tcBorders>
              <w:top w:val="single" w:sz="4" w:space="0" w:color="000000"/>
              <w:left w:val="single" w:sz="4" w:space="0" w:color="000000"/>
              <w:bottom w:val="single" w:sz="4" w:space="0" w:color="000000"/>
              <w:right w:val="single" w:sz="4" w:space="0" w:color="000000"/>
            </w:tcBorders>
          </w:tcPr>
          <w:p w14:paraId="1A06C2AC" w14:textId="77777777" w:rsidR="0054391F" w:rsidRPr="003B39BC" w:rsidRDefault="00C826BD">
            <w:pPr>
              <w:bidi w:val="0"/>
              <w:spacing w:after="0"/>
              <w:ind w:left="94" w:right="91"/>
              <w:jc w:val="both"/>
              <w:rPr>
                <w:color w:val="FF0000"/>
                <w:rPrChange w:id="593" w:author="Roshny Ravindran" w:date="2026-08-04T07:53:00Z" w16du:dateUtc="2026-08-04T03:53:00Z">
                  <w:rPr/>
                </w:rPrChange>
              </w:rPr>
            </w:pPr>
            <w:r>
              <w:rPr>
                <w:color w:val="FF0000"/>
                <w:sz w:val="20"/>
                <w:rPrChange w:id="594" w:author="Roshny Ravindran" w:date="2026-08-04T07:53:00Z" w16du:dateUtc="2026-08-04T03:53:00Z">
                  <w:rPr>
                    <w:sz w:val="20"/>
                  </w:rPr>
                </w:rPrChange>
              </w:rPr>
              <w:t xml:space="preserve">24. Any items stolen from unattended motor vehicles, unless the item was in a locked boot, a locked and covered luggage compartment of the vehicle or a secured storage box that is part of your vehicle, and there is evidence that someone forced their way into the vehicle. </w:t>
            </w:r>
          </w:p>
        </w:tc>
        <w:tc>
          <w:tcPr>
            <w:tcW w:w="5713" w:type="dxa"/>
            <w:tcBorders>
              <w:top w:val="single" w:sz="4" w:space="0" w:color="000000"/>
              <w:left w:val="single" w:sz="4" w:space="0" w:color="000000"/>
              <w:bottom w:val="single" w:sz="4" w:space="0" w:color="000000"/>
              <w:right w:val="single" w:sz="4" w:space="0" w:color="000000"/>
            </w:tcBorders>
          </w:tcPr>
          <w:p w14:paraId="1066FEAE" w14:textId="77777777" w:rsidR="0054391F" w:rsidRDefault="00C826BD">
            <w:pPr>
              <w:spacing w:after="0"/>
              <w:ind w:left="93" w:right="262" w:hanging="1"/>
              <w:jc w:val="both"/>
            </w:pPr>
            <w:r>
              <w:rPr>
                <w:sz w:val="20"/>
                <w:szCs w:val="20"/>
              </w:rPr>
              <w:t xml:space="preserve">24. أي أغراض مسروقة من مركبات غير مراقبة، ما لم يكن الغرض في صندوق سيارة مقفل أو في مقصورة أمتعة مقفلة ومغطاة في المركبة أو في صندوق تخزين مؤمَّن يكون جزءًا من المركبة الخاصة بك، وكان هناك إثبات على قيام شخص ما باقتحام المركبة بالقوة.</w:t>
            </w:r>
          </w:p>
        </w:tc>
      </w:tr>
      <w:tr w:rsidR="0054391F" w14:paraId="2E21C24D" w14:textId="77777777">
        <w:trPr>
          <w:trHeight w:val="739"/>
        </w:trPr>
        <w:tc>
          <w:tcPr>
            <w:tcW w:w="5877" w:type="dxa"/>
            <w:tcBorders>
              <w:top w:val="single" w:sz="4" w:space="0" w:color="000000"/>
              <w:left w:val="single" w:sz="4" w:space="0" w:color="000000"/>
              <w:bottom w:val="single" w:sz="4" w:space="0" w:color="000000"/>
              <w:right w:val="single" w:sz="4" w:space="0" w:color="000000"/>
            </w:tcBorders>
          </w:tcPr>
          <w:p w14:paraId="24A5DD64" w14:textId="77777777" w:rsidR="0054391F" w:rsidRPr="003B39BC" w:rsidRDefault="00C826BD">
            <w:pPr>
              <w:bidi w:val="0"/>
              <w:spacing w:after="0"/>
              <w:ind w:left="94"/>
              <w:jc w:val="left"/>
              <w:rPr>
                <w:color w:val="FF0000"/>
                <w:rPrChange w:id="595" w:author="Roshny Ravindran" w:date="2026-08-04T07:53:00Z" w16du:dateUtc="2026-08-04T03:53:00Z">
                  <w:rPr/>
                </w:rPrChange>
              </w:rPr>
            </w:pPr>
            <w:r>
              <w:rPr>
                <w:color w:val="FF0000"/>
                <w:sz w:val="20"/>
                <w:rPrChange w:id="596" w:author="Roshny Ravindran" w:date="2026-08-04T07:53:00Z" w16du:dateUtc="2026-08-04T03:53:00Z">
                  <w:rPr>
                    <w:sz w:val="20"/>
                  </w:rPr>
                </w:rPrChange>
              </w:rPr>
              <w:t xml:space="preserve">25. Any items stolen from motor vehicles left unattended between 10pm and 8am. </w:t>
            </w:r>
          </w:p>
        </w:tc>
        <w:tc>
          <w:tcPr>
            <w:tcW w:w="5713" w:type="dxa"/>
            <w:tcBorders>
              <w:top w:val="single" w:sz="4" w:space="0" w:color="000000"/>
              <w:left w:val="single" w:sz="4" w:space="0" w:color="000000"/>
              <w:bottom w:val="single" w:sz="4" w:space="0" w:color="000000"/>
              <w:right w:val="single" w:sz="4" w:space="0" w:color="000000"/>
            </w:tcBorders>
          </w:tcPr>
          <w:p w14:paraId="0A2AFC67" w14:textId="77777777" w:rsidR="0054391F" w:rsidRDefault="00C826BD">
            <w:pPr>
              <w:spacing w:after="0"/>
              <w:ind w:left="92"/>
              <w:jc w:val="left"/>
            </w:pPr>
            <w:r>
              <w:rPr>
                <w:sz w:val="20"/>
                <w:szCs w:val="20"/>
              </w:rPr>
              <w:t xml:space="preserve">25. أي أغراض مسروقة من مركبات غير مراقبة متروكة بين الساعة 10 مساءً و8 صباحًا.</w:t>
            </w:r>
          </w:p>
        </w:tc>
      </w:tr>
      <w:tr w:rsidR="0054391F" w14:paraId="466CB297" w14:textId="77777777">
        <w:trPr>
          <w:trHeight w:val="288"/>
        </w:trPr>
        <w:tc>
          <w:tcPr>
            <w:tcW w:w="5877" w:type="dxa"/>
            <w:tcBorders>
              <w:top w:val="single" w:sz="4" w:space="0" w:color="000000"/>
              <w:left w:val="single" w:sz="4" w:space="0" w:color="000000"/>
              <w:bottom w:val="single" w:sz="4" w:space="0" w:color="000000"/>
              <w:right w:val="single" w:sz="4" w:space="0" w:color="000000"/>
            </w:tcBorders>
          </w:tcPr>
          <w:p w14:paraId="6027D75E" w14:textId="77777777" w:rsidR="0054391F" w:rsidRPr="003B39BC" w:rsidRDefault="00C826BD">
            <w:pPr>
              <w:bidi w:val="0"/>
              <w:spacing w:after="0"/>
              <w:ind w:left="94"/>
              <w:jc w:val="left"/>
              <w:rPr>
                <w:color w:val="FF0000"/>
                <w:rPrChange w:id="597" w:author="Roshny Ravindran" w:date="2026-08-04T07:53:00Z" w16du:dateUtc="2026-08-04T03:53:00Z">
                  <w:rPr/>
                </w:rPrChange>
              </w:rPr>
            </w:pPr>
            <w:r>
              <w:rPr>
                <w:color w:val="FF0000"/>
                <w:sz w:val="20"/>
                <w:rPrChange w:id="598" w:author="Roshny Ravindran" w:date="2026-08-04T07:53:00Z" w16du:dateUtc="2026-08-04T03:53:00Z">
                  <w:rPr>
                    <w:sz w:val="20"/>
                  </w:rPr>
                </w:rPrChange>
              </w:rPr>
              <w:t xml:space="preserve">26. Any claim that you already have a more specific insurance for. </w:t>
            </w:r>
          </w:p>
        </w:tc>
        <w:tc>
          <w:tcPr>
            <w:tcW w:w="5713" w:type="dxa"/>
            <w:tcBorders>
              <w:top w:val="single" w:sz="4" w:space="0" w:color="000000"/>
              <w:left w:val="single" w:sz="4" w:space="0" w:color="000000"/>
              <w:bottom w:val="single" w:sz="4" w:space="0" w:color="000000"/>
              <w:right w:val="single" w:sz="4" w:space="0" w:color="000000"/>
            </w:tcBorders>
          </w:tcPr>
          <w:p w14:paraId="737E115B" w14:textId="77777777" w:rsidR="0054391F" w:rsidRDefault="00C826BD">
            <w:pPr>
              <w:spacing w:after="0"/>
              <w:ind w:left="94"/>
              <w:jc w:val="left"/>
            </w:pPr>
            <w:r>
              <w:rPr>
                <w:sz w:val="20"/>
                <w:szCs w:val="20"/>
              </w:rPr>
              <w:t xml:space="preserve">26. أي مطالبة يكون لديك بوليصة تأمين أكثر تحديدًا وتخصصًا بشأنها.</w:t>
            </w:r>
          </w:p>
        </w:tc>
      </w:tr>
      <w:tr w:rsidR="0054391F" w14:paraId="5874FE81" w14:textId="77777777">
        <w:trPr>
          <w:trHeight w:val="850"/>
        </w:trPr>
        <w:tc>
          <w:tcPr>
            <w:tcW w:w="5877" w:type="dxa"/>
            <w:tcBorders>
              <w:top w:val="single" w:sz="4" w:space="0" w:color="000000"/>
              <w:left w:val="single" w:sz="4" w:space="0" w:color="000000"/>
              <w:bottom w:val="single" w:sz="4" w:space="0" w:color="000000"/>
              <w:right w:val="single" w:sz="4" w:space="0" w:color="000000"/>
            </w:tcBorders>
          </w:tcPr>
          <w:p w14:paraId="530C1F4C" w14:textId="77777777" w:rsidR="0054391F" w:rsidRPr="003B39BC" w:rsidRDefault="00C826BD">
            <w:pPr>
              <w:bidi w:val="0"/>
              <w:spacing w:after="0"/>
              <w:ind w:left="94"/>
              <w:jc w:val="both"/>
              <w:rPr>
                <w:color w:val="FF0000"/>
                <w:rPrChange w:id="599" w:author="Roshny Ravindran" w:date="2026-08-04T07:53:00Z" w16du:dateUtc="2026-08-04T03:53:00Z">
                  <w:rPr/>
                </w:rPrChange>
              </w:rPr>
            </w:pPr>
            <w:r>
              <w:rPr>
                <w:color w:val="FF0000"/>
                <w:sz w:val="20"/>
                <w:rPrChange w:id="600" w:author="Roshny Ravindran" w:date="2026-08-04T07:53:00Z" w16du:dateUtc="2026-08-04T03:53:00Z">
                  <w:rPr>
                    <w:sz w:val="20"/>
                  </w:rPr>
                </w:rPrChange>
              </w:rPr>
              <w:t xml:space="preserve">27. Any claim related to a known event (see </w:t>
            </w:r>
            <w:r>
              <w:rPr>
                <w:color w:val="FF0000"/>
                <w:sz w:val="20"/>
                <w:rPrChange w:id="601" w:author="Roshny Ravindran" w:date="2026-08-04T07:53:00Z" w16du:dateUtc="2026-08-04T03:53:00Z">
                  <w:rPr>
                    <w:sz w:val="20"/>
                  </w:rPr>
                </w:rPrChange>
              </w:rPr>
              <w:t xml:space="preserve">Definition on that you were aware of at the time you took out this insurance and/or, prior to the booking of any individual trip. </w:t>
            </w:r>
          </w:p>
        </w:tc>
        <w:tc>
          <w:tcPr>
            <w:tcW w:w="5713" w:type="dxa"/>
            <w:tcBorders>
              <w:top w:val="single" w:sz="4" w:space="0" w:color="000000"/>
              <w:left w:val="single" w:sz="4" w:space="0" w:color="000000"/>
              <w:bottom w:val="single" w:sz="4" w:space="0" w:color="000000"/>
              <w:right w:val="single" w:sz="4" w:space="0" w:color="000000"/>
            </w:tcBorders>
          </w:tcPr>
          <w:p w14:paraId="13199BA7" w14:textId="77777777" w:rsidR="0054391F" w:rsidRDefault="00C826BD">
            <w:pPr>
              <w:spacing w:after="0"/>
              <w:ind w:left="3" w:right="1538" w:hanging="3"/>
            </w:pPr>
            <w:r>
              <w:rPr>
                <w:sz w:val="20"/>
                <w:szCs w:val="20"/>
              </w:rPr>
              <w:t xml:space="preserve">27. أي مطالبة متعلقة بحدث معروف (يُرجى الاطلاع على التعاريف) يكون معروفًا بالنسبة لك في وقت حصولك على هذا التأمين و/أو قبل قيامك بحجز أي رحلة فردية.</w:t>
            </w:r>
          </w:p>
        </w:tc>
      </w:tr>
      <w:tr w:rsidR="0054391F" w14:paraId="70773281" w14:textId="77777777">
        <w:trPr>
          <w:trHeight w:val="1128"/>
        </w:trPr>
        <w:tc>
          <w:tcPr>
            <w:tcW w:w="5877" w:type="dxa"/>
            <w:tcBorders>
              <w:top w:val="single" w:sz="4" w:space="0" w:color="000000"/>
              <w:left w:val="single" w:sz="4" w:space="0" w:color="000000"/>
              <w:bottom w:val="single" w:sz="4" w:space="0" w:color="000000"/>
              <w:right w:val="single" w:sz="4" w:space="0" w:color="000000"/>
            </w:tcBorders>
          </w:tcPr>
          <w:p w14:paraId="1B54747B" w14:textId="77777777" w:rsidR="0054391F" w:rsidRPr="003B39BC" w:rsidRDefault="00C826BD">
            <w:pPr>
              <w:bidi w:val="0"/>
              <w:spacing w:after="0"/>
              <w:ind w:left="5" w:right="442"/>
              <w:jc w:val="both"/>
              <w:rPr>
                <w:color w:val="FF0000"/>
                <w:rPrChange w:id="602" w:author="Roshny Ravindran" w:date="2026-08-04T07:53:00Z" w16du:dateUtc="2026-08-04T03:53:00Z">
                  <w:rPr/>
                </w:rPrChange>
              </w:rPr>
            </w:pPr>
            <w:r>
              <w:rPr>
                <w:color w:val="FF0000"/>
                <w:sz w:val="20"/>
                <w:rPrChange w:id="603" w:author="Roshny Ravindran" w:date="2026-08-04T07:53:00Z" w16du:dateUtc="2026-08-04T03:53:00Z">
                  <w:rPr>
                    <w:sz w:val="20"/>
                  </w:rPr>
                </w:rPrChange>
              </w:rPr>
              <w:t xml:space="preserve">28. We will not pay for any claims or costs that result from an event where any person or group acts for political, religious, ideological or similar purposes with the intention to influence any government or to put </w:t>
            </w:r>
            <w:r>
              <w:rPr>
                <w:color w:val="FF0000"/>
                <w:sz w:val="20"/>
                <w:rPrChange w:id="604" w:author="Roshny Ravindran" w:date="2026-08-04T07:53:00Z" w16du:dateUtc="2026-08-04T03:53:00Z">
                  <w:rPr>
                    <w:sz w:val="20"/>
                  </w:rPr>
                </w:rPrChange>
              </w:rPr>
              <w:t xml:space="preserve">the public, or any section of the public, in fear, and the event leading to the </w:t>
            </w:r>
          </w:p>
        </w:tc>
        <w:tc>
          <w:tcPr>
            <w:tcW w:w="5713" w:type="dxa"/>
            <w:tcBorders>
              <w:top w:val="single" w:sz="4" w:space="0" w:color="000000"/>
              <w:left w:val="single" w:sz="4" w:space="0" w:color="000000"/>
              <w:bottom w:val="single" w:sz="4" w:space="0" w:color="000000"/>
              <w:right w:val="single" w:sz="4" w:space="0" w:color="000000"/>
            </w:tcBorders>
          </w:tcPr>
          <w:p w14:paraId="12054F74" w14:textId="77777777" w:rsidR="0054391F" w:rsidRDefault="00C826BD">
            <w:pPr>
              <w:spacing w:after="73"/>
              <w:ind w:left="92"/>
              <w:jc w:val="left"/>
            </w:pPr>
            <w:r>
              <w:rPr>
                <w:sz w:val="20"/>
                <w:szCs w:val="20"/>
              </w:rPr>
              <w:t xml:space="preserve">28. لن نقوم بسداد أي مطالبات أو تكاليف تنشأ عن حدث ما متصل بقيام أي شخص أو مجموعة</w:t>
            </w:r>
          </w:p>
          <w:p w14:paraId="70C5D487" w14:textId="77777777" w:rsidR="0054391F" w:rsidRDefault="00C826BD">
            <w:pPr>
              <w:spacing w:after="0"/>
              <w:ind w:right="204"/>
              <w:jc w:val="both"/>
            </w:pPr>
            <w:r>
              <w:rPr>
                <w:sz w:val="20"/>
                <w:szCs w:val="20"/>
                <w:rtl/>
              </w:rPr>
              <w:t xml:space="preserve">بالتصرف لأغراض سياسية أو دينية أو أيديولوجية أو أغراض مشابهة وذلك بنية التأثير على أي حكومة أو بث الرعب في العامة أو أي فئة من العامة، وأدى الحدث إلى التقدم بمطالبة قبل مغادرتك لمنطقة محل إقامتك.</w:t>
            </w:r>
          </w:p>
        </w:tc>
      </w:tr>
    </w:tbl>
    <w:p w14:paraId="27D97B9F" w14:textId="77777777" w:rsidR="0054391F" w:rsidRDefault="0054391F">
      <w:pPr>
        <w:bidi w:val="0"/>
        <w:spacing w:after="0"/>
        <w:ind w:left="-1440" w:right="10800"/>
        <w:jc w:val="left"/>
      </w:pPr>
    </w:p>
    <w:tbl>
      <w:tblPr>
        <w:tblStyle w:val="TableGrid"/>
        <w:tblW w:w="11590" w:type="dxa"/>
        <w:tblInd w:w="-1162" w:type="dxa"/>
        <w:tblCellMar>
          <w:top w:w="28" w:type="dxa"/>
          <w:left w:w="5" w:type="dxa"/>
          <w:bottom w:w="4" w:type="dxa"/>
          <w:right w:w="1" w:type="dxa"/>
        </w:tblCellMar>
        <w:tblLook w:val="04A0" w:firstRow="1" w:lastRow="0" w:firstColumn="1" w:lastColumn="0" w:noHBand="0" w:noVBand="1"/>
      </w:tblPr>
      <w:tblGrid>
        <w:gridCol w:w="5877"/>
        <w:gridCol w:w="5713"/>
      </w:tblGrid>
      <w:tr w:rsidR="0054391F" w14:paraId="6644FF7E" w14:textId="77777777">
        <w:trPr>
          <w:trHeight w:val="848"/>
        </w:trPr>
        <w:tc>
          <w:tcPr>
            <w:tcW w:w="5877" w:type="dxa"/>
            <w:tcBorders>
              <w:top w:val="single" w:sz="4" w:space="0" w:color="000000"/>
              <w:left w:val="single" w:sz="4" w:space="0" w:color="000000"/>
              <w:bottom w:val="single" w:sz="4" w:space="0" w:color="000000"/>
              <w:right w:val="single" w:sz="4" w:space="0" w:color="000000"/>
            </w:tcBorders>
          </w:tcPr>
          <w:p w14:paraId="5D6846DF" w14:textId="77777777" w:rsidR="0054391F" w:rsidRDefault="00C826BD">
            <w:pPr>
              <w:bidi w:val="0"/>
              <w:spacing w:after="0"/>
              <w:ind w:left="89" w:right="84"/>
              <w:jc w:val="both"/>
            </w:pPr>
            <w:r>
              <w:rPr>
                <w:color w:val="FF0000"/>
                <w:sz w:val="20"/>
                <w:rPrChange w:id="605" w:author="Roshny Ravindran" w:date="2026-08-04T07:53:00Z" w16du:dateUtc="2026-08-04T03:53:00Z">
                  <w:rPr>
                    <w:sz w:val="20"/>
                  </w:rPr>
                </w:rPrChange>
              </w:rPr>
              <w:t xml:space="preserve">claim happens before you leave your home area. We will not pay claims where a loss is caused by, results from or is connected to any action </w:t>
            </w:r>
            <w:r>
              <w:rPr>
                <w:color w:val="FF0000"/>
                <w:sz w:val="20"/>
                <w:rPrChange w:id="606" w:author="Roshny Ravindran" w:date="2026-08-04T07:53:00Z" w16du:dateUtc="2026-08-04T03:53:00Z">
                  <w:rPr>
                    <w:sz w:val="20"/>
                  </w:rPr>
                </w:rPrChange>
              </w:rPr>
              <w:t xml:space="preserve">taken in trying to control or prevent any of the above. </w:t>
            </w:r>
          </w:p>
        </w:tc>
        <w:tc>
          <w:tcPr>
            <w:tcW w:w="5713" w:type="dxa"/>
            <w:tcBorders>
              <w:top w:val="single" w:sz="4" w:space="0" w:color="000000"/>
              <w:left w:val="single" w:sz="4" w:space="0" w:color="000000"/>
              <w:bottom w:val="single" w:sz="4" w:space="0" w:color="000000"/>
              <w:right w:val="single" w:sz="4" w:space="0" w:color="000000"/>
            </w:tcBorders>
          </w:tcPr>
          <w:p w14:paraId="0473B720" w14:textId="77777777" w:rsidR="0054391F" w:rsidRDefault="00C826BD">
            <w:pPr>
              <w:spacing w:after="0"/>
              <w:ind w:right="132" w:firstLine="1"/>
              <w:jc w:val="both"/>
            </w:pPr>
            <w:r>
              <w:rPr>
                <w:sz w:val="20"/>
                <w:szCs w:val="20"/>
                <w:rtl/>
              </w:rPr>
              <w:t xml:space="preserve">إننا لن نقوم بسداد المطالبات في حال كانت الخسارة ناتجة عن أو ناشئة أو متصلة بأي تصرف متخذ في محاولة للتحكم في أي مما ورد أعلاه أو منعه.</w:t>
            </w:r>
          </w:p>
        </w:tc>
      </w:tr>
      <w:tr w:rsidR="0054391F" w14:paraId="7CC19420" w14:textId="77777777">
        <w:trPr>
          <w:trHeight w:val="850"/>
        </w:trPr>
        <w:tc>
          <w:tcPr>
            <w:tcW w:w="5877" w:type="dxa"/>
            <w:tcBorders>
              <w:top w:val="single" w:sz="4" w:space="0" w:color="000000"/>
              <w:left w:val="single" w:sz="4" w:space="0" w:color="000000"/>
              <w:bottom w:val="single" w:sz="4" w:space="0" w:color="000000"/>
              <w:right w:val="single" w:sz="4" w:space="0" w:color="000000"/>
            </w:tcBorders>
          </w:tcPr>
          <w:p w14:paraId="000A7FCF" w14:textId="77777777" w:rsidR="0054391F" w:rsidRPr="003B39BC" w:rsidRDefault="00C826BD">
            <w:pPr>
              <w:bidi w:val="0"/>
              <w:spacing w:after="0"/>
              <w:jc w:val="both"/>
              <w:rPr>
                <w:color w:val="FF0000"/>
                <w:rPrChange w:id="607" w:author="Roshny Ravindran" w:date="2026-08-04T07:53:00Z" w16du:dateUtc="2026-08-04T03:53:00Z">
                  <w:rPr/>
                </w:rPrChange>
              </w:rPr>
            </w:pPr>
            <w:r>
              <w:rPr>
                <w:color w:val="FF0000"/>
                <w:sz w:val="20"/>
                <w:rPrChange w:id="608" w:author="Roshny Ravindran" w:date="2026-08-04T07:53:00Z" w16du:dateUtc="2026-08-04T03:53:00Z">
                  <w:rPr>
                    <w:sz w:val="20"/>
                  </w:rPr>
                </w:rPrChange>
              </w:rPr>
              <w:lastRenderedPageBreak/>
              <w:t xml:space="preserve">29. Any claim that results from you riding a motorcycle with an engine over 125cc (as either the driver or a passenger). </w:t>
            </w:r>
          </w:p>
        </w:tc>
        <w:tc>
          <w:tcPr>
            <w:tcW w:w="5713" w:type="dxa"/>
            <w:tcBorders>
              <w:top w:val="single" w:sz="4" w:space="0" w:color="000000"/>
              <w:left w:val="single" w:sz="4" w:space="0" w:color="000000"/>
              <w:bottom w:val="single" w:sz="4" w:space="0" w:color="000000"/>
              <w:right w:val="single" w:sz="4" w:space="0" w:color="000000"/>
            </w:tcBorders>
          </w:tcPr>
          <w:p w14:paraId="2DD5E56B" w14:textId="77777777" w:rsidR="0054391F" w:rsidRDefault="00C826BD">
            <w:pPr>
              <w:spacing w:after="74"/>
              <w:ind w:left="95"/>
              <w:jc w:val="left"/>
            </w:pPr>
            <w:r>
              <w:rPr>
                <w:sz w:val="20"/>
                <w:szCs w:val="20"/>
              </w:rPr>
              <w:t xml:space="preserve">29. أي مطالبة تنتج عن ركوبك لدراجة بخارية بمحرك يزيد عن 125 سي سي (سواء بصفتك السائق أو</w:t>
            </w:r>
          </w:p>
          <w:p w14:paraId="01CEFCB6" w14:textId="77777777" w:rsidR="0054391F" w:rsidRDefault="00C826BD">
            <w:pPr>
              <w:spacing w:after="0"/>
              <w:ind w:left="3" w:right="175" w:hanging="3"/>
              <w:jc w:val="both"/>
            </w:pPr>
            <w:r>
              <w:rPr>
                <w:sz w:val="20"/>
                <w:szCs w:val="20"/>
                <w:rtl/>
              </w:rPr>
              <w:t xml:space="preserve">الراكب).</w:t>
            </w:r>
          </w:p>
        </w:tc>
      </w:tr>
      <w:tr w:rsidR="0054391F" w14:paraId="35E5B713" w14:textId="77777777">
        <w:trPr>
          <w:trHeight w:val="286"/>
        </w:trPr>
        <w:tc>
          <w:tcPr>
            <w:tcW w:w="5877" w:type="dxa"/>
            <w:tcBorders>
              <w:top w:val="single" w:sz="4" w:space="0" w:color="000000"/>
              <w:left w:val="single" w:sz="4" w:space="0" w:color="000000"/>
              <w:bottom w:val="single" w:sz="4" w:space="0" w:color="000000"/>
              <w:right w:val="single" w:sz="4" w:space="0" w:color="000000"/>
            </w:tcBorders>
          </w:tcPr>
          <w:p w14:paraId="295C90CE" w14:textId="77777777" w:rsidR="0054391F" w:rsidRPr="003B39BC" w:rsidRDefault="00C826BD">
            <w:pPr>
              <w:bidi w:val="0"/>
              <w:spacing w:after="0"/>
              <w:ind w:left="89"/>
              <w:jc w:val="left"/>
              <w:rPr>
                <w:color w:val="FF0000"/>
                <w:rPrChange w:id="609" w:author="Roshny Ravindran" w:date="2026-08-04T07:53:00Z" w16du:dateUtc="2026-08-04T03:53:00Z">
                  <w:rPr/>
                </w:rPrChange>
              </w:rPr>
            </w:pPr>
            <w:r>
              <w:rPr>
                <w:color w:val="FF0000"/>
                <w:sz w:val="20"/>
                <w:rPrChange w:id="610" w:author="Roshny Ravindran" w:date="2026-08-04T07:53:00Z" w16du:dateUtc="2026-08-04T03:53:00Z">
                  <w:rPr>
                    <w:sz w:val="20"/>
                  </w:rPr>
                </w:rPrChange>
              </w:rPr>
              <w:t xml:space="preserve">30. Any claim involving a fall from a building or balcony, except: </w:t>
            </w:r>
          </w:p>
        </w:tc>
        <w:tc>
          <w:tcPr>
            <w:tcW w:w="5713" w:type="dxa"/>
            <w:tcBorders>
              <w:top w:val="single" w:sz="4" w:space="0" w:color="000000"/>
              <w:left w:val="single" w:sz="4" w:space="0" w:color="000000"/>
              <w:bottom w:val="single" w:sz="4" w:space="0" w:color="000000"/>
              <w:right w:val="single" w:sz="4" w:space="0" w:color="000000"/>
            </w:tcBorders>
          </w:tcPr>
          <w:p w14:paraId="5F2BFF15" w14:textId="77777777" w:rsidR="0054391F" w:rsidRDefault="00C826BD">
            <w:pPr>
              <w:spacing w:after="0"/>
              <w:ind w:left="94"/>
              <w:jc w:val="left"/>
            </w:pPr>
            <w:r>
              <w:rPr>
                <w:sz w:val="20"/>
                <w:szCs w:val="20"/>
              </w:rPr>
              <w:t xml:space="preserve">30. أي مطالبة تتعلق بالسقوط من مبنى أو شرفة، باستثناء:</w:t>
            </w:r>
          </w:p>
        </w:tc>
      </w:tr>
      <w:tr w:rsidR="0054391F" w14:paraId="5E794FB4" w14:textId="77777777">
        <w:trPr>
          <w:trHeight w:val="569"/>
        </w:trPr>
        <w:tc>
          <w:tcPr>
            <w:tcW w:w="5877" w:type="dxa"/>
            <w:tcBorders>
              <w:top w:val="single" w:sz="4" w:space="0" w:color="000000"/>
              <w:left w:val="single" w:sz="4" w:space="0" w:color="000000"/>
              <w:bottom w:val="single" w:sz="4" w:space="0" w:color="000000"/>
              <w:right w:val="single" w:sz="4" w:space="0" w:color="000000"/>
            </w:tcBorders>
          </w:tcPr>
          <w:p w14:paraId="48AD23B3" w14:textId="77777777" w:rsidR="0054391F" w:rsidRPr="003B39BC" w:rsidRDefault="00C826BD">
            <w:pPr>
              <w:bidi w:val="0"/>
              <w:spacing w:after="0"/>
              <w:ind w:left="809" w:hanging="360"/>
              <w:jc w:val="both"/>
              <w:rPr>
                <w:color w:val="FF0000"/>
                <w:rPrChange w:id="611" w:author="Roshny Ravindran" w:date="2026-08-04T07:53:00Z" w16du:dateUtc="2026-08-04T03:53:00Z">
                  <w:rPr/>
                </w:rPrChange>
              </w:rPr>
            </w:pPr>
            <w:r>
              <w:rPr>
                <w:color w:val="FF0000"/>
                <w:sz w:val="20"/>
                <w:rPrChange w:id="612" w:author="Roshny Ravindran" w:date="2026-08-04T07:53:00Z" w16du:dateUtc="2026-08-04T03:53:00Z">
                  <w:rPr>
                    <w:sz w:val="20"/>
                  </w:rPr>
                </w:rPrChange>
              </w:rPr>
              <w:t>•</w:t>
            </w:r>
            <w:r>
              <w:rPr>
                <w:rFonts w:ascii="Arial" w:eastAsia="Arial" w:hAnsi="Arial" w:cs="Arial"/>
                <w:color w:val="FF0000"/>
                <w:sz w:val="20"/>
                <w:rPrChange w:id="613" w:author="Roshny Ravindran" w:date="2026-08-04T07:53:00Z" w16du:dateUtc="2026-08-04T03:53:00Z">
                  <w:rPr>
                    <w:rFonts w:ascii="Arial" w:eastAsia="Arial" w:hAnsi="Arial" w:cs="Arial"/>
                    <w:sz w:val="20"/>
                  </w:rPr>
                </w:rPrChange>
              </w:rPr>
              <w:t xml:space="preserve"> </w:t>
            </w:r>
            <w:r>
              <w:rPr>
                <w:color w:val="FF0000"/>
                <w:sz w:val="20"/>
                <w:rPrChange w:id="614" w:author="Roshny Ravindran" w:date="2026-08-04T07:53:00Z" w16du:dateUtc="2026-08-04T03:53:00Z">
                  <w:rPr>
                    <w:sz w:val="20"/>
                  </w:rPr>
                </w:rPrChange>
              </w:rPr>
              <w:t xml:space="preserve">where the building or balcony itself is shown to be defective or does not comply with safety standards; or </w:t>
            </w:r>
          </w:p>
        </w:tc>
        <w:tc>
          <w:tcPr>
            <w:tcW w:w="5713" w:type="dxa"/>
            <w:tcBorders>
              <w:top w:val="single" w:sz="4" w:space="0" w:color="000000"/>
              <w:left w:val="single" w:sz="4" w:space="0" w:color="000000"/>
              <w:bottom w:val="single" w:sz="4" w:space="0" w:color="000000"/>
              <w:right w:val="single" w:sz="4" w:space="0" w:color="000000"/>
            </w:tcBorders>
          </w:tcPr>
          <w:p w14:paraId="353F7507" w14:textId="77777777" w:rsidR="0054391F" w:rsidRDefault="00C826BD">
            <w:pPr>
              <w:spacing w:after="0"/>
              <w:ind w:right="1778"/>
            </w:pPr>
            <w:r>
              <w:rPr>
                <w:sz w:val="20"/>
                <w:szCs w:val="20"/>
                <w:rtl/>
              </w:rPr>
              <w:t xml:space="preserve">• في حال بدا أن المبنى أو الشرفة نفسها معيبة أو غير مطابقة لمعايير السلامة؛ أو</w:t>
            </w:r>
          </w:p>
        </w:tc>
      </w:tr>
      <w:tr w:rsidR="0054391F" w14:paraId="42E3D084" w14:textId="77777777">
        <w:trPr>
          <w:trHeight w:val="499"/>
        </w:trPr>
        <w:tc>
          <w:tcPr>
            <w:tcW w:w="5877" w:type="dxa"/>
            <w:tcBorders>
              <w:top w:val="single" w:sz="4" w:space="0" w:color="000000"/>
              <w:left w:val="single" w:sz="4" w:space="0" w:color="000000"/>
              <w:bottom w:val="single" w:sz="4" w:space="0" w:color="000000"/>
              <w:right w:val="single" w:sz="4" w:space="0" w:color="000000"/>
            </w:tcBorders>
          </w:tcPr>
          <w:p w14:paraId="6EF39523" w14:textId="77777777" w:rsidR="0054391F" w:rsidRPr="003B39BC" w:rsidRDefault="00C826BD">
            <w:pPr>
              <w:bidi w:val="0"/>
              <w:spacing w:after="0"/>
              <w:ind w:left="809" w:hanging="360"/>
              <w:jc w:val="both"/>
              <w:rPr>
                <w:color w:val="FF0000"/>
                <w:rPrChange w:id="615" w:author="Roshny Ravindran" w:date="2026-08-04T07:53:00Z" w16du:dateUtc="2026-08-04T03:53:00Z">
                  <w:rPr/>
                </w:rPrChange>
              </w:rPr>
            </w:pPr>
            <w:r>
              <w:rPr>
                <w:color w:val="FF0000"/>
                <w:sz w:val="20"/>
                <w:rPrChange w:id="616" w:author="Roshny Ravindran" w:date="2026-08-04T07:53:00Z" w16du:dateUtc="2026-08-04T03:53:00Z">
                  <w:rPr>
                    <w:sz w:val="20"/>
                  </w:rPr>
                </w:rPrChange>
              </w:rPr>
              <w:t>•</w:t>
            </w:r>
            <w:r>
              <w:rPr>
                <w:rFonts w:ascii="Arial" w:eastAsia="Arial" w:hAnsi="Arial" w:cs="Arial"/>
                <w:color w:val="FF0000"/>
                <w:sz w:val="20"/>
                <w:rPrChange w:id="617" w:author="Roshny Ravindran" w:date="2026-08-04T07:53:00Z" w16du:dateUtc="2026-08-04T03:53:00Z">
                  <w:rPr>
                    <w:rFonts w:ascii="Arial" w:eastAsia="Arial" w:hAnsi="Arial" w:cs="Arial"/>
                    <w:sz w:val="20"/>
                  </w:rPr>
                </w:rPrChange>
              </w:rPr>
              <w:t xml:space="preserve"> </w:t>
            </w:r>
            <w:r>
              <w:rPr>
                <w:color w:val="FF0000"/>
                <w:sz w:val="20"/>
                <w:rPrChange w:id="618" w:author="Roshny Ravindran" w:date="2026-08-04T07:53:00Z" w16du:dateUtc="2026-08-04T03:53:00Z">
                  <w:rPr>
                    <w:sz w:val="20"/>
                  </w:rPr>
                </w:rPrChange>
              </w:rPr>
              <w:t xml:space="preserve">In circumstances where your life is in danger or you are attempting to save human life. </w:t>
            </w:r>
          </w:p>
        </w:tc>
        <w:tc>
          <w:tcPr>
            <w:tcW w:w="5713" w:type="dxa"/>
            <w:tcBorders>
              <w:top w:val="single" w:sz="4" w:space="0" w:color="000000"/>
              <w:left w:val="single" w:sz="4" w:space="0" w:color="000000"/>
              <w:bottom w:val="single" w:sz="4" w:space="0" w:color="000000"/>
              <w:right w:val="single" w:sz="4" w:space="0" w:color="000000"/>
            </w:tcBorders>
          </w:tcPr>
          <w:p w14:paraId="11AD5D5F" w14:textId="77777777" w:rsidR="0054391F" w:rsidRDefault="00C826BD">
            <w:pPr>
              <w:spacing w:after="0"/>
              <w:ind w:right="1250"/>
            </w:pPr>
            <w:r>
              <w:rPr>
                <w:sz w:val="20"/>
                <w:szCs w:val="20"/>
                <w:rtl/>
              </w:rPr>
              <w:t xml:space="preserve">• في الظروف التي تكون فيها حياتك معرضة للخطر أو كنت تحاول إنقاذ حياة شخص ما.</w:t>
            </w:r>
          </w:p>
        </w:tc>
      </w:tr>
      <w:tr w:rsidR="0054391F" w14:paraId="6D46E035" w14:textId="77777777">
        <w:trPr>
          <w:trHeight w:val="848"/>
        </w:trPr>
        <w:tc>
          <w:tcPr>
            <w:tcW w:w="5877" w:type="dxa"/>
            <w:tcBorders>
              <w:top w:val="single" w:sz="4" w:space="0" w:color="000000"/>
              <w:left w:val="single" w:sz="4" w:space="0" w:color="000000"/>
              <w:bottom w:val="single" w:sz="4" w:space="0" w:color="000000"/>
              <w:right w:val="single" w:sz="4" w:space="0" w:color="000000"/>
            </w:tcBorders>
          </w:tcPr>
          <w:p w14:paraId="38C32AF9" w14:textId="77777777" w:rsidR="0054391F" w:rsidRPr="003B39BC" w:rsidRDefault="00C826BD">
            <w:pPr>
              <w:bidi w:val="0"/>
              <w:spacing w:after="0"/>
              <w:ind w:left="89" w:right="392"/>
              <w:jc w:val="both"/>
              <w:rPr>
                <w:color w:val="FF0000"/>
                <w:rPrChange w:id="619" w:author="Roshny Ravindran" w:date="2026-08-04T07:53:00Z" w16du:dateUtc="2026-08-04T03:53:00Z">
                  <w:rPr/>
                </w:rPrChange>
              </w:rPr>
            </w:pPr>
            <w:r>
              <w:rPr>
                <w:color w:val="FF0000"/>
                <w:sz w:val="20"/>
                <w:rPrChange w:id="620" w:author="Roshny Ravindran" w:date="2026-08-04T07:53:00Z" w16du:dateUtc="2026-08-04T03:53:00Z">
                  <w:rPr>
                    <w:sz w:val="20"/>
                  </w:rPr>
                </w:rPrChange>
              </w:rPr>
              <w:t xml:space="preserve">31. We will not pay for any claims arising out of incidents which occur outside the geographical area shown on your certificate (other than whilst in transit). </w:t>
            </w:r>
          </w:p>
        </w:tc>
        <w:tc>
          <w:tcPr>
            <w:tcW w:w="5713" w:type="dxa"/>
            <w:tcBorders>
              <w:top w:val="single" w:sz="4" w:space="0" w:color="000000"/>
              <w:left w:val="single" w:sz="4" w:space="0" w:color="000000"/>
              <w:bottom w:val="single" w:sz="4" w:space="0" w:color="000000"/>
              <w:right w:val="single" w:sz="4" w:space="0" w:color="000000"/>
            </w:tcBorders>
          </w:tcPr>
          <w:p w14:paraId="32547630" w14:textId="77777777" w:rsidR="0054391F" w:rsidRDefault="00C826BD">
            <w:pPr>
              <w:spacing w:after="0"/>
              <w:ind w:right="108"/>
              <w:jc w:val="both"/>
            </w:pPr>
            <w:r>
              <w:rPr>
                <w:sz w:val="20"/>
                <w:szCs w:val="20"/>
              </w:rPr>
              <w:t xml:space="preserve">31. إننا لن نقوم بسداد أي مطالبات ناتجة عن حوادث تقع خارج المنطقة الجغرافية الواردة في شهادتك (باستثناء في حال كنت في رحلة مرور (ترانزيت)).</w:t>
            </w:r>
          </w:p>
        </w:tc>
      </w:tr>
      <w:tr w:rsidR="0054391F" w:rsidRPr="004D348F" w14:paraId="69453952" w14:textId="77777777">
        <w:trPr>
          <w:trHeight w:val="288"/>
        </w:trPr>
        <w:tc>
          <w:tcPr>
            <w:tcW w:w="5877" w:type="dxa"/>
            <w:tcBorders>
              <w:top w:val="single" w:sz="4" w:space="0" w:color="000000"/>
              <w:left w:val="single" w:sz="4" w:space="0" w:color="000000"/>
              <w:bottom w:val="single" w:sz="4" w:space="0" w:color="000000"/>
              <w:right w:val="single" w:sz="4" w:space="0" w:color="000000"/>
            </w:tcBorders>
          </w:tcPr>
          <w:p w14:paraId="53144A1D" w14:textId="77777777" w:rsidR="0054391F" w:rsidRPr="004D348F" w:rsidRDefault="00C826BD">
            <w:pPr>
              <w:bidi w:val="0"/>
              <w:spacing w:after="0"/>
              <w:ind w:left="108"/>
              <w:jc w:val="left"/>
              <w:rPr>
                <w:color w:val="80340D" w:themeColor="accent2" w:themeShade="80"/>
                <w:rPrChange w:id="621" w:author="Roshny Ravindran" w:date="2026-08-04T08:07:00Z" w16du:dateUtc="2026-08-04T04:07:00Z">
                  <w:rPr/>
                </w:rPrChange>
              </w:rPr>
            </w:pPr>
            <w:r>
              <w:rPr>
                <w:b/>
                <w:color w:val="80340D" w:themeColor="accent2" w:themeShade="80"/>
                <w:sz w:val="20"/>
                <w:rPrChange w:id="622" w:author="Roshny Ravindran" w:date="2026-08-04T08:07:00Z" w16du:dateUtc="2026-08-04T04:07:00Z">
                  <w:rPr>
                    <w:b/>
                    <w:color w:val="FF0000"/>
                    <w:sz w:val="20"/>
                  </w:rPr>
                </w:rPrChange>
              </w:rPr>
              <w:t>Sections of Insurance</w:t>
            </w:r>
            <w:r>
              <w:rPr>
                <w:b/>
                <w:color w:val="80340D" w:themeColor="accent2" w:themeShade="80"/>
                <w:sz w:val="20"/>
                <w:rPrChange w:id="623" w:author="Roshny Ravindran" w:date="2026-08-04T08:07:00Z" w16du:dateUtc="2026-08-04T04:07:00Z">
                  <w:rPr>
                    <w:b/>
                    <w:sz w:val="20"/>
                  </w:rPr>
                </w:rPrChange>
              </w:rPr>
              <w:t xml:space="preserve"> </w:t>
            </w:r>
          </w:p>
        </w:tc>
        <w:tc>
          <w:tcPr>
            <w:tcW w:w="5713" w:type="dxa"/>
            <w:tcBorders>
              <w:top w:val="single" w:sz="4" w:space="0" w:color="000000"/>
              <w:left w:val="single" w:sz="4" w:space="0" w:color="000000"/>
              <w:bottom w:val="single" w:sz="4" w:space="0" w:color="000000"/>
              <w:right w:val="single" w:sz="4" w:space="0" w:color="000000"/>
            </w:tcBorders>
          </w:tcPr>
          <w:p w14:paraId="4C6C13ED" w14:textId="77777777" w:rsidR="0054391F" w:rsidRPr="004D348F" w:rsidRDefault="00C826BD">
            <w:pPr>
              <w:spacing w:after="0"/>
              <w:ind w:left="99"/>
              <w:jc w:val="left"/>
              <w:rPr>
                <w:color w:val="80340D" w:themeColor="accent2" w:themeShade="80"/>
                <w:rPrChange w:id="624" w:author="Roshny Ravindran" w:date="2026-08-04T08:07:00Z" w16du:dateUtc="2026-08-04T04:07:00Z">
                  <w:rPr/>
                </w:rPrChange>
              </w:rPr>
            </w:pPr>
            <w:r>
              <w:rPr>
                <w:b/>
                <w:bCs/>
                <w:color w:val="80340D" w:themeColor="accent2" w:themeShade="80"/>
                <w:sz w:val="20"/>
                <w:szCs w:val="20"/>
                <w:rtl/>
                <w:rPrChange w:id="625" w:author="Roshny Ravindran" w:date="2026-08-04T08:07:00Z" w16du:dateUtc="2026-08-04T04:07:00Z">
                  <w:rPr>
                    <w:b/>
                    <w:bCs/>
                    <w:color w:val="FF0000"/>
                    <w:sz w:val="20"/>
                    <w:szCs w:val="20"/>
                    <w:rtl/>
                  </w:rPr>
                </w:rPrChange>
              </w:rPr>
              <w:t xml:space="preserve">أقسام التأمين</w:t>
            </w:r>
          </w:p>
        </w:tc>
      </w:tr>
      <w:tr w:rsidR="0054391F" w:rsidRPr="004D348F" w14:paraId="14FE84DD" w14:textId="77777777">
        <w:trPr>
          <w:trHeight w:val="566"/>
        </w:trPr>
        <w:tc>
          <w:tcPr>
            <w:tcW w:w="5877" w:type="dxa"/>
            <w:tcBorders>
              <w:top w:val="single" w:sz="4" w:space="0" w:color="000000"/>
              <w:left w:val="single" w:sz="4" w:space="0" w:color="000000"/>
              <w:bottom w:val="single" w:sz="4" w:space="0" w:color="000000"/>
              <w:right w:val="single" w:sz="4" w:space="0" w:color="000000"/>
            </w:tcBorders>
            <w:vAlign w:val="center"/>
          </w:tcPr>
          <w:p w14:paraId="1FB4F0E8" w14:textId="77777777" w:rsidR="0054391F" w:rsidRPr="004D348F" w:rsidRDefault="00C826BD">
            <w:pPr>
              <w:bidi w:val="0"/>
              <w:spacing w:after="0"/>
              <w:ind w:left="559"/>
              <w:jc w:val="left"/>
              <w:rPr>
                <w:color w:val="80340D" w:themeColor="accent2" w:themeShade="80"/>
                <w:rPrChange w:id="627" w:author="Roshny Ravindran" w:date="2026-08-04T08:07:00Z" w16du:dateUtc="2026-08-04T04:07:00Z">
                  <w:rPr/>
                </w:rPrChange>
              </w:rPr>
            </w:pPr>
            <w:r>
              <w:rPr>
                <w:b/>
                <w:color w:val="80340D" w:themeColor="accent2" w:themeShade="80"/>
                <w:rPrChange w:id="628" w:author="Roshny Ravindran" w:date="2026-08-04T08:07:00Z" w16du:dateUtc="2026-08-04T04:07:00Z">
                  <w:rPr>
                    <w:b/>
                    <w:color w:val="FF0000"/>
                  </w:rPr>
                </w:rPrChange>
              </w:rPr>
              <w:t xml:space="preserve">A. </w:t>
            </w:r>
            <w:r>
              <w:rPr>
                <w:b/>
                <w:color w:val="80340D" w:themeColor="accent2" w:themeShade="80"/>
                <w:sz w:val="20"/>
                <w:rPrChange w:id="629" w:author="Roshny Ravindran" w:date="2026-08-04T08:07:00Z" w16du:dateUtc="2026-08-04T04:07:00Z">
                  <w:rPr>
                    <w:b/>
                    <w:color w:val="FF0000"/>
                    <w:sz w:val="20"/>
                  </w:rPr>
                </w:rPrChange>
              </w:rPr>
              <w:t>Emergency Medical and Other Expenses</w:t>
            </w:r>
            <w:r>
              <w:rPr>
                <w:b/>
                <w:color w:val="80340D" w:themeColor="accent2" w:themeShade="80"/>
                <w:sz w:val="20"/>
                <w:rPrChange w:id="630" w:author="Roshny Ravindran" w:date="2026-08-04T08:07:00Z" w16du:dateUtc="2026-08-04T04:07:00Z">
                  <w:rPr>
                    <w:b/>
                    <w:sz w:val="20"/>
                  </w:rPr>
                </w:rPrChange>
              </w:rPr>
              <w:t xml:space="preserve"> </w:t>
            </w:r>
          </w:p>
        </w:tc>
        <w:tc>
          <w:tcPr>
            <w:tcW w:w="5713" w:type="dxa"/>
            <w:tcBorders>
              <w:top w:val="single" w:sz="4" w:space="0" w:color="000000"/>
              <w:left w:val="single" w:sz="4" w:space="0" w:color="000000"/>
              <w:bottom w:val="single" w:sz="4" w:space="0" w:color="000000"/>
              <w:right w:val="single" w:sz="4" w:space="0" w:color="000000"/>
            </w:tcBorders>
          </w:tcPr>
          <w:p w14:paraId="7B8AC041" w14:textId="77777777" w:rsidR="0054391F" w:rsidRPr="004D348F" w:rsidRDefault="00C826BD">
            <w:pPr>
              <w:spacing w:after="0"/>
              <w:ind w:left="95"/>
              <w:jc w:val="left"/>
              <w:rPr>
                <w:color w:val="80340D" w:themeColor="accent2" w:themeShade="80"/>
                <w:rPrChange w:id="631" w:author="Roshny Ravindran" w:date="2026-08-04T08:07:00Z" w16du:dateUtc="2026-08-04T04:07:00Z">
                  <w:rPr/>
                </w:rPrChange>
              </w:rPr>
            </w:pPr>
            <w:r>
              <w:rPr>
                <w:b/>
                <w:bCs/>
                <w:color w:val="80340D" w:themeColor="accent2" w:themeShade="80"/>
                <w:sz w:val="20"/>
                <w:szCs w:val="20"/>
                <w:rtl/>
                <w:rPrChange w:id="632" w:author="Roshny Ravindran" w:date="2026-08-04T08:07:00Z" w16du:dateUtc="2026-08-04T04:07:00Z">
                  <w:rPr>
                    <w:b/>
                    <w:bCs/>
                    <w:sz w:val="20"/>
                    <w:szCs w:val="20"/>
                    <w:rtl/>
                  </w:rPr>
                </w:rPrChange>
              </w:rPr>
              <w:t xml:space="preserve">أ. النفقات الطبية الطارئة والنفقات الأخرى</w:t>
            </w:r>
          </w:p>
        </w:tc>
      </w:tr>
      <w:tr w:rsidR="0054391F" w14:paraId="34FFD5A3" w14:textId="77777777">
        <w:trPr>
          <w:trHeight w:val="358"/>
        </w:trPr>
        <w:tc>
          <w:tcPr>
            <w:tcW w:w="5877" w:type="dxa"/>
            <w:tcBorders>
              <w:top w:val="single" w:sz="4" w:space="0" w:color="000000"/>
              <w:left w:val="single" w:sz="4" w:space="0" w:color="000000"/>
              <w:bottom w:val="single" w:sz="4" w:space="0" w:color="000000"/>
              <w:right w:val="single" w:sz="4" w:space="0" w:color="000000"/>
            </w:tcBorders>
          </w:tcPr>
          <w:p w14:paraId="033BC085" w14:textId="77777777" w:rsidR="0054391F" w:rsidRDefault="00C826BD">
            <w:pPr>
              <w:bidi w:val="0"/>
              <w:spacing w:after="0"/>
              <w:ind w:left="108"/>
              <w:jc w:val="left"/>
            </w:pPr>
            <w:r>
              <w:rPr>
                <w:b/>
                <w:color w:val="FF0000"/>
                <w:sz w:val="20"/>
              </w:rPr>
              <w:t xml:space="preserve">Please remember</w:t>
            </w:r>
            <w:r>
              <w:rPr>
                <w:b/>
                <w:sz w:val="20"/>
              </w:rPr>
              <w:t xml:space="preserve"> </w:t>
            </w:r>
          </w:p>
        </w:tc>
        <w:tc>
          <w:tcPr>
            <w:tcW w:w="5713" w:type="dxa"/>
            <w:tcBorders>
              <w:top w:val="single" w:sz="4" w:space="0" w:color="000000"/>
              <w:left w:val="single" w:sz="4" w:space="0" w:color="000000"/>
              <w:bottom w:val="single" w:sz="4" w:space="0" w:color="000000"/>
              <w:right w:val="single" w:sz="4" w:space="0" w:color="000000"/>
            </w:tcBorders>
          </w:tcPr>
          <w:p w14:paraId="26556491" w14:textId="77777777" w:rsidR="0054391F" w:rsidRDefault="00C826BD">
            <w:pPr>
              <w:spacing w:after="0"/>
              <w:ind w:left="98"/>
              <w:jc w:val="left"/>
            </w:pPr>
            <w:r>
              <w:rPr>
                <w:b/>
                <w:bCs/>
                <w:color w:val="FF0000"/>
                <w:sz w:val="20"/>
                <w:szCs w:val="20"/>
                <w:rtl/>
              </w:rPr>
              <w:t xml:space="preserve">يُرجى ملاحظة ما يلي</w:t>
            </w:r>
          </w:p>
        </w:tc>
      </w:tr>
      <w:tr w:rsidR="0054391F" w14:paraId="20F1EF84" w14:textId="77777777">
        <w:trPr>
          <w:trHeight w:val="245"/>
        </w:trPr>
        <w:tc>
          <w:tcPr>
            <w:tcW w:w="5877" w:type="dxa"/>
            <w:tcBorders>
              <w:top w:val="single" w:sz="4" w:space="0" w:color="000000"/>
              <w:left w:val="single" w:sz="4" w:space="0" w:color="000000"/>
              <w:bottom w:val="single" w:sz="4" w:space="0" w:color="000000"/>
              <w:right w:val="single" w:sz="4" w:space="0" w:color="000000"/>
            </w:tcBorders>
          </w:tcPr>
          <w:p w14:paraId="55B39938" w14:textId="77777777" w:rsidR="0054391F" w:rsidRDefault="00C826BD">
            <w:pPr>
              <w:bidi w:val="0"/>
              <w:spacing w:after="0"/>
              <w:ind w:left="108"/>
              <w:jc w:val="left"/>
            </w:pPr>
            <w:commentRangeStart w:id="635"/>
            <w:r>
              <w:rPr>
                <w:color w:val="FF0000"/>
                <w:sz w:val="20"/>
                <w:rPrChange w:id="636" w:author="Roshny Ravindran" w:date="2026-08-04T07:50:00Z" w16du:dateUtc="2026-08-04T03:50:00Z">
                  <w:rPr>
                    <w:sz w:val="20"/>
                  </w:rPr>
                </w:rPrChange>
              </w:rPr>
              <w:t xml:space="preserve">This section does not apply if you become ill or are injured during trips in your home area. </w:t>
            </w:r>
            <w:commentRangeEnd w:id="635"/>
            <w:r>
              <w:rPr>
                <w:rStyle w:val="CommentReference"/>
                <w:sz w:val="22"/>
                <w:szCs w:val="24"/>
              </w:rPr>
              <w:commentReference w:id="635"/>
            </w:r>
          </w:p>
        </w:tc>
        <w:tc>
          <w:tcPr>
            <w:tcW w:w="5713" w:type="dxa"/>
            <w:tcBorders>
              <w:top w:val="single" w:sz="4" w:space="0" w:color="000000"/>
              <w:left w:val="single" w:sz="4" w:space="0" w:color="000000"/>
              <w:bottom w:val="single" w:sz="4" w:space="0" w:color="000000"/>
              <w:right w:val="single" w:sz="4" w:space="0" w:color="000000"/>
            </w:tcBorders>
          </w:tcPr>
          <w:p w14:paraId="6609CC5D" w14:textId="77777777" w:rsidR="0054391F" w:rsidRDefault="00C826BD">
            <w:pPr>
              <w:spacing w:after="0"/>
              <w:ind w:left="95"/>
              <w:jc w:val="left"/>
            </w:pPr>
            <w:r>
              <w:rPr>
                <w:sz w:val="20"/>
                <w:szCs w:val="20"/>
                <w:rtl/>
              </w:rPr>
              <w:t xml:space="preserve">لا يسري هذا القسم في حال أصبحت مريضًا أو تعرضت لإصابة خلال رحلاتك في منطقة محل إقامتك.</w:t>
            </w:r>
          </w:p>
        </w:tc>
      </w:tr>
      <w:tr w:rsidR="0054391F" w14:paraId="6C851290" w14:textId="77777777">
        <w:trPr>
          <w:trHeight w:val="691"/>
        </w:trPr>
        <w:tc>
          <w:tcPr>
            <w:tcW w:w="5877" w:type="dxa"/>
            <w:tcBorders>
              <w:top w:val="single" w:sz="4" w:space="0" w:color="000000"/>
              <w:left w:val="single" w:sz="4" w:space="0" w:color="000000"/>
              <w:bottom w:val="single" w:sz="4" w:space="0" w:color="000000"/>
              <w:right w:val="single" w:sz="4" w:space="0" w:color="000000"/>
            </w:tcBorders>
            <w:vAlign w:val="bottom"/>
          </w:tcPr>
          <w:p w14:paraId="7C7E6BB9" w14:textId="77777777" w:rsidR="0054391F" w:rsidRDefault="00C826BD">
            <w:pPr>
              <w:bidi w:val="0"/>
              <w:spacing w:after="0"/>
              <w:ind w:left="108"/>
              <w:jc w:val="both"/>
            </w:pPr>
            <w:r>
              <w:rPr>
                <w:sz w:val="20"/>
              </w:rPr>
              <w:t xml:space="preserve">If you go into hospital, you must tell us immediately. We reserve the right to relocate you from one hospital to another. </w:t>
            </w:r>
          </w:p>
        </w:tc>
        <w:tc>
          <w:tcPr>
            <w:tcW w:w="5713" w:type="dxa"/>
            <w:tcBorders>
              <w:top w:val="single" w:sz="4" w:space="0" w:color="000000"/>
              <w:left w:val="single" w:sz="4" w:space="0" w:color="000000"/>
              <w:bottom w:val="single" w:sz="4" w:space="0" w:color="000000"/>
              <w:right w:val="single" w:sz="4" w:space="0" w:color="000000"/>
            </w:tcBorders>
          </w:tcPr>
          <w:p w14:paraId="18F79112" w14:textId="77777777" w:rsidR="0054391F" w:rsidRDefault="00C826BD">
            <w:pPr>
              <w:spacing w:after="0"/>
              <w:ind w:left="93"/>
              <w:jc w:val="left"/>
            </w:pPr>
            <w:r>
              <w:rPr>
                <w:sz w:val="20"/>
                <w:szCs w:val="20"/>
                <w:rtl/>
              </w:rPr>
              <w:t xml:space="preserve">في حال دخولك إلى المستشفى، يجب عليك إبلاغنا بشكل فوري. إننا نحتفظ بالحق في نقلك من مستشفى إلى مستشفى آخر.</w:t>
            </w:r>
          </w:p>
        </w:tc>
      </w:tr>
      <w:tr w:rsidR="0054391F" w14:paraId="3423D976" w14:textId="77777777">
        <w:trPr>
          <w:trHeight w:val="360"/>
        </w:trPr>
        <w:tc>
          <w:tcPr>
            <w:tcW w:w="5877" w:type="dxa"/>
            <w:tcBorders>
              <w:top w:val="single" w:sz="4" w:space="0" w:color="000000"/>
              <w:left w:val="single" w:sz="4" w:space="0" w:color="000000"/>
              <w:bottom w:val="single" w:sz="4" w:space="0" w:color="000000"/>
              <w:right w:val="single" w:sz="4" w:space="0" w:color="000000"/>
            </w:tcBorders>
          </w:tcPr>
          <w:p w14:paraId="482612E7" w14:textId="77777777" w:rsidR="0054391F" w:rsidRPr="004D348F" w:rsidRDefault="00C826BD">
            <w:pPr>
              <w:bidi w:val="0"/>
              <w:spacing w:after="0"/>
              <w:ind w:left="108"/>
              <w:jc w:val="left"/>
              <w:rPr>
                <w:color w:val="80340D" w:themeColor="accent2" w:themeShade="80"/>
                <w:rPrChange w:id="637" w:author="Roshny Ravindran" w:date="2026-08-04T08:07:00Z" w16du:dateUtc="2026-08-04T04:07:00Z">
                  <w:rPr/>
                </w:rPrChange>
              </w:rPr>
            </w:pPr>
            <w:r>
              <w:rPr>
                <w:b/>
                <w:color w:val="80340D" w:themeColor="accent2" w:themeShade="80"/>
                <w:sz w:val="20"/>
                <w:rPrChange w:id="638" w:author="Roshny Ravindran" w:date="2026-08-04T08:07:00Z" w16du:dateUtc="2026-08-04T04:07:00Z">
                  <w:rPr>
                    <w:b/>
                    <w:color w:val="FF0000"/>
                    <w:sz w:val="20"/>
                  </w:rPr>
                </w:rPrChange>
              </w:rPr>
              <w:t>What you are covered for</w:t>
            </w:r>
            <w:r>
              <w:rPr>
                <w:b/>
                <w:color w:val="80340D" w:themeColor="accent2" w:themeShade="80"/>
                <w:sz w:val="20"/>
                <w:rPrChange w:id="639" w:author="Roshny Ravindran" w:date="2026-08-04T08:07:00Z" w16du:dateUtc="2026-08-04T04:07:00Z">
                  <w:rPr>
                    <w:b/>
                    <w:sz w:val="20"/>
                  </w:rPr>
                </w:rPrChange>
              </w:rPr>
              <w:t xml:space="preserve"> </w:t>
            </w:r>
          </w:p>
        </w:tc>
        <w:tc>
          <w:tcPr>
            <w:tcW w:w="5713" w:type="dxa"/>
            <w:tcBorders>
              <w:top w:val="single" w:sz="4" w:space="0" w:color="000000"/>
              <w:left w:val="single" w:sz="4" w:space="0" w:color="000000"/>
              <w:bottom w:val="single" w:sz="4" w:space="0" w:color="000000"/>
              <w:right w:val="single" w:sz="4" w:space="0" w:color="000000"/>
            </w:tcBorders>
          </w:tcPr>
          <w:p w14:paraId="77AFF3AB" w14:textId="77777777" w:rsidR="0054391F" w:rsidRDefault="00C826BD">
            <w:pPr>
              <w:spacing w:after="0"/>
              <w:ind w:left="96"/>
              <w:jc w:val="left"/>
            </w:pPr>
            <w:r>
              <w:rPr>
                <w:b/>
                <w:bCs/>
                <w:color w:val="FF0000"/>
                <w:sz w:val="20"/>
                <w:szCs w:val="20"/>
                <w:rtl/>
              </w:rPr>
              <w:t xml:space="preserve">الأغراض التي تكون مشمولًا في الغطاء التأميني بشأنها</w:t>
            </w:r>
          </w:p>
        </w:tc>
      </w:tr>
      <w:tr w:rsidR="0054391F" w14:paraId="6F69767D" w14:textId="77777777">
        <w:trPr>
          <w:trHeight w:val="847"/>
        </w:trPr>
        <w:tc>
          <w:tcPr>
            <w:tcW w:w="5877" w:type="dxa"/>
            <w:tcBorders>
              <w:top w:val="single" w:sz="4" w:space="0" w:color="000000"/>
              <w:left w:val="single" w:sz="4" w:space="0" w:color="000000"/>
              <w:bottom w:val="single" w:sz="4" w:space="0" w:color="000000"/>
              <w:right w:val="single" w:sz="4" w:space="0" w:color="000000"/>
            </w:tcBorders>
          </w:tcPr>
          <w:p w14:paraId="5E5A64E6" w14:textId="77777777" w:rsidR="0054391F" w:rsidRDefault="00C826BD">
            <w:pPr>
              <w:bidi w:val="0"/>
              <w:spacing w:after="0"/>
              <w:ind w:left="108" w:right="194"/>
              <w:jc w:val="both"/>
            </w:pPr>
            <w:r>
              <w:rPr>
                <w:sz w:val="20"/>
              </w:rPr>
              <w:t xml:space="preserve">We will pay up to the amount shown in the table of benefits for any costs for the following that are reasonable and necessary as a result of you being unexpectedly injured or ill during your trip. </w:t>
            </w:r>
          </w:p>
        </w:tc>
        <w:tc>
          <w:tcPr>
            <w:tcW w:w="5713" w:type="dxa"/>
            <w:tcBorders>
              <w:top w:val="single" w:sz="4" w:space="0" w:color="000000"/>
              <w:left w:val="single" w:sz="4" w:space="0" w:color="000000"/>
              <w:bottom w:val="single" w:sz="4" w:space="0" w:color="000000"/>
              <w:right w:val="single" w:sz="4" w:space="0" w:color="000000"/>
            </w:tcBorders>
          </w:tcPr>
          <w:p w14:paraId="4CDDAE03" w14:textId="77777777" w:rsidR="0054391F" w:rsidRDefault="00C826BD">
            <w:pPr>
              <w:spacing w:after="0"/>
              <w:ind w:right="1673" w:firstLine="2"/>
              <w:jc w:val="both"/>
            </w:pPr>
            <w:r>
              <w:rPr>
                <w:sz w:val="20"/>
                <w:szCs w:val="20"/>
                <w:rtl/>
              </w:rPr>
              <w:t xml:space="preserve">سنقوم بسداد ما يصل إلى المبلغ الوارد في جدول المزايا بخصوص أي تكاليف متعلقة بما يلي والتي تكون معقولة وضرورية وذلك كنتيجة لتعرضك لإصابة أو مرض على نحو غير متوقع خلال رحلتك.</w:t>
            </w:r>
          </w:p>
        </w:tc>
      </w:tr>
      <w:tr w:rsidR="0054391F" w14:paraId="619A4DBF" w14:textId="77777777">
        <w:trPr>
          <w:trHeight w:val="1126"/>
        </w:trPr>
        <w:tc>
          <w:tcPr>
            <w:tcW w:w="5877" w:type="dxa"/>
            <w:tcBorders>
              <w:top w:val="single" w:sz="4" w:space="0" w:color="000000"/>
              <w:left w:val="single" w:sz="4" w:space="0" w:color="000000"/>
              <w:bottom w:val="single" w:sz="4" w:space="0" w:color="000000"/>
              <w:right w:val="single" w:sz="4" w:space="0" w:color="000000"/>
            </w:tcBorders>
          </w:tcPr>
          <w:p w14:paraId="3BF38B9A" w14:textId="77777777" w:rsidR="0054391F" w:rsidRDefault="00C826BD">
            <w:pPr>
              <w:bidi w:val="0"/>
              <w:spacing w:after="11"/>
              <w:ind w:left="89"/>
              <w:jc w:val="left"/>
            </w:pPr>
            <w:r>
              <w:rPr>
                <w:sz w:val="20"/>
              </w:rPr>
              <w:t xml:space="preserve">1.Emergency medical, surgical and hospital treatment and ambulance costs. </w:t>
            </w:r>
          </w:p>
          <w:p w14:paraId="093F65E5" w14:textId="77777777" w:rsidR="0054391F" w:rsidRDefault="00C826BD">
            <w:pPr>
              <w:bidi w:val="0"/>
              <w:spacing w:after="0"/>
              <w:ind w:left="89"/>
              <w:jc w:val="both"/>
            </w:pPr>
            <w:r>
              <w:rPr>
                <w:sz w:val="20"/>
              </w:rPr>
              <w:t xml:space="preserve">(You are covered up to the limits outlined in the table of benefits for emergency dental treatment, as long as it is to immediately relieve pain only). </w:t>
            </w:r>
          </w:p>
        </w:tc>
        <w:tc>
          <w:tcPr>
            <w:tcW w:w="5713" w:type="dxa"/>
            <w:tcBorders>
              <w:top w:val="single" w:sz="4" w:space="0" w:color="000000"/>
              <w:left w:val="single" w:sz="4" w:space="0" w:color="000000"/>
              <w:bottom w:val="single" w:sz="4" w:space="0" w:color="000000"/>
              <w:right w:val="single" w:sz="4" w:space="0" w:color="000000"/>
            </w:tcBorders>
          </w:tcPr>
          <w:p w14:paraId="6034B896" w14:textId="77777777" w:rsidR="0054391F" w:rsidRDefault="00C826BD">
            <w:pPr>
              <w:spacing w:after="0"/>
              <w:ind w:left="453" w:right="273" w:hanging="359"/>
              <w:jc w:val="both"/>
            </w:pPr>
            <w:r>
              <w:rPr>
                <w:sz w:val="20"/>
                <w:szCs w:val="20"/>
              </w:rPr>
              <w:t xml:space="preserve">1. تكاليف العلاج الطبي والجراحي الطارئ والعلاج في المستشفى والإسعاف. (تكون مشمولًا ضمن الغطاء التأميني بما يصل إلى الحدود الواردة في جدول المزايا وذلك لعلاج الأسنان بشكل طارئ طالما كان ذلك من أجل تخفيف الألم بشكل فوري فقط).</w:t>
            </w:r>
          </w:p>
        </w:tc>
      </w:tr>
      <w:tr w:rsidR="0054391F" w14:paraId="75D53BC4" w14:textId="77777777">
        <w:trPr>
          <w:trHeight w:val="1126"/>
        </w:trPr>
        <w:tc>
          <w:tcPr>
            <w:tcW w:w="5877" w:type="dxa"/>
            <w:tcBorders>
              <w:top w:val="single" w:sz="4" w:space="0" w:color="000000"/>
              <w:left w:val="single" w:sz="4" w:space="0" w:color="000000"/>
              <w:bottom w:val="single" w:sz="4" w:space="0" w:color="000000"/>
              <w:right w:val="single" w:sz="4" w:space="0" w:color="000000"/>
            </w:tcBorders>
          </w:tcPr>
          <w:p w14:paraId="77A590DE" w14:textId="77777777" w:rsidR="0054391F" w:rsidRDefault="00C826BD">
            <w:pPr>
              <w:bidi w:val="0"/>
              <w:spacing w:after="0"/>
              <w:ind w:left="449" w:right="45" w:hanging="360"/>
              <w:jc w:val="both"/>
            </w:pPr>
            <w:r>
              <w:rPr>
                <w:sz w:val="20"/>
              </w:rPr>
              <w:t>2.</w:t>
            </w:r>
            <w:r>
              <w:rPr>
                <w:rFonts w:ascii="Arial" w:eastAsia="Arial" w:hAnsi="Arial" w:cs="Arial"/>
                <w:sz w:val="20"/>
              </w:rPr>
              <w:t xml:space="preserve"> </w:t>
            </w:r>
            <w:r>
              <w:rPr>
                <w:sz w:val="20"/>
              </w:rPr>
              <w:t xml:space="preserve">Extra accommodation (a room only) and travel expenses to allow you to return to your home area, if you cannot continue on your trip as planned or return as you had originally booked. You must have our permission to do this. </w:t>
            </w:r>
          </w:p>
        </w:tc>
        <w:tc>
          <w:tcPr>
            <w:tcW w:w="5713" w:type="dxa"/>
            <w:tcBorders>
              <w:top w:val="single" w:sz="4" w:space="0" w:color="000000"/>
              <w:left w:val="single" w:sz="4" w:space="0" w:color="000000"/>
              <w:bottom w:val="single" w:sz="4" w:space="0" w:color="000000"/>
              <w:right w:val="single" w:sz="4" w:space="0" w:color="000000"/>
            </w:tcBorders>
          </w:tcPr>
          <w:p w14:paraId="25B397DA" w14:textId="77777777" w:rsidR="0054391F" w:rsidRDefault="00C826BD">
            <w:pPr>
              <w:spacing w:after="0"/>
              <w:ind w:left="454" w:right="170" w:hanging="360"/>
              <w:jc w:val="both"/>
            </w:pPr>
            <w:r>
              <w:rPr>
                <w:sz w:val="20"/>
                <w:szCs w:val="20"/>
              </w:rPr>
              <w:t xml:space="preserve">2. نفقات الإقامة الإضافية (غرفة فقط) ونفقات السفر للسماح لك بالعودة إلى منطقة محل إقامتك، في حال عدم تمكنك من الاستمرار في رحلتك كما هو مخطط أو العودة كما ورد في الحجز الأصلي لك. يجب عليك الحصول على تصريح منا للقيام بذلك.</w:t>
            </w:r>
          </w:p>
        </w:tc>
      </w:tr>
      <w:tr w:rsidR="0054391F" w14:paraId="2D884161" w14:textId="77777777">
        <w:trPr>
          <w:trHeight w:val="569"/>
        </w:trPr>
        <w:tc>
          <w:tcPr>
            <w:tcW w:w="5877" w:type="dxa"/>
            <w:tcBorders>
              <w:top w:val="single" w:sz="4" w:space="0" w:color="000000"/>
              <w:left w:val="single" w:sz="4" w:space="0" w:color="000000"/>
              <w:bottom w:val="single" w:sz="4" w:space="0" w:color="000000"/>
              <w:right w:val="single" w:sz="4" w:space="0" w:color="000000"/>
            </w:tcBorders>
          </w:tcPr>
          <w:p w14:paraId="1062C98A" w14:textId="77777777" w:rsidR="0054391F" w:rsidRDefault="00C826BD">
            <w:pPr>
              <w:bidi w:val="0"/>
              <w:spacing w:after="0"/>
              <w:ind w:left="449" w:hanging="360"/>
              <w:jc w:val="both"/>
            </w:pPr>
            <w:r>
              <w:rPr>
                <w:sz w:val="20"/>
              </w:rPr>
              <w:t>3.</w:t>
            </w:r>
            <w:r>
              <w:rPr>
                <w:rFonts w:ascii="Arial" w:eastAsia="Arial" w:hAnsi="Arial" w:cs="Arial"/>
                <w:sz w:val="20"/>
              </w:rPr>
              <w:t xml:space="preserve"> </w:t>
            </w:r>
            <w:r>
              <w:rPr>
                <w:sz w:val="20"/>
              </w:rPr>
              <w:t xml:space="preserve">Extra accommodation (a room only) for someone to stay with you and the costs for travelling home with you, if this is necessary due to medical advice. </w:t>
            </w:r>
          </w:p>
        </w:tc>
        <w:tc>
          <w:tcPr>
            <w:tcW w:w="5713" w:type="dxa"/>
            <w:tcBorders>
              <w:top w:val="single" w:sz="4" w:space="0" w:color="000000"/>
              <w:left w:val="single" w:sz="4" w:space="0" w:color="000000"/>
              <w:bottom w:val="single" w:sz="4" w:space="0" w:color="000000"/>
              <w:right w:val="single" w:sz="4" w:space="0" w:color="000000"/>
            </w:tcBorders>
          </w:tcPr>
          <w:p w14:paraId="38DA6603" w14:textId="77777777" w:rsidR="0054391F" w:rsidRDefault="00C826BD">
            <w:pPr>
              <w:spacing w:after="0"/>
              <w:ind w:left="362" w:right="1178" w:hanging="362"/>
              <w:jc w:val="both"/>
            </w:pPr>
            <w:r>
              <w:rPr>
                <w:sz w:val="20"/>
                <w:szCs w:val="20"/>
              </w:rPr>
              <w:t xml:space="preserve">3. إقامة إضافية (غرفة فقط) لشخص للإقامة معك وتكاليف العودة معك، في حال كان ذلك ضروريًا وفقًا لمشورة طبية.</w:t>
            </w:r>
          </w:p>
        </w:tc>
      </w:tr>
      <w:tr w:rsidR="0054391F" w14:paraId="76641D1A" w14:textId="77777777">
        <w:trPr>
          <w:trHeight w:val="1687"/>
        </w:trPr>
        <w:tc>
          <w:tcPr>
            <w:tcW w:w="5877" w:type="dxa"/>
            <w:tcBorders>
              <w:top w:val="single" w:sz="4" w:space="0" w:color="000000"/>
              <w:left w:val="single" w:sz="4" w:space="0" w:color="000000"/>
              <w:bottom w:val="single" w:sz="4" w:space="0" w:color="000000"/>
              <w:right w:val="single" w:sz="4" w:space="0" w:color="000000"/>
            </w:tcBorders>
          </w:tcPr>
          <w:p w14:paraId="5F40FA3B" w14:textId="77777777" w:rsidR="0054391F" w:rsidRDefault="00C826BD">
            <w:pPr>
              <w:bidi w:val="0"/>
              <w:spacing w:after="0"/>
              <w:ind w:left="449" w:hanging="360"/>
              <w:jc w:val="both"/>
            </w:pPr>
            <w:r>
              <w:rPr>
                <w:sz w:val="20"/>
              </w:rPr>
              <w:lastRenderedPageBreak/>
              <w:t>4.</w:t>
            </w:r>
            <w:r>
              <w:rPr>
                <w:rFonts w:ascii="Arial" w:eastAsia="Arial" w:hAnsi="Arial" w:cs="Arial"/>
                <w:sz w:val="20"/>
              </w:rPr>
              <w:t xml:space="preserve"> </w:t>
            </w:r>
            <w:r>
              <w:rPr>
                <w:sz w:val="20"/>
              </w:rPr>
              <w:t xml:space="preserve">The costs for one relative or friend to travel from your home area to stay with you and travel home with you, if this is necessary due to medical advice. </w:t>
            </w:r>
          </w:p>
        </w:tc>
        <w:tc>
          <w:tcPr>
            <w:tcW w:w="5713" w:type="dxa"/>
            <w:tcBorders>
              <w:top w:val="single" w:sz="4" w:space="0" w:color="000000"/>
              <w:left w:val="single" w:sz="4" w:space="0" w:color="000000"/>
              <w:bottom w:val="single" w:sz="4" w:space="0" w:color="000000"/>
              <w:right w:val="single" w:sz="4" w:space="0" w:color="000000"/>
            </w:tcBorders>
          </w:tcPr>
          <w:p w14:paraId="5ACC9B06" w14:textId="77777777" w:rsidR="0054391F" w:rsidRDefault="00C826BD">
            <w:pPr>
              <w:spacing w:after="0"/>
              <w:ind w:left="1" w:right="1313" w:hanging="1"/>
              <w:jc w:val="both"/>
            </w:pPr>
            <w:r>
              <w:rPr>
                <w:sz w:val="20"/>
                <w:szCs w:val="20"/>
              </w:rPr>
              <w:t xml:space="preserve">4. تكاليف سفر قريب أو صديق واحد من منطقة محل إقامتك للإقامة معك وتكاليف العودة معك، في حال كان ذلك ضروريًا وفقًا لمشورة طبية.</w:t>
            </w:r>
          </w:p>
        </w:tc>
      </w:tr>
      <w:tr w:rsidR="0054391F" w:rsidRPr="004D348F" w14:paraId="5B0D14A2" w14:textId="77777777">
        <w:trPr>
          <w:trHeight w:val="319"/>
        </w:trPr>
        <w:tc>
          <w:tcPr>
            <w:tcW w:w="5877" w:type="dxa"/>
            <w:tcBorders>
              <w:top w:val="single" w:sz="4" w:space="0" w:color="000000"/>
              <w:left w:val="single" w:sz="4" w:space="0" w:color="000000"/>
              <w:bottom w:val="single" w:sz="4" w:space="0" w:color="000000"/>
              <w:right w:val="single" w:sz="4" w:space="0" w:color="000000"/>
            </w:tcBorders>
          </w:tcPr>
          <w:p w14:paraId="79BD6C2C" w14:textId="77777777" w:rsidR="0054391F" w:rsidRPr="004D348F" w:rsidRDefault="00C826BD">
            <w:pPr>
              <w:bidi w:val="0"/>
              <w:spacing w:after="0"/>
              <w:ind w:left="720"/>
              <w:jc w:val="left"/>
              <w:rPr>
                <w:color w:val="80340D" w:themeColor="accent2" w:themeShade="80"/>
                <w:rPrChange w:id="640" w:author="Roshny Ravindran" w:date="2026-08-04T08:07:00Z" w16du:dateUtc="2026-08-04T04:07:00Z">
                  <w:rPr/>
                </w:rPrChange>
              </w:rPr>
            </w:pPr>
            <w:r>
              <w:rPr>
                <w:b/>
                <w:color w:val="80340D" w:themeColor="accent2" w:themeShade="80"/>
                <w:rPrChange w:id="641" w:author="Roshny Ravindran" w:date="2026-08-04T08:07:00Z" w16du:dateUtc="2026-08-04T04:07:00Z">
                  <w:rPr>
                    <w:b/>
                    <w:color w:val="FF0000"/>
                  </w:rPr>
                </w:rPrChange>
              </w:rPr>
              <w:t xml:space="preserve">B. </w:t>
            </w:r>
            <w:r>
              <w:rPr>
                <w:b/>
                <w:color w:val="80340D" w:themeColor="accent2" w:themeShade="80"/>
                <w:sz w:val="20"/>
                <w:rPrChange w:id="642" w:author="Roshny Ravindran" w:date="2026-08-04T08:07:00Z" w16du:dateUtc="2026-08-04T04:07:00Z">
                  <w:rPr>
                    <w:b/>
                    <w:color w:val="FF0000"/>
                    <w:sz w:val="20"/>
                  </w:rPr>
                </w:rPrChange>
              </w:rPr>
              <w:t>Repatriation</w:t>
            </w:r>
            <w:r>
              <w:rPr>
                <w:b/>
                <w:color w:val="80340D" w:themeColor="accent2" w:themeShade="80"/>
                <w:sz w:val="20"/>
                <w:rPrChange w:id="643" w:author="Roshny Ravindran" w:date="2026-08-04T08:07:00Z" w16du:dateUtc="2026-08-04T04:07:00Z">
                  <w:rPr>
                    <w:b/>
                    <w:sz w:val="20"/>
                  </w:rPr>
                </w:rPrChange>
              </w:rPr>
              <w:t xml:space="preserve"> </w:t>
            </w:r>
          </w:p>
        </w:tc>
        <w:tc>
          <w:tcPr>
            <w:tcW w:w="5713" w:type="dxa"/>
            <w:tcBorders>
              <w:top w:val="single" w:sz="4" w:space="0" w:color="000000"/>
              <w:left w:val="single" w:sz="4" w:space="0" w:color="000000"/>
              <w:bottom w:val="single" w:sz="4" w:space="0" w:color="000000"/>
              <w:right w:val="single" w:sz="4" w:space="0" w:color="000000"/>
            </w:tcBorders>
          </w:tcPr>
          <w:p w14:paraId="72EBCC64" w14:textId="77777777" w:rsidR="0054391F" w:rsidRPr="004D348F" w:rsidRDefault="00C826BD">
            <w:pPr>
              <w:spacing w:after="0"/>
              <w:ind w:right="231"/>
              <w:jc w:val="center"/>
              <w:rPr>
                <w:color w:val="80340D" w:themeColor="accent2" w:themeShade="80"/>
                <w:rPrChange w:id="644" w:author="Roshny Ravindran" w:date="2026-08-04T08:07:00Z" w16du:dateUtc="2026-08-04T04:07:00Z">
                  <w:rPr/>
                </w:rPrChange>
              </w:rPr>
            </w:pPr>
            <w:r>
              <w:rPr>
                <w:b/>
                <w:bCs/>
                <w:color w:val="80340D" w:themeColor="accent2" w:themeShade="80"/>
                <w:sz w:val="20"/>
                <w:szCs w:val="20"/>
                <w:rtl/>
                <w:rPrChange w:id="645" w:author="Roshny Ravindran" w:date="2026-08-04T08:07:00Z" w16du:dateUtc="2026-08-04T04:07:00Z">
                  <w:rPr>
                    <w:b/>
                    <w:bCs/>
                    <w:color w:val="FF0000"/>
                    <w:sz w:val="20"/>
                    <w:szCs w:val="20"/>
                    <w:rtl/>
                  </w:rPr>
                </w:rPrChange>
              </w:rPr>
              <w:t xml:space="preserve">ب. الإعادة إلى الوطن</w:t>
            </w:r>
          </w:p>
        </w:tc>
      </w:tr>
      <w:tr w:rsidR="0054391F" w14:paraId="3377159B" w14:textId="77777777">
        <w:trPr>
          <w:trHeight w:val="653"/>
        </w:trPr>
        <w:tc>
          <w:tcPr>
            <w:tcW w:w="5877" w:type="dxa"/>
            <w:tcBorders>
              <w:top w:val="single" w:sz="4" w:space="0" w:color="000000"/>
              <w:left w:val="single" w:sz="4" w:space="0" w:color="000000"/>
              <w:bottom w:val="single" w:sz="4" w:space="0" w:color="000000"/>
              <w:right w:val="single" w:sz="4" w:space="0" w:color="000000"/>
            </w:tcBorders>
          </w:tcPr>
          <w:p w14:paraId="1FDD71E1" w14:textId="77777777" w:rsidR="0054391F" w:rsidRDefault="00C826BD">
            <w:pPr>
              <w:bidi w:val="0"/>
              <w:spacing w:after="0"/>
              <w:ind w:left="108"/>
              <w:jc w:val="both"/>
            </w:pPr>
            <w:r>
              <w:rPr>
                <w:sz w:val="20"/>
              </w:rPr>
              <w:t xml:space="preserve">We will pay additional costs incurred to return you to your home area if we think this is medically necessary. </w:t>
            </w:r>
          </w:p>
        </w:tc>
        <w:tc>
          <w:tcPr>
            <w:tcW w:w="5713" w:type="dxa"/>
            <w:tcBorders>
              <w:top w:val="single" w:sz="4" w:space="0" w:color="000000"/>
              <w:left w:val="single" w:sz="4" w:space="0" w:color="000000"/>
              <w:bottom w:val="single" w:sz="4" w:space="0" w:color="000000"/>
              <w:right w:val="single" w:sz="4" w:space="0" w:color="000000"/>
            </w:tcBorders>
          </w:tcPr>
          <w:p w14:paraId="0D669537" w14:textId="77777777" w:rsidR="0054391F" w:rsidRDefault="00C826BD">
            <w:pPr>
              <w:spacing w:after="0"/>
              <w:ind w:left="67" w:right="1483" w:hanging="3"/>
              <w:jc w:val="both"/>
            </w:pPr>
            <w:r>
              <w:rPr>
                <w:sz w:val="20"/>
                <w:szCs w:val="20"/>
                <w:rtl/>
              </w:rPr>
              <w:t xml:space="preserve">إننا نقوم بسداد التكاليف الإضافية المتكبدة من أجل عودتك إلى منطقة محل إقامتك في حال اعتقدنا أن هذا سيكون ضروريًا على الصعيد الطبي.</w:t>
            </w:r>
          </w:p>
        </w:tc>
      </w:tr>
    </w:tbl>
    <w:p w14:paraId="7A849EBE" w14:textId="77777777" w:rsidR="0054391F" w:rsidRDefault="0054391F">
      <w:pPr>
        <w:bidi w:val="0"/>
        <w:spacing w:after="0"/>
        <w:ind w:left="-1440" w:right="10800"/>
        <w:jc w:val="left"/>
      </w:pPr>
    </w:p>
    <w:tbl>
      <w:tblPr>
        <w:tblStyle w:val="TableGrid"/>
        <w:tblW w:w="11590" w:type="dxa"/>
        <w:tblInd w:w="-1162" w:type="dxa"/>
        <w:tblCellMar>
          <w:top w:w="26" w:type="dxa"/>
          <w:left w:w="5" w:type="dxa"/>
          <w:bottom w:w="11" w:type="dxa"/>
          <w:right w:w="2" w:type="dxa"/>
        </w:tblCellMar>
        <w:tblLook w:val="04A0" w:firstRow="1" w:lastRow="0" w:firstColumn="1" w:lastColumn="0" w:noHBand="0" w:noVBand="1"/>
      </w:tblPr>
      <w:tblGrid>
        <w:gridCol w:w="5877"/>
        <w:gridCol w:w="5713"/>
      </w:tblGrid>
      <w:tr w:rsidR="0054391F" w:rsidRPr="004D348F" w14:paraId="247DA896" w14:textId="77777777">
        <w:trPr>
          <w:trHeight w:val="322"/>
        </w:trPr>
        <w:tc>
          <w:tcPr>
            <w:tcW w:w="5877" w:type="dxa"/>
            <w:tcBorders>
              <w:top w:val="single" w:sz="4" w:space="0" w:color="000000"/>
              <w:left w:val="single" w:sz="4" w:space="0" w:color="000000"/>
              <w:bottom w:val="single" w:sz="4" w:space="0" w:color="000000"/>
              <w:right w:val="single" w:sz="4" w:space="0" w:color="000000"/>
            </w:tcBorders>
          </w:tcPr>
          <w:p w14:paraId="4CCACB25" w14:textId="77777777" w:rsidR="0054391F" w:rsidRPr="004D348F" w:rsidRDefault="00C826BD">
            <w:pPr>
              <w:bidi w:val="0"/>
              <w:spacing w:after="0"/>
              <w:ind w:left="1510"/>
              <w:jc w:val="left"/>
              <w:rPr>
                <w:color w:val="80340D" w:themeColor="accent2" w:themeShade="80"/>
                <w:rPrChange w:id="647" w:author="Roshny Ravindran" w:date="2026-08-04T08:07:00Z" w16du:dateUtc="2026-08-04T04:07:00Z">
                  <w:rPr/>
                </w:rPrChange>
              </w:rPr>
            </w:pPr>
            <w:r>
              <w:rPr>
                <w:b/>
                <w:color w:val="80340D" w:themeColor="accent2" w:themeShade="80"/>
                <w:rPrChange w:id="648" w:author="Roshny Ravindran" w:date="2026-08-04T08:07:00Z" w16du:dateUtc="2026-08-04T04:07:00Z">
                  <w:rPr>
                    <w:b/>
                    <w:color w:val="FF0000"/>
                  </w:rPr>
                </w:rPrChange>
              </w:rPr>
              <w:t xml:space="preserve">C. </w:t>
            </w:r>
            <w:r>
              <w:rPr>
                <w:b/>
                <w:color w:val="80340D" w:themeColor="accent2" w:themeShade="80"/>
                <w:sz w:val="20"/>
                <w:rPrChange w:id="649" w:author="Roshny Ravindran" w:date="2026-08-04T08:07:00Z" w16du:dateUtc="2026-08-04T04:07:00Z">
                  <w:rPr>
                    <w:b/>
                    <w:color w:val="FF0000"/>
                    <w:sz w:val="20"/>
                  </w:rPr>
                </w:rPrChange>
              </w:rPr>
              <w:t>Repatriation of the deceased</w:t>
            </w:r>
            <w:r>
              <w:rPr>
                <w:b/>
                <w:color w:val="80340D" w:themeColor="accent2" w:themeShade="80"/>
                <w:sz w:val="20"/>
                <w:rPrChange w:id="650" w:author="Roshny Ravindran" w:date="2026-08-04T08:07:00Z" w16du:dateUtc="2026-08-04T04:07:00Z">
                  <w:rPr>
                    <w:b/>
                    <w:sz w:val="20"/>
                  </w:rPr>
                </w:rPrChange>
              </w:rPr>
              <w:t xml:space="preserve"> </w:t>
            </w:r>
          </w:p>
        </w:tc>
        <w:tc>
          <w:tcPr>
            <w:tcW w:w="5713" w:type="dxa"/>
            <w:tcBorders>
              <w:top w:val="single" w:sz="4" w:space="0" w:color="000000"/>
              <w:left w:val="single" w:sz="4" w:space="0" w:color="000000"/>
              <w:bottom w:val="single" w:sz="4" w:space="0" w:color="000000"/>
              <w:right w:val="single" w:sz="4" w:space="0" w:color="000000"/>
            </w:tcBorders>
          </w:tcPr>
          <w:p w14:paraId="1AE0287B" w14:textId="77777777" w:rsidR="0054391F" w:rsidRPr="004D348F" w:rsidRDefault="00C826BD">
            <w:pPr>
              <w:spacing w:after="0"/>
              <w:ind w:left="294"/>
              <w:jc w:val="center"/>
              <w:rPr>
                <w:color w:val="80340D" w:themeColor="accent2" w:themeShade="80"/>
                <w:rPrChange w:id="651" w:author="Roshny Ravindran" w:date="2026-08-04T08:07:00Z" w16du:dateUtc="2026-08-04T04:07:00Z">
                  <w:rPr/>
                </w:rPrChange>
              </w:rPr>
            </w:pPr>
            <w:r>
              <w:rPr>
                <w:b/>
                <w:bCs/>
                <w:color w:val="80340D" w:themeColor="accent2" w:themeShade="80"/>
                <w:sz w:val="20"/>
                <w:szCs w:val="20"/>
                <w:rtl/>
                <w:rPrChange w:id="652" w:author="Roshny Ravindran" w:date="2026-08-04T08:07:00Z" w16du:dateUtc="2026-08-04T04:07:00Z">
                  <w:rPr>
                    <w:b/>
                    <w:bCs/>
                    <w:color w:val="FF0000"/>
                    <w:sz w:val="20"/>
                    <w:szCs w:val="20"/>
                    <w:rtl/>
                  </w:rPr>
                </w:rPrChange>
              </w:rPr>
              <w:t xml:space="preserve">ج. إعادة جثمان المتوفى إلى الوطن</w:t>
            </w:r>
          </w:p>
        </w:tc>
      </w:tr>
      <w:tr w:rsidR="0054391F" w14:paraId="201A0225" w14:textId="77777777">
        <w:trPr>
          <w:trHeight w:val="852"/>
        </w:trPr>
        <w:tc>
          <w:tcPr>
            <w:tcW w:w="5877" w:type="dxa"/>
            <w:tcBorders>
              <w:top w:val="single" w:sz="4" w:space="0" w:color="000000"/>
              <w:left w:val="single" w:sz="4" w:space="0" w:color="000000"/>
              <w:bottom w:val="single" w:sz="4" w:space="0" w:color="000000"/>
              <w:right w:val="single" w:sz="4" w:space="0" w:color="000000"/>
            </w:tcBorders>
          </w:tcPr>
          <w:p w14:paraId="03B95B49" w14:textId="77777777" w:rsidR="0054391F" w:rsidRDefault="00C826BD">
            <w:pPr>
              <w:bidi w:val="0"/>
              <w:spacing w:after="0"/>
              <w:ind w:left="108" w:right="141"/>
              <w:jc w:val="both"/>
            </w:pPr>
            <w:r>
              <w:rPr>
                <w:sz w:val="20"/>
              </w:rPr>
              <w:t xml:space="preserve">In the event of the death of the Insured, we will pay to the Insured’s Legal representative the expenses derived from the interment or cremation in the place where the death occurred or the cost of returning your body to your home area if you die outside of your home area. </w:t>
            </w:r>
          </w:p>
        </w:tc>
        <w:tc>
          <w:tcPr>
            <w:tcW w:w="5713" w:type="dxa"/>
            <w:tcBorders>
              <w:top w:val="single" w:sz="4" w:space="0" w:color="000000"/>
              <w:left w:val="single" w:sz="4" w:space="0" w:color="000000"/>
              <w:bottom w:val="single" w:sz="4" w:space="0" w:color="000000"/>
              <w:right w:val="single" w:sz="4" w:space="0" w:color="000000"/>
            </w:tcBorders>
          </w:tcPr>
          <w:p w14:paraId="78EFBC5C" w14:textId="77777777" w:rsidR="0054391F" w:rsidRDefault="00C826BD">
            <w:pPr>
              <w:spacing w:after="0"/>
              <w:ind w:left="61" w:right="151"/>
            </w:pPr>
            <w:r>
              <w:rPr>
                <w:sz w:val="31"/>
                <w:szCs w:val="31"/>
                <w:vertAlign w:val="superscript"/>
                <w:rtl/>
              </w:rPr>
              <w:t xml:space="preserve">في حال وفاة المؤمَّن عليه، سنسدد إلى الممثل القانوني للمؤمَّن عليه النفقات الناتجة عن الدفن أو حرق الجثمان في المكان الذي وقعت فيه الوفاة، أو تكاليف إعادة جثمانك إلى منطقة محل إقامتك في حال وفاتك خارج منطقة محل إقامتك.</w:t>
            </w:r>
          </w:p>
        </w:tc>
      </w:tr>
      <w:tr w:rsidR="0054391F" w14:paraId="3F399CE6" w14:textId="77777777">
        <w:trPr>
          <w:trHeight w:val="650"/>
        </w:trPr>
        <w:tc>
          <w:tcPr>
            <w:tcW w:w="5877" w:type="dxa"/>
            <w:tcBorders>
              <w:top w:val="single" w:sz="4" w:space="0" w:color="000000"/>
              <w:left w:val="single" w:sz="4" w:space="0" w:color="000000"/>
              <w:bottom w:val="single" w:sz="4" w:space="0" w:color="000000"/>
              <w:right w:val="single" w:sz="4" w:space="0" w:color="000000"/>
            </w:tcBorders>
          </w:tcPr>
          <w:p w14:paraId="20D10E80" w14:textId="77777777" w:rsidR="0054391F" w:rsidRDefault="00C826BD">
            <w:pPr>
              <w:bidi w:val="0"/>
              <w:spacing w:after="0"/>
              <w:ind w:left="108"/>
              <w:jc w:val="both"/>
            </w:pPr>
            <w:r>
              <w:rPr>
                <w:b/>
                <w:sz w:val="20"/>
              </w:rPr>
              <w:t xml:space="preserve">In case of transportation or repatriation of the deceased, payment of expenses for interment, cremation or funeral ceremony is excluded. </w:t>
            </w:r>
          </w:p>
        </w:tc>
        <w:tc>
          <w:tcPr>
            <w:tcW w:w="5713" w:type="dxa"/>
            <w:tcBorders>
              <w:top w:val="single" w:sz="4" w:space="0" w:color="000000"/>
              <w:left w:val="single" w:sz="4" w:space="0" w:color="000000"/>
              <w:bottom w:val="single" w:sz="4" w:space="0" w:color="000000"/>
              <w:right w:val="single" w:sz="4" w:space="0" w:color="000000"/>
            </w:tcBorders>
          </w:tcPr>
          <w:p w14:paraId="0F25FBCD" w14:textId="77777777" w:rsidR="0054391F" w:rsidRDefault="00C826BD">
            <w:pPr>
              <w:spacing w:after="0"/>
              <w:ind w:left="2" w:right="1332" w:hanging="2"/>
            </w:pPr>
            <w:r>
              <w:rPr>
                <w:b/>
                <w:bCs/>
                <w:sz w:val="31"/>
                <w:szCs w:val="31"/>
                <w:vertAlign w:val="superscript"/>
                <w:rtl/>
              </w:rPr>
              <w:t xml:space="preserve">في حال نقل أو إعادة جثمان المتوفى إلى الوطن، يتم استثناء سداد نفقات الدفن أو الحرق أو مراسم الجنازة.</w:t>
            </w:r>
          </w:p>
        </w:tc>
      </w:tr>
      <w:tr w:rsidR="0054391F" w14:paraId="03643F9F" w14:textId="77777777">
        <w:trPr>
          <w:trHeight w:val="566"/>
        </w:trPr>
        <w:tc>
          <w:tcPr>
            <w:tcW w:w="5877" w:type="dxa"/>
            <w:tcBorders>
              <w:top w:val="single" w:sz="4" w:space="0" w:color="000000"/>
              <w:left w:val="single" w:sz="4" w:space="0" w:color="000000"/>
              <w:bottom w:val="single" w:sz="4" w:space="0" w:color="000000"/>
              <w:right w:val="single" w:sz="4" w:space="0" w:color="000000"/>
            </w:tcBorders>
          </w:tcPr>
          <w:p w14:paraId="2044EA97" w14:textId="77777777" w:rsidR="0054391F" w:rsidRDefault="00C826BD">
            <w:pPr>
              <w:bidi w:val="0"/>
              <w:spacing w:after="0"/>
              <w:ind w:left="108" w:right="66"/>
              <w:jc w:val="both"/>
            </w:pPr>
            <w:r>
              <w:rPr>
                <w:sz w:val="20"/>
              </w:rPr>
              <w:t xml:space="preserve">The Insured’s legal representatives must furnish all documentary proof or certificates relating to the death certificate, receipt of expenses etc.). </w:t>
            </w:r>
          </w:p>
        </w:tc>
        <w:tc>
          <w:tcPr>
            <w:tcW w:w="5713" w:type="dxa"/>
            <w:tcBorders>
              <w:top w:val="single" w:sz="4" w:space="0" w:color="000000"/>
              <w:left w:val="single" w:sz="4" w:space="0" w:color="000000"/>
              <w:bottom w:val="single" w:sz="4" w:space="0" w:color="000000"/>
              <w:right w:val="single" w:sz="4" w:space="0" w:color="000000"/>
            </w:tcBorders>
          </w:tcPr>
          <w:p w14:paraId="0EE85DD4" w14:textId="77777777" w:rsidR="0054391F" w:rsidRDefault="00C826BD">
            <w:pPr>
              <w:spacing w:after="0"/>
              <w:ind w:left="25" w:right="1714" w:hanging="2"/>
              <w:jc w:val="both"/>
            </w:pPr>
            <w:r>
              <w:rPr>
                <w:sz w:val="20"/>
                <w:szCs w:val="20"/>
                <w:rtl/>
              </w:rPr>
              <w:t xml:space="preserve">يجب على الممثل القانوني للمؤمَّن عليه تقديم كافة الوثائق الثبوتية أو الشهادات المتعلقة بشهادة الوفاة، وإيصال النفقات، إلخ.</w:t>
            </w:r>
          </w:p>
        </w:tc>
      </w:tr>
      <w:tr w:rsidR="0054391F" w14:paraId="4AB31DFE" w14:textId="77777777">
        <w:trPr>
          <w:trHeight w:val="413"/>
        </w:trPr>
        <w:tc>
          <w:tcPr>
            <w:tcW w:w="5877" w:type="dxa"/>
            <w:tcBorders>
              <w:top w:val="single" w:sz="4" w:space="0" w:color="000000"/>
              <w:left w:val="single" w:sz="4" w:space="0" w:color="000000"/>
              <w:bottom w:val="single" w:sz="4" w:space="0" w:color="000000"/>
              <w:right w:val="single" w:sz="4" w:space="0" w:color="000000"/>
            </w:tcBorders>
          </w:tcPr>
          <w:p w14:paraId="37E973AE" w14:textId="77777777" w:rsidR="0054391F" w:rsidRDefault="00C826BD">
            <w:pPr>
              <w:bidi w:val="0"/>
              <w:spacing w:after="0"/>
              <w:ind w:left="108"/>
              <w:jc w:val="left"/>
            </w:pPr>
            <w:r>
              <w:rPr>
                <w:b/>
                <w:color w:val="FF0000"/>
                <w:sz w:val="20"/>
              </w:rPr>
              <w:t>Special exclusions which apply to section A, B &amp; C</w:t>
            </w:r>
            <w:r>
              <w:rPr>
                <w:b/>
                <w:sz w:val="20"/>
              </w:rPr>
              <w:t xml:space="preserve"> </w:t>
            </w:r>
          </w:p>
        </w:tc>
        <w:tc>
          <w:tcPr>
            <w:tcW w:w="5713" w:type="dxa"/>
            <w:tcBorders>
              <w:top w:val="single" w:sz="4" w:space="0" w:color="000000"/>
              <w:left w:val="single" w:sz="4" w:space="0" w:color="000000"/>
              <w:bottom w:val="single" w:sz="4" w:space="0" w:color="000000"/>
              <w:right w:val="single" w:sz="4" w:space="0" w:color="000000"/>
            </w:tcBorders>
            <w:vAlign w:val="bottom"/>
          </w:tcPr>
          <w:p w14:paraId="1207A78A" w14:textId="77777777" w:rsidR="0054391F" w:rsidRDefault="00C826BD">
            <w:pPr>
              <w:spacing w:after="0"/>
              <w:ind w:left="97"/>
              <w:jc w:val="left"/>
            </w:pPr>
            <w:r>
              <w:rPr>
                <w:b/>
                <w:bCs/>
                <w:color w:val="FF0000"/>
                <w:sz w:val="20"/>
                <w:szCs w:val="20"/>
                <w:rtl/>
              </w:rPr>
              <w:t xml:space="preserve">استثناءات خاصة تنطبق على الأقسام أ، ب، ج</w:t>
            </w:r>
          </w:p>
        </w:tc>
      </w:tr>
      <w:tr w:rsidR="0054391F" w14:paraId="5F4309B0" w14:textId="77777777">
        <w:trPr>
          <w:trHeight w:val="254"/>
        </w:trPr>
        <w:tc>
          <w:tcPr>
            <w:tcW w:w="5877" w:type="dxa"/>
            <w:tcBorders>
              <w:top w:val="single" w:sz="4" w:space="0" w:color="000000"/>
              <w:left w:val="single" w:sz="4" w:space="0" w:color="000000"/>
              <w:bottom w:val="single" w:sz="4" w:space="0" w:color="000000"/>
              <w:right w:val="single" w:sz="4" w:space="0" w:color="000000"/>
            </w:tcBorders>
          </w:tcPr>
          <w:p w14:paraId="54927057" w14:textId="77777777" w:rsidR="0054391F" w:rsidRPr="004D348F" w:rsidRDefault="00C826BD">
            <w:pPr>
              <w:bidi w:val="0"/>
              <w:spacing w:after="0"/>
              <w:jc w:val="left"/>
              <w:rPr>
                <w:color w:val="FF0000"/>
                <w:rPrChange w:id="656" w:author="Roshny Ravindran" w:date="2026-08-04T08:08:00Z" w16du:dateUtc="2026-08-04T04:08:00Z">
                  <w:rPr/>
                </w:rPrChange>
              </w:rPr>
            </w:pPr>
            <w:r>
              <w:rPr>
                <w:color w:val="FF0000"/>
                <w:sz w:val="20"/>
                <w:rPrChange w:id="657" w:author="Roshny Ravindran" w:date="2026-08-04T08:08:00Z" w16du:dateUtc="2026-08-04T04:08:00Z">
                  <w:rPr>
                    <w:sz w:val="20"/>
                  </w:rPr>
                </w:rPrChange>
              </w:rPr>
              <w:t xml:space="preserve">We will not cover the following: </w:t>
            </w:r>
          </w:p>
        </w:tc>
        <w:tc>
          <w:tcPr>
            <w:tcW w:w="5713" w:type="dxa"/>
            <w:tcBorders>
              <w:top w:val="single" w:sz="4" w:space="0" w:color="000000"/>
              <w:left w:val="single" w:sz="4" w:space="0" w:color="000000"/>
              <w:bottom w:val="single" w:sz="4" w:space="0" w:color="000000"/>
              <w:right w:val="single" w:sz="4" w:space="0" w:color="000000"/>
            </w:tcBorders>
          </w:tcPr>
          <w:p w14:paraId="10EC95FF" w14:textId="77777777" w:rsidR="0054391F" w:rsidRDefault="00C826BD">
            <w:pPr>
              <w:spacing w:after="0"/>
              <w:ind w:left="91"/>
              <w:jc w:val="left"/>
            </w:pPr>
            <w:r>
              <w:rPr>
                <w:sz w:val="20"/>
                <w:szCs w:val="20"/>
                <w:rtl/>
              </w:rPr>
              <w:t xml:space="preserve">إننا لن نقوم بتوفير الغطاء التأميني لما يلي:</w:t>
            </w:r>
          </w:p>
        </w:tc>
      </w:tr>
      <w:tr w:rsidR="0054391F" w14:paraId="59682750" w14:textId="77777777">
        <w:trPr>
          <w:trHeight w:val="243"/>
        </w:trPr>
        <w:tc>
          <w:tcPr>
            <w:tcW w:w="5877" w:type="dxa"/>
            <w:tcBorders>
              <w:top w:val="single" w:sz="4" w:space="0" w:color="000000"/>
              <w:left w:val="single" w:sz="4" w:space="0" w:color="000000"/>
              <w:bottom w:val="single" w:sz="4" w:space="0" w:color="000000"/>
              <w:right w:val="single" w:sz="4" w:space="0" w:color="000000"/>
            </w:tcBorders>
          </w:tcPr>
          <w:p w14:paraId="29D78BAA" w14:textId="77777777" w:rsidR="0054391F" w:rsidRPr="004D348F" w:rsidRDefault="00C826BD">
            <w:pPr>
              <w:bidi w:val="0"/>
              <w:spacing w:after="0"/>
              <w:jc w:val="left"/>
              <w:rPr>
                <w:color w:val="FF0000"/>
                <w:rPrChange w:id="658" w:author="Roshny Ravindran" w:date="2026-08-04T08:08:00Z" w16du:dateUtc="2026-08-04T04:08:00Z">
                  <w:rPr/>
                </w:rPrChange>
              </w:rPr>
            </w:pPr>
            <w:r>
              <w:rPr>
                <w:color w:val="FF0000"/>
                <w:sz w:val="20"/>
                <w:rPrChange w:id="659" w:author="Roshny Ravindran" w:date="2026-08-04T08:08:00Z" w16du:dateUtc="2026-08-04T04:08:00Z">
                  <w:rPr>
                    <w:sz w:val="20"/>
                  </w:rPr>
                </w:rPrChange>
              </w:rPr>
              <w:t xml:space="preserve"> </w:t>
            </w:r>
          </w:p>
        </w:tc>
        <w:tc>
          <w:tcPr>
            <w:tcW w:w="5713" w:type="dxa"/>
            <w:tcBorders>
              <w:top w:val="single" w:sz="4" w:space="0" w:color="000000"/>
              <w:left w:val="single" w:sz="4" w:space="0" w:color="000000"/>
              <w:bottom w:val="single" w:sz="4" w:space="0" w:color="000000"/>
              <w:right w:val="single" w:sz="4" w:space="0" w:color="000000"/>
            </w:tcBorders>
          </w:tcPr>
          <w:p w14:paraId="4D15D3B8" w14:textId="77777777" w:rsidR="0054391F" w:rsidRDefault="00C826BD">
            <w:pPr>
              <w:bidi w:val="0"/>
              <w:spacing w:after="0"/>
              <w:jc w:val="left"/>
            </w:pPr>
            <w:r>
              <w:rPr>
                <w:rFonts w:ascii="Times New Roman" w:eastAsia="Times New Roman" w:hAnsi="Times New Roman" w:cs="Times New Roman"/>
                <w:sz w:val="16"/>
              </w:rPr>
              <w:t xml:space="preserve"> </w:t>
            </w:r>
          </w:p>
        </w:tc>
      </w:tr>
      <w:tr w:rsidR="0054391F" w14:paraId="31ED6B25" w14:textId="77777777">
        <w:trPr>
          <w:trHeight w:val="602"/>
        </w:trPr>
        <w:tc>
          <w:tcPr>
            <w:tcW w:w="5877" w:type="dxa"/>
            <w:tcBorders>
              <w:top w:val="single" w:sz="4" w:space="0" w:color="000000"/>
              <w:left w:val="single" w:sz="4" w:space="0" w:color="000000"/>
              <w:bottom w:val="single" w:sz="4" w:space="0" w:color="000000"/>
              <w:right w:val="single" w:sz="4" w:space="0" w:color="000000"/>
            </w:tcBorders>
          </w:tcPr>
          <w:p w14:paraId="0BB9105E" w14:textId="77777777" w:rsidR="0054391F" w:rsidRPr="004D348F" w:rsidRDefault="00C826BD">
            <w:pPr>
              <w:bidi w:val="0"/>
              <w:spacing w:after="0"/>
              <w:ind w:left="360" w:hanging="360"/>
              <w:jc w:val="both"/>
              <w:rPr>
                <w:color w:val="FF0000"/>
                <w:rPrChange w:id="660" w:author="Roshny Ravindran" w:date="2026-08-04T08:08:00Z" w16du:dateUtc="2026-08-04T04:08:00Z">
                  <w:rPr/>
                </w:rPrChange>
              </w:rPr>
            </w:pPr>
            <w:r>
              <w:rPr>
                <w:color w:val="FF0000"/>
                <w:sz w:val="20"/>
                <w:rPrChange w:id="661" w:author="Roshny Ravindran" w:date="2026-08-04T08:08:00Z" w16du:dateUtc="2026-08-04T04:08:00Z">
                  <w:rPr>
                    <w:sz w:val="20"/>
                  </w:rPr>
                </w:rPrChange>
              </w:rPr>
              <w:t>1)</w:t>
            </w:r>
            <w:r>
              <w:rPr>
                <w:rFonts w:ascii="Arial" w:eastAsia="Arial" w:hAnsi="Arial" w:cs="Arial"/>
                <w:color w:val="FF0000"/>
                <w:sz w:val="20"/>
                <w:rPrChange w:id="662" w:author="Roshny Ravindran" w:date="2026-08-04T08:08:00Z" w16du:dateUtc="2026-08-04T04:08:00Z">
                  <w:rPr>
                    <w:rFonts w:ascii="Arial" w:eastAsia="Arial" w:hAnsi="Arial" w:cs="Arial"/>
                    <w:sz w:val="20"/>
                  </w:rPr>
                </w:rPrChange>
              </w:rPr>
              <w:t xml:space="preserve"> </w:t>
            </w:r>
            <w:r>
              <w:rPr>
                <w:color w:val="FF0000"/>
                <w:sz w:val="20"/>
                <w:rPrChange w:id="663" w:author="Roshny Ravindran" w:date="2026-08-04T08:08:00Z" w16du:dateUtc="2026-08-04T04:08:00Z">
                  <w:rPr>
                    <w:sz w:val="20"/>
                  </w:rPr>
                </w:rPrChange>
              </w:rPr>
              <w:t xml:space="preserve">Any treatment or surgery which we think you do not need immediately and can wait until you return home. Our decision is final. </w:t>
            </w:r>
          </w:p>
        </w:tc>
        <w:tc>
          <w:tcPr>
            <w:tcW w:w="5713" w:type="dxa"/>
            <w:tcBorders>
              <w:top w:val="single" w:sz="4" w:space="0" w:color="000000"/>
              <w:left w:val="single" w:sz="4" w:space="0" w:color="000000"/>
              <w:bottom w:val="single" w:sz="4" w:space="0" w:color="000000"/>
              <w:right w:val="single" w:sz="4" w:space="0" w:color="000000"/>
            </w:tcBorders>
          </w:tcPr>
          <w:p w14:paraId="55B593A1" w14:textId="77777777" w:rsidR="0054391F" w:rsidRDefault="00C826BD">
            <w:pPr>
              <w:spacing w:after="0"/>
              <w:ind w:left="63" w:right="1457" w:firstLine="2"/>
              <w:jc w:val="both"/>
            </w:pPr>
            <w:r>
              <w:rPr>
                <w:sz w:val="20"/>
                <w:szCs w:val="20"/>
              </w:rPr>
              <w:t xml:space="preserve">1. أي علاج أو عملية جراحية لا نعتقد أنك في حاجة إليها بشكل فوري ويمكنها الانتظار لحين عودتك إلى منطقة محل إقامتك. يكون قرارنا نهائيًا.</w:t>
            </w:r>
          </w:p>
        </w:tc>
      </w:tr>
      <w:tr w:rsidR="0054391F" w14:paraId="1C22CCCE" w14:textId="77777777">
        <w:trPr>
          <w:trHeight w:val="605"/>
        </w:trPr>
        <w:tc>
          <w:tcPr>
            <w:tcW w:w="5877" w:type="dxa"/>
            <w:tcBorders>
              <w:top w:val="single" w:sz="4" w:space="0" w:color="000000"/>
              <w:left w:val="single" w:sz="4" w:space="0" w:color="000000"/>
              <w:bottom w:val="single" w:sz="4" w:space="0" w:color="000000"/>
              <w:right w:val="single" w:sz="4" w:space="0" w:color="000000"/>
            </w:tcBorders>
          </w:tcPr>
          <w:p w14:paraId="7C34343E" w14:textId="77777777" w:rsidR="0054391F" w:rsidRPr="004D348F" w:rsidRDefault="00C826BD">
            <w:pPr>
              <w:bidi w:val="0"/>
              <w:spacing w:after="0"/>
              <w:ind w:left="360" w:hanging="360"/>
              <w:jc w:val="both"/>
              <w:rPr>
                <w:color w:val="FF0000"/>
                <w:rPrChange w:id="664" w:author="Roshny Ravindran" w:date="2026-08-04T08:08:00Z" w16du:dateUtc="2026-08-04T04:08:00Z">
                  <w:rPr/>
                </w:rPrChange>
              </w:rPr>
            </w:pPr>
            <w:r>
              <w:rPr>
                <w:color w:val="FF0000"/>
                <w:sz w:val="20"/>
                <w:rPrChange w:id="665" w:author="Roshny Ravindran" w:date="2026-08-04T08:08:00Z" w16du:dateUtc="2026-08-04T04:08:00Z">
                  <w:rPr>
                    <w:sz w:val="20"/>
                  </w:rPr>
                </w:rPrChange>
              </w:rPr>
              <w:t>2)</w:t>
            </w:r>
            <w:r>
              <w:rPr>
                <w:rFonts w:ascii="Arial" w:eastAsia="Arial" w:hAnsi="Arial" w:cs="Arial"/>
                <w:color w:val="FF0000"/>
                <w:sz w:val="20"/>
                <w:rPrChange w:id="666" w:author="Roshny Ravindran" w:date="2026-08-04T08:08:00Z" w16du:dateUtc="2026-08-04T04:08:00Z">
                  <w:rPr>
                    <w:rFonts w:ascii="Arial" w:eastAsia="Arial" w:hAnsi="Arial" w:cs="Arial"/>
                    <w:sz w:val="20"/>
                  </w:rPr>
                </w:rPrChange>
              </w:rPr>
              <w:t xml:space="preserve"> </w:t>
            </w:r>
            <w:r>
              <w:rPr>
                <w:color w:val="FF0000"/>
                <w:sz w:val="20"/>
                <w:rPrChange w:id="667" w:author="Roshny Ravindran" w:date="2026-08-04T08:08:00Z" w16du:dateUtc="2026-08-04T04:08:00Z">
                  <w:rPr>
                    <w:sz w:val="20"/>
                  </w:rPr>
                </w:rPrChange>
              </w:rPr>
              <w:t xml:space="preserve">Any costs of treatment or surgery that was carried out more than 12 months after the date of the incident which you are claiming for. </w:t>
            </w:r>
          </w:p>
        </w:tc>
        <w:tc>
          <w:tcPr>
            <w:tcW w:w="5713" w:type="dxa"/>
            <w:tcBorders>
              <w:top w:val="single" w:sz="4" w:space="0" w:color="000000"/>
              <w:left w:val="single" w:sz="4" w:space="0" w:color="000000"/>
              <w:bottom w:val="single" w:sz="4" w:space="0" w:color="000000"/>
              <w:right w:val="single" w:sz="4" w:space="0" w:color="000000"/>
            </w:tcBorders>
          </w:tcPr>
          <w:p w14:paraId="79C52B80" w14:textId="77777777" w:rsidR="0054391F" w:rsidRDefault="00C826BD">
            <w:pPr>
              <w:spacing w:after="0"/>
              <w:ind w:right="187"/>
            </w:pPr>
            <w:r>
              <w:rPr>
                <w:sz w:val="20"/>
                <w:szCs w:val="20"/>
              </w:rPr>
              <w:t xml:space="preserve">2. أي تكاليف متعلقة بعلاج أو عملية جراحية تم إجراؤها بعد ما يزيد عن 12 شهرًا من تاريخ الحادث الذي تتقدم بمطالبة بشأنه.</w:t>
            </w:r>
          </w:p>
        </w:tc>
      </w:tr>
      <w:tr w:rsidR="0054391F" w14:paraId="559E87B9" w14:textId="77777777">
        <w:trPr>
          <w:trHeight w:val="497"/>
        </w:trPr>
        <w:tc>
          <w:tcPr>
            <w:tcW w:w="5877" w:type="dxa"/>
            <w:tcBorders>
              <w:top w:val="single" w:sz="4" w:space="0" w:color="000000"/>
              <w:left w:val="single" w:sz="4" w:space="0" w:color="000000"/>
              <w:bottom w:val="single" w:sz="4" w:space="0" w:color="000000"/>
              <w:right w:val="single" w:sz="4" w:space="0" w:color="000000"/>
            </w:tcBorders>
          </w:tcPr>
          <w:p w14:paraId="7E17C5B0" w14:textId="77777777" w:rsidR="0054391F" w:rsidRPr="004D348F" w:rsidRDefault="00C826BD">
            <w:pPr>
              <w:bidi w:val="0"/>
              <w:spacing w:after="0"/>
              <w:jc w:val="both"/>
              <w:rPr>
                <w:color w:val="FF0000"/>
                <w:rPrChange w:id="668" w:author="Roshny Ravindran" w:date="2026-08-04T08:08:00Z" w16du:dateUtc="2026-08-04T04:08:00Z">
                  <w:rPr/>
                </w:rPrChange>
              </w:rPr>
            </w:pPr>
            <w:r>
              <w:rPr>
                <w:color w:val="FF0000"/>
                <w:sz w:val="20"/>
                <w:rPrChange w:id="669" w:author="Roshny Ravindran" w:date="2026-08-04T08:08:00Z" w16du:dateUtc="2026-08-04T04:08:00Z">
                  <w:rPr>
                    <w:sz w:val="20"/>
                  </w:rPr>
                </w:rPrChange>
              </w:rPr>
              <w:t>3)</w:t>
            </w:r>
            <w:r>
              <w:rPr>
                <w:rFonts w:ascii="Arial" w:eastAsia="Arial" w:hAnsi="Arial" w:cs="Arial"/>
                <w:color w:val="FF0000"/>
                <w:sz w:val="20"/>
                <w:rPrChange w:id="670" w:author="Roshny Ravindran" w:date="2026-08-04T08:08:00Z" w16du:dateUtc="2026-08-04T04:08:00Z">
                  <w:rPr>
                    <w:rFonts w:ascii="Arial" w:eastAsia="Arial" w:hAnsi="Arial" w:cs="Arial"/>
                    <w:sz w:val="20"/>
                  </w:rPr>
                </w:rPrChange>
              </w:rPr>
              <w:t xml:space="preserve"> </w:t>
            </w:r>
            <w:r>
              <w:rPr>
                <w:color w:val="FF0000"/>
                <w:sz w:val="20"/>
                <w:rPrChange w:id="671" w:author="Roshny Ravindran" w:date="2026-08-04T08:08:00Z" w16du:dateUtc="2026-08-04T04:08:00Z">
                  <w:rPr>
                    <w:sz w:val="20"/>
                  </w:rPr>
                </w:rPrChange>
              </w:rPr>
              <w:t xml:space="preserve">The extra cost of single or private room accommodation unless it is medically necessary. </w:t>
            </w:r>
          </w:p>
        </w:tc>
        <w:tc>
          <w:tcPr>
            <w:tcW w:w="5713" w:type="dxa"/>
            <w:tcBorders>
              <w:top w:val="single" w:sz="4" w:space="0" w:color="000000"/>
              <w:left w:val="single" w:sz="4" w:space="0" w:color="000000"/>
              <w:bottom w:val="single" w:sz="4" w:space="0" w:color="000000"/>
              <w:right w:val="single" w:sz="4" w:space="0" w:color="000000"/>
            </w:tcBorders>
          </w:tcPr>
          <w:p w14:paraId="7107DC62" w14:textId="77777777" w:rsidR="0054391F" w:rsidRDefault="00C826BD">
            <w:pPr>
              <w:spacing w:after="0"/>
              <w:ind w:left="92"/>
              <w:jc w:val="left"/>
            </w:pPr>
            <w:r>
              <w:rPr>
                <w:sz w:val="20"/>
                <w:szCs w:val="20"/>
              </w:rPr>
              <w:t xml:space="preserve">3. التكاليف الإضافية للإقامة في غرفة فردية أو خاصة ما لم تكن ضرورية طبيًا.</w:t>
            </w:r>
          </w:p>
        </w:tc>
      </w:tr>
      <w:tr w:rsidR="0054391F" w14:paraId="792BAA2B" w14:textId="77777777">
        <w:trPr>
          <w:trHeight w:val="250"/>
        </w:trPr>
        <w:tc>
          <w:tcPr>
            <w:tcW w:w="5877" w:type="dxa"/>
            <w:tcBorders>
              <w:top w:val="single" w:sz="4" w:space="0" w:color="000000"/>
              <w:left w:val="single" w:sz="4" w:space="0" w:color="000000"/>
              <w:bottom w:val="single" w:sz="4" w:space="0" w:color="000000"/>
              <w:right w:val="single" w:sz="4" w:space="0" w:color="000000"/>
            </w:tcBorders>
          </w:tcPr>
          <w:p w14:paraId="3DC9A23E" w14:textId="77777777" w:rsidR="0054391F" w:rsidRPr="004D348F" w:rsidRDefault="00C826BD">
            <w:pPr>
              <w:bidi w:val="0"/>
              <w:spacing w:after="0"/>
              <w:ind w:left="360"/>
              <w:jc w:val="left"/>
              <w:rPr>
                <w:color w:val="FF0000"/>
                <w:rPrChange w:id="672" w:author="Roshny Ravindran" w:date="2026-08-04T08:08:00Z" w16du:dateUtc="2026-08-04T04:08:00Z">
                  <w:rPr/>
                </w:rPrChange>
              </w:rPr>
            </w:pPr>
            <w:r>
              <w:rPr>
                <w:color w:val="FF0000"/>
                <w:sz w:val="20"/>
                <w:rPrChange w:id="673" w:author="Roshny Ravindran" w:date="2026-08-04T08:08:00Z" w16du:dateUtc="2026-08-04T04:08:00Z">
                  <w:rPr>
                    <w:sz w:val="20"/>
                  </w:rPr>
                </w:rPrChange>
              </w:rPr>
              <w:t xml:space="preserve">Any costs which we have not agreed beforehand. </w:t>
            </w:r>
          </w:p>
        </w:tc>
        <w:tc>
          <w:tcPr>
            <w:tcW w:w="5713" w:type="dxa"/>
            <w:tcBorders>
              <w:top w:val="single" w:sz="4" w:space="0" w:color="000000"/>
              <w:left w:val="single" w:sz="4" w:space="0" w:color="000000"/>
              <w:bottom w:val="single" w:sz="4" w:space="0" w:color="000000"/>
              <w:right w:val="single" w:sz="4" w:space="0" w:color="000000"/>
            </w:tcBorders>
          </w:tcPr>
          <w:p w14:paraId="7B61FCC9" w14:textId="77777777" w:rsidR="0054391F" w:rsidRDefault="00C826BD">
            <w:pPr>
              <w:spacing w:after="0"/>
              <w:ind w:left="92"/>
              <w:jc w:val="left"/>
            </w:pPr>
            <w:r>
              <w:rPr>
                <w:sz w:val="20"/>
                <w:szCs w:val="20"/>
              </w:rPr>
              <w:t xml:space="preserve">أي تكاليف لم يتم الاتفاق عليها معنا مسبقًا.</w:t>
            </w:r>
          </w:p>
        </w:tc>
      </w:tr>
      <w:tr w:rsidR="0054391F" w14:paraId="5DE402A2" w14:textId="77777777">
        <w:trPr>
          <w:trHeight w:val="883"/>
        </w:trPr>
        <w:tc>
          <w:tcPr>
            <w:tcW w:w="5877" w:type="dxa"/>
            <w:tcBorders>
              <w:top w:val="single" w:sz="4" w:space="0" w:color="000000"/>
              <w:left w:val="single" w:sz="4" w:space="0" w:color="000000"/>
              <w:bottom w:val="single" w:sz="4" w:space="0" w:color="000000"/>
              <w:right w:val="single" w:sz="4" w:space="0" w:color="000000"/>
            </w:tcBorders>
          </w:tcPr>
          <w:p w14:paraId="1B2C3D44" w14:textId="77777777" w:rsidR="0054391F" w:rsidRPr="004D348F" w:rsidRDefault="00C826BD">
            <w:pPr>
              <w:bidi w:val="0"/>
              <w:spacing w:after="0"/>
              <w:ind w:left="360" w:hanging="360"/>
              <w:jc w:val="both"/>
              <w:rPr>
                <w:color w:val="FF0000"/>
                <w:rPrChange w:id="674" w:author="Roshny Ravindran" w:date="2026-08-04T08:08:00Z" w16du:dateUtc="2026-08-04T04:08:00Z">
                  <w:rPr/>
                </w:rPrChange>
              </w:rPr>
            </w:pPr>
            <w:r>
              <w:rPr>
                <w:color w:val="FF0000"/>
                <w:sz w:val="20"/>
                <w:rPrChange w:id="675" w:author="Roshny Ravindran" w:date="2026-08-04T08:08:00Z" w16du:dateUtc="2026-08-04T04:08:00Z">
                  <w:rPr>
                    <w:sz w:val="20"/>
                  </w:rPr>
                </w:rPrChange>
              </w:rPr>
              <w:t>4)</w:t>
            </w:r>
            <w:r>
              <w:rPr>
                <w:rFonts w:ascii="Arial" w:eastAsia="Arial" w:hAnsi="Arial" w:cs="Arial"/>
                <w:color w:val="FF0000"/>
                <w:sz w:val="20"/>
                <w:rPrChange w:id="676" w:author="Roshny Ravindran" w:date="2026-08-04T08:08:00Z" w16du:dateUtc="2026-08-04T04:08:00Z">
                  <w:rPr>
                    <w:rFonts w:ascii="Arial" w:eastAsia="Arial" w:hAnsi="Arial" w:cs="Arial"/>
                    <w:sz w:val="20"/>
                  </w:rPr>
                </w:rPrChange>
              </w:rPr>
              <w:t xml:space="preserve"> </w:t>
            </w:r>
            <w:r>
              <w:rPr>
                <w:color w:val="FF0000"/>
                <w:sz w:val="20"/>
                <w:rPrChange w:id="677" w:author="Roshny Ravindran" w:date="2026-08-04T08:08:00Z" w16du:dateUtc="2026-08-04T04:08:00Z">
                  <w:rPr>
                    <w:sz w:val="20"/>
                  </w:rPr>
                </w:rPrChange>
              </w:rPr>
              <w:t xml:space="preserve">Treatment or services provided by a private clinic or hospital, health spa, convalescent home or any rehabilitation center, unless we have agreed that this is medically necessary. </w:t>
            </w:r>
          </w:p>
        </w:tc>
        <w:tc>
          <w:tcPr>
            <w:tcW w:w="5713" w:type="dxa"/>
            <w:tcBorders>
              <w:top w:val="single" w:sz="4" w:space="0" w:color="000000"/>
              <w:left w:val="single" w:sz="4" w:space="0" w:color="000000"/>
              <w:bottom w:val="single" w:sz="4" w:space="0" w:color="000000"/>
              <w:right w:val="single" w:sz="4" w:space="0" w:color="000000"/>
            </w:tcBorders>
          </w:tcPr>
          <w:p w14:paraId="0B37271C" w14:textId="77777777" w:rsidR="0054391F" w:rsidRDefault="00C826BD">
            <w:pPr>
              <w:spacing w:after="0"/>
              <w:ind w:left="1" w:right="1051" w:hanging="1"/>
              <w:jc w:val="both"/>
            </w:pPr>
            <w:r>
              <w:rPr>
                <w:sz w:val="20"/>
                <w:szCs w:val="20"/>
              </w:rPr>
              <w:t xml:space="preserve">4. العلاج أو الخدمات المقدمة من قبل عيادة أو مستشفى خاص أو نادٍ صحي أو مركز نقاهة أو أي مركز لإعادة التأهيل، ما لم نتفق على أن له ضرورة طبية.</w:t>
            </w:r>
          </w:p>
        </w:tc>
      </w:tr>
      <w:tr w:rsidR="0054391F" w14:paraId="70B6A8EC" w14:textId="77777777">
        <w:trPr>
          <w:trHeight w:val="500"/>
        </w:trPr>
        <w:tc>
          <w:tcPr>
            <w:tcW w:w="5877" w:type="dxa"/>
            <w:tcBorders>
              <w:top w:val="single" w:sz="4" w:space="0" w:color="000000"/>
              <w:left w:val="single" w:sz="4" w:space="0" w:color="000000"/>
              <w:bottom w:val="single" w:sz="4" w:space="0" w:color="000000"/>
              <w:right w:val="single" w:sz="4" w:space="0" w:color="000000"/>
            </w:tcBorders>
          </w:tcPr>
          <w:p w14:paraId="0F45FA2A" w14:textId="77777777" w:rsidR="0054391F" w:rsidRPr="004D348F" w:rsidRDefault="00C826BD">
            <w:pPr>
              <w:bidi w:val="0"/>
              <w:spacing w:after="0"/>
              <w:jc w:val="left"/>
              <w:rPr>
                <w:color w:val="FF0000"/>
                <w:rPrChange w:id="678" w:author="Roshny Ravindran" w:date="2026-08-04T08:08:00Z" w16du:dateUtc="2026-08-04T04:08:00Z">
                  <w:rPr/>
                </w:rPrChange>
              </w:rPr>
            </w:pPr>
            <w:r>
              <w:rPr>
                <w:color w:val="FF0000"/>
                <w:sz w:val="20"/>
                <w:rPrChange w:id="679" w:author="Roshny Ravindran" w:date="2026-08-04T08:08:00Z" w16du:dateUtc="2026-08-04T04:08:00Z">
                  <w:rPr>
                    <w:sz w:val="20"/>
                  </w:rPr>
                </w:rPrChange>
              </w:rPr>
              <w:t>5)</w:t>
            </w:r>
            <w:r>
              <w:rPr>
                <w:rFonts w:ascii="Arial" w:eastAsia="Arial" w:hAnsi="Arial" w:cs="Arial"/>
                <w:color w:val="FF0000"/>
                <w:sz w:val="20"/>
                <w:rPrChange w:id="680" w:author="Roshny Ravindran" w:date="2026-08-04T08:08:00Z" w16du:dateUtc="2026-08-04T04:08:00Z">
                  <w:rPr>
                    <w:rFonts w:ascii="Arial" w:eastAsia="Arial" w:hAnsi="Arial" w:cs="Arial"/>
                    <w:sz w:val="20"/>
                  </w:rPr>
                </w:rPrChange>
              </w:rPr>
              <w:t xml:space="preserve"> </w:t>
            </w:r>
            <w:r>
              <w:rPr>
                <w:color w:val="FF0000"/>
                <w:sz w:val="20"/>
                <w:rPrChange w:id="681" w:author="Roshny Ravindran" w:date="2026-08-04T08:08:00Z" w16du:dateUtc="2026-08-04T04:08:00Z">
                  <w:rPr>
                    <w:sz w:val="20"/>
                  </w:rPr>
                </w:rPrChange>
              </w:rPr>
              <w:t xml:space="preserve">Any medical treatment that you receive because of a pre-existing medical condition. </w:t>
            </w:r>
          </w:p>
        </w:tc>
        <w:tc>
          <w:tcPr>
            <w:tcW w:w="5713" w:type="dxa"/>
            <w:tcBorders>
              <w:top w:val="single" w:sz="4" w:space="0" w:color="000000"/>
              <w:left w:val="single" w:sz="4" w:space="0" w:color="000000"/>
              <w:bottom w:val="single" w:sz="4" w:space="0" w:color="000000"/>
              <w:right w:val="single" w:sz="4" w:space="0" w:color="000000"/>
            </w:tcBorders>
          </w:tcPr>
          <w:p w14:paraId="0A9AD3A9" w14:textId="77777777" w:rsidR="0054391F" w:rsidRDefault="00C826BD">
            <w:pPr>
              <w:spacing w:after="0"/>
              <w:ind w:left="95"/>
              <w:jc w:val="left"/>
            </w:pPr>
            <w:r>
              <w:rPr>
                <w:sz w:val="20"/>
                <w:szCs w:val="20"/>
              </w:rPr>
              <w:t xml:space="preserve">5. أي علاج طبي تلقيته بسبب حالة طبية موجودة مسبقًا.</w:t>
            </w:r>
          </w:p>
        </w:tc>
      </w:tr>
      <w:tr w:rsidR="0054391F" w14:paraId="2AB52B93" w14:textId="77777777">
        <w:trPr>
          <w:trHeight w:val="497"/>
        </w:trPr>
        <w:tc>
          <w:tcPr>
            <w:tcW w:w="5877" w:type="dxa"/>
            <w:tcBorders>
              <w:top w:val="single" w:sz="4" w:space="0" w:color="000000"/>
              <w:left w:val="single" w:sz="4" w:space="0" w:color="000000"/>
              <w:bottom w:val="single" w:sz="4" w:space="0" w:color="000000"/>
              <w:right w:val="single" w:sz="4" w:space="0" w:color="000000"/>
            </w:tcBorders>
          </w:tcPr>
          <w:p w14:paraId="2A7B5E39" w14:textId="77777777" w:rsidR="0054391F" w:rsidRPr="004D348F" w:rsidRDefault="00C826BD">
            <w:pPr>
              <w:bidi w:val="0"/>
              <w:spacing w:after="0"/>
              <w:jc w:val="left"/>
              <w:rPr>
                <w:color w:val="FF0000"/>
                <w:rPrChange w:id="682" w:author="Roshny Ravindran" w:date="2026-08-04T08:08:00Z" w16du:dateUtc="2026-08-04T04:08:00Z">
                  <w:rPr/>
                </w:rPrChange>
              </w:rPr>
            </w:pPr>
            <w:r>
              <w:rPr>
                <w:color w:val="FF0000"/>
                <w:sz w:val="20"/>
                <w:rPrChange w:id="683" w:author="Roshny Ravindran" w:date="2026-08-04T08:08:00Z" w16du:dateUtc="2026-08-04T04:08:00Z">
                  <w:rPr>
                    <w:sz w:val="20"/>
                  </w:rPr>
                </w:rPrChange>
              </w:rPr>
              <w:lastRenderedPageBreak/>
              <w:t>6)</w:t>
            </w:r>
            <w:r>
              <w:rPr>
                <w:rFonts w:ascii="Arial" w:eastAsia="Arial" w:hAnsi="Arial" w:cs="Arial"/>
                <w:color w:val="FF0000"/>
                <w:sz w:val="20"/>
                <w:rPrChange w:id="684" w:author="Roshny Ravindran" w:date="2026-08-04T08:08:00Z" w16du:dateUtc="2026-08-04T04:08:00Z">
                  <w:rPr>
                    <w:rFonts w:ascii="Arial" w:eastAsia="Arial" w:hAnsi="Arial" w:cs="Arial"/>
                    <w:sz w:val="20"/>
                  </w:rPr>
                </w:rPrChange>
              </w:rPr>
              <w:t xml:space="preserve"> </w:t>
            </w:r>
            <w:r>
              <w:rPr>
                <w:color w:val="FF0000"/>
                <w:sz w:val="20"/>
                <w:rPrChange w:id="685" w:author="Roshny Ravindran" w:date="2026-08-04T08:08:00Z" w16du:dateUtc="2026-08-04T04:08:00Z">
                  <w:rPr>
                    <w:sz w:val="20"/>
                  </w:rPr>
                </w:rPrChange>
              </w:rPr>
              <w:t xml:space="preserve">Any treatment or medication that you receive after you return to your home area. </w:t>
            </w:r>
          </w:p>
        </w:tc>
        <w:tc>
          <w:tcPr>
            <w:tcW w:w="5713" w:type="dxa"/>
            <w:tcBorders>
              <w:top w:val="single" w:sz="4" w:space="0" w:color="000000"/>
              <w:left w:val="single" w:sz="4" w:space="0" w:color="000000"/>
              <w:bottom w:val="single" w:sz="4" w:space="0" w:color="000000"/>
              <w:right w:val="single" w:sz="4" w:space="0" w:color="000000"/>
            </w:tcBorders>
          </w:tcPr>
          <w:p w14:paraId="59DA672E" w14:textId="77777777" w:rsidR="0054391F" w:rsidRDefault="00C826BD">
            <w:pPr>
              <w:spacing w:after="0"/>
              <w:ind w:left="92"/>
              <w:jc w:val="left"/>
            </w:pPr>
            <w:r>
              <w:rPr>
                <w:sz w:val="20"/>
                <w:szCs w:val="20"/>
              </w:rPr>
              <w:t xml:space="preserve">6. أي علاج أو دواء تحصل عليه بعد عودتك إلى منطقة محل إقامتك.</w:t>
            </w:r>
          </w:p>
        </w:tc>
      </w:tr>
      <w:tr w:rsidR="0054391F" w14:paraId="6870A8D4" w14:textId="77777777">
        <w:trPr>
          <w:trHeight w:val="602"/>
        </w:trPr>
        <w:tc>
          <w:tcPr>
            <w:tcW w:w="5877" w:type="dxa"/>
            <w:tcBorders>
              <w:top w:val="single" w:sz="4" w:space="0" w:color="000000"/>
              <w:left w:val="single" w:sz="4" w:space="0" w:color="000000"/>
              <w:bottom w:val="single" w:sz="4" w:space="0" w:color="000000"/>
              <w:right w:val="single" w:sz="4" w:space="0" w:color="000000"/>
            </w:tcBorders>
          </w:tcPr>
          <w:p w14:paraId="03557468" w14:textId="77777777" w:rsidR="0054391F" w:rsidRPr="004D348F" w:rsidRDefault="00C826BD">
            <w:pPr>
              <w:bidi w:val="0"/>
              <w:spacing w:after="0"/>
              <w:ind w:left="360" w:hanging="360"/>
              <w:jc w:val="both"/>
              <w:rPr>
                <w:color w:val="FF0000"/>
                <w:rPrChange w:id="686" w:author="Roshny Ravindran" w:date="2026-08-04T08:08:00Z" w16du:dateUtc="2026-08-04T04:08:00Z">
                  <w:rPr/>
                </w:rPrChange>
              </w:rPr>
            </w:pPr>
            <w:r>
              <w:rPr>
                <w:color w:val="FF0000"/>
                <w:sz w:val="20"/>
                <w:rPrChange w:id="687" w:author="Roshny Ravindran" w:date="2026-08-04T08:08:00Z" w16du:dateUtc="2026-08-04T04:08:00Z">
                  <w:rPr>
                    <w:sz w:val="20"/>
                  </w:rPr>
                </w:rPrChange>
              </w:rPr>
              <w:t>7)</w:t>
            </w:r>
            <w:r>
              <w:rPr>
                <w:rFonts w:ascii="Arial" w:eastAsia="Arial" w:hAnsi="Arial" w:cs="Arial"/>
                <w:color w:val="FF0000"/>
                <w:sz w:val="20"/>
                <w:rPrChange w:id="688" w:author="Roshny Ravindran" w:date="2026-08-04T08:08:00Z" w16du:dateUtc="2026-08-04T04:08:00Z">
                  <w:rPr>
                    <w:rFonts w:ascii="Arial" w:eastAsia="Arial" w:hAnsi="Arial" w:cs="Arial"/>
                    <w:sz w:val="20"/>
                  </w:rPr>
                </w:rPrChange>
              </w:rPr>
              <w:t xml:space="preserve"> </w:t>
            </w:r>
            <w:r>
              <w:rPr>
                <w:color w:val="FF0000"/>
                <w:sz w:val="20"/>
                <w:rPrChange w:id="689" w:author="Roshny Ravindran" w:date="2026-08-04T08:08:00Z" w16du:dateUtc="2026-08-04T04:08:00Z">
                  <w:rPr>
                    <w:sz w:val="20"/>
                  </w:rPr>
                </w:rPrChange>
              </w:rPr>
              <w:t xml:space="preserve">Any transportation or repatriation costs other than </w:t>
            </w:r>
            <w:r>
              <w:rPr>
                <w:color w:val="FF0000"/>
                <w:sz w:val="20"/>
                <w:rPrChange w:id="690" w:author="Roshny Ravindran" w:date="2026-08-04T08:08:00Z" w16du:dateUtc="2026-08-04T04:08:00Z">
                  <w:rPr>
                    <w:sz w:val="20"/>
                  </w:rPr>
                </w:rPrChange>
              </w:rPr>
              <w:t xml:space="preserve">those deemed necessary by our medical advisors. </w:t>
            </w:r>
          </w:p>
        </w:tc>
        <w:tc>
          <w:tcPr>
            <w:tcW w:w="5713" w:type="dxa"/>
            <w:tcBorders>
              <w:top w:val="single" w:sz="4" w:space="0" w:color="000000"/>
              <w:left w:val="single" w:sz="4" w:space="0" w:color="000000"/>
              <w:bottom w:val="single" w:sz="4" w:space="0" w:color="000000"/>
              <w:right w:val="single" w:sz="4" w:space="0" w:color="000000"/>
            </w:tcBorders>
          </w:tcPr>
          <w:p w14:paraId="005F70A2" w14:textId="77777777" w:rsidR="0054391F" w:rsidRDefault="00C826BD">
            <w:pPr>
              <w:spacing w:after="0"/>
              <w:ind w:left="92"/>
              <w:jc w:val="left"/>
            </w:pPr>
            <w:r>
              <w:rPr>
                <w:sz w:val="20"/>
                <w:szCs w:val="20"/>
              </w:rPr>
              <w:t xml:space="preserve">7. أي تكاليف انتقالات أو إعادة إلى الوطن بخلاف تلك التي تعتبر ضرورية من قبل استشاريينا الطبيين.</w:t>
            </w:r>
          </w:p>
        </w:tc>
      </w:tr>
      <w:tr w:rsidR="0054391F" w14:paraId="78DFD25A" w14:textId="77777777">
        <w:trPr>
          <w:trHeight w:val="290"/>
        </w:trPr>
        <w:tc>
          <w:tcPr>
            <w:tcW w:w="5877" w:type="dxa"/>
            <w:tcBorders>
              <w:top w:val="single" w:sz="4" w:space="0" w:color="000000"/>
              <w:left w:val="single" w:sz="4" w:space="0" w:color="000000"/>
              <w:bottom w:val="single" w:sz="4" w:space="0" w:color="000000"/>
              <w:right w:val="single" w:sz="4" w:space="0" w:color="000000"/>
            </w:tcBorders>
          </w:tcPr>
          <w:p w14:paraId="4509ACC7" w14:textId="77777777" w:rsidR="0054391F" w:rsidRPr="004D348F" w:rsidRDefault="00C826BD">
            <w:pPr>
              <w:bidi w:val="0"/>
              <w:spacing w:after="0"/>
              <w:jc w:val="left"/>
              <w:rPr>
                <w:color w:val="FF0000"/>
                <w:rPrChange w:id="691" w:author="Roshny Ravindran" w:date="2026-08-04T08:08:00Z" w16du:dateUtc="2026-08-04T04:08:00Z">
                  <w:rPr/>
                </w:rPrChange>
              </w:rPr>
            </w:pPr>
            <w:r>
              <w:rPr>
                <w:color w:val="FF0000"/>
                <w:sz w:val="20"/>
                <w:rPrChange w:id="692" w:author="Roshny Ravindran" w:date="2026-08-04T08:08:00Z" w16du:dateUtc="2026-08-04T04:08:00Z">
                  <w:rPr>
                    <w:sz w:val="20"/>
                  </w:rPr>
                </w:rPrChange>
              </w:rPr>
              <w:t>8)</w:t>
            </w:r>
            <w:r>
              <w:rPr>
                <w:rFonts w:ascii="Arial" w:eastAsia="Arial" w:hAnsi="Arial" w:cs="Arial"/>
                <w:color w:val="FF0000"/>
                <w:sz w:val="20"/>
                <w:rPrChange w:id="693" w:author="Roshny Ravindran" w:date="2026-08-04T08:08:00Z" w16du:dateUtc="2026-08-04T04:08:00Z">
                  <w:rPr>
                    <w:rFonts w:ascii="Arial" w:eastAsia="Arial" w:hAnsi="Arial" w:cs="Arial"/>
                    <w:sz w:val="20"/>
                  </w:rPr>
                </w:rPrChange>
              </w:rPr>
              <w:t xml:space="preserve"> </w:t>
            </w:r>
            <w:r>
              <w:rPr>
                <w:color w:val="FF0000"/>
                <w:sz w:val="20"/>
                <w:rPrChange w:id="694" w:author="Roshny Ravindran" w:date="2026-08-04T08:08:00Z" w16du:dateUtc="2026-08-04T04:08:00Z">
                  <w:rPr>
                    <w:sz w:val="20"/>
                  </w:rPr>
                </w:rPrChange>
              </w:rPr>
              <w:t xml:space="preserve">Our medical advisors’ decision on the means of repatriation is final. </w:t>
            </w:r>
          </w:p>
        </w:tc>
        <w:tc>
          <w:tcPr>
            <w:tcW w:w="5713" w:type="dxa"/>
            <w:tcBorders>
              <w:top w:val="single" w:sz="4" w:space="0" w:color="000000"/>
              <w:left w:val="single" w:sz="4" w:space="0" w:color="000000"/>
              <w:bottom w:val="single" w:sz="4" w:space="0" w:color="000000"/>
              <w:right w:val="single" w:sz="4" w:space="0" w:color="000000"/>
            </w:tcBorders>
          </w:tcPr>
          <w:p w14:paraId="1F361567" w14:textId="77777777" w:rsidR="0054391F" w:rsidRDefault="00C826BD">
            <w:pPr>
              <w:spacing w:after="0"/>
              <w:ind w:left="94"/>
              <w:jc w:val="left"/>
            </w:pPr>
            <w:r>
              <w:rPr>
                <w:sz w:val="20"/>
                <w:szCs w:val="20"/>
                <w:rtl/>
              </w:rPr>
              <w:t xml:space="preserve">8. يكون قرار استشاريينا الطبيين بخصوص وسائل الإعادة إلى الوطن نهائيًا.</w:t>
            </w:r>
          </w:p>
        </w:tc>
      </w:tr>
      <w:tr w:rsidR="0054391F" w14:paraId="31E14E14" w14:textId="77777777">
        <w:trPr>
          <w:trHeight w:val="602"/>
        </w:trPr>
        <w:tc>
          <w:tcPr>
            <w:tcW w:w="5877" w:type="dxa"/>
            <w:tcBorders>
              <w:top w:val="single" w:sz="4" w:space="0" w:color="000000"/>
              <w:left w:val="single" w:sz="4" w:space="0" w:color="000000"/>
              <w:bottom w:val="single" w:sz="4" w:space="0" w:color="000000"/>
              <w:right w:val="single" w:sz="4" w:space="0" w:color="000000"/>
            </w:tcBorders>
          </w:tcPr>
          <w:p w14:paraId="3D95C0E7" w14:textId="77777777" w:rsidR="0054391F" w:rsidRPr="004D348F" w:rsidRDefault="00C826BD">
            <w:pPr>
              <w:bidi w:val="0"/>
              <w:spacing w:after="0"/>
              <w:ind w:left="360" w:hanging="360"/>
              <w:jc w:val="both"/>
              <w:rPr>
                <w:color w:val="FF0000"/>
                <w:rPrChange w:id="695" w:author="Roshny Ravindran" w:date="2026-08-04T08:08:00Z" w16du:dateUtc="2026-08-04T04:08:00Z">
                  <w:rPr/>
                </w:rPrChange>
              </w:rPr>
            </w:pPr>
            <w:r>
              <w:rPr>
                <w:color w:val="FF0000"/>
                <w:sz w:val="20"/>
                <w:rPrChange w:id="696" w:author="Roshny Ravindran" w:date="2026-08-04T08:08:00Z" w16du:dateUtc="2026-08-04T04:08:00Z">
                  <w:rPr>
                    <w:sz w:val="20"/>
                  </w:rPr>
                </w:rPrChange>
              </w:rPr>
              <w:t>9)</w:t>
            </w:r>
            <w:r>
              <w:rPr>
                <w:rFonts w:ascii="Arial" w:eastAsia="Arial" w:hAnsi="Arial" w:cs="Arial"/>
                <w:color w:val="FF0000"/>
                <w:sz w:val="20"/>
                <w:rPrChange w:id="697" w:author="Roshny Ravindran" w:date="2026-08-04T08:08:00Z" w16du:dateUtc="2026-08-04T04:08:00Z">
                  <w:rPr>
                    <w:rFonts w:ascii="Arial" w:eastAsia="Arial" w:hAnsi="Arial" w:cs="Arial"/>
                    <w:sz w:val="20"/>
                  </w:rPr>
                </w:rPrChange>
              </w:rPr>
              <w:t xml:space="preserve"> </w:t>
            </w:r>
            <w:r>
              <w:rPr>
                <w:color w:val="FF0000"/>
                <w:sz w:val="20"/>
                <w:rPrChange w:id="698" w:author="Roshny Ravindran" w:date="2026-08-04T08:08:00Z" w16du:dateUtc="2026-08-04T04:08:00Z">
                  <w:rPr>
                    <w:sz w:val="20"/>
                  </w:rPr>
                </w:rPrChange>
              </w:rPr>
              <w:t xml:space="preserve">Any expenses incurred following your decision not to be repatriated after our medical advisor deems it safe for you to be so. </w:t>
            </w:r>
          </w:p>
        </w:tc>
        <w:tc>
          <w:tcPr>
            <w:tcW w:w="5713" w:type="dxa"/>
            <w:tcBorders>
              <w:top w:val="single" w:sz="4" w:space="0" w:color="000000"/>
              <w:left w:val="single" w:sz="4" w:space="0" w:color="000000"/>
              <w:bottom w:val="single" w:sz="4" w:space="0" w:color="000000"/>
              <w:right w:val="single" w:sz="4" w:space="0" w:color="000000"/>
            </w:tcBorders>
          </w:tcPr>
          <w:p w14:paraId="351641A6" w14:textId="77777777" w:rsidR="0054391F" w:rsidRDefault="00C826BD">
            <w:pPr>
              <w:spacing w:after="0"/>
              <w:ind w:left="92"/>
              <w:jc w:val="left"/>
            </w:pPr>
            <w:r>
              <w:rPr>
                <w:sz w:val="20"/>
                <w:szCs w:val="20"/>
              </w:rPr>
              <w:t xml:space="preserve">9. أي نفقات متكبدة بعد قرارك بعدم العودة إلى الوطن بعد أن رأى استشاريونا الطبيون أنه من الآمن لك القيام بذلك.</w:t>
            </w:r>
          </w:p>
        </w:tc>
      </w:tr>
      <w:tr w:rsidR="0054391F" w14:paraId="5C15EEC9" w14:textId="77777777">
        <w:trPr>
          <w:trHeight w:val="602"/>
        </w:trPr>
        <w:tc>
          <w:tcPr>
            <w:tcW w:w="5877" w:type="dxa"/>
            <w:tcBorders>
              <w:top w:val="single" w:sz="4" w:space="0" w:color="000000"/>
              <w:left w:val="single" w:sz="4" w:space="0" w:color="000000"/>
              <w:bottom w:val="single" w:sz="4" w:space="0" w:color="000000"/>
              <w:right w:val="single" w:sz="4" w:space="0" w:color="000000"/>
            </w:tcBorders>
          </w:tcPr>
          <w:p w14:paraId="2B7D27C3" w14:textId="77777777" w:rsidR="0054391F" w:rsidRPr="004D348F" w:rsidRDefault="00C826BD">
            <w:pPr>
              <w:bidi w:val="0"/>
              <w:spacing w:after="0"/>
              <w:ind w:left="360" w:hanging="360"/>
              <w:jc w:val="left"/>
              <w:rPr>
                <w:color w:val="FF0000"/>
                <w:rPrChange w:id="699" w:author="Roshny Ravindran" w:date="2026-08-04T08:08:00Z" w16du:dateUtc="2026-08-04T04:08:00Z">
                  <w:rPr/>
                </w:rPrChange>
              </w:rPr>
            </w:pPr>
            <w:r>
              <w:rPr>
                <w:color w:val="FF0000"/>
                <w:sz w:val="20"/>
                <w:rPrChange w:id="700" w:author="Roshny Ravindran" w:date="2026-08-04T08:08:00Z" w16du:dateUtc="2026-08-04T04:08:00Z">
                  <w:rPr>
                    <w:sz w:val="20"/>
                  </w:rPr>
                </w:rPrChange>
              </w:rPr>
              <w:t>10)</w:t>
            </w:r>
            <w:r>
              <w:rPr>
                <w:rFonts w:ascii="Arial" w:eastAsia="Arial" w:hAnsi="Arial" w:cs="Arial"/>
                <w:color w:val="FF0000"/>
                <w:sz w:val="20"/>
                <w:rPrChange w:id="701" w:author="Roshny Ravindran" w:date="2026-08-04T08:08:00Z" w16du:dateUtc="2026-08-04T04:08:00Z">
                  <w:rPr>
                    <w:rFonts w:ascii="Arial" w:eastAsia="Arial" w:hAnsi="Arial" w:cs="Arial"/>
                    <w:sz w:val="20"/>
                  </w:rPr>
                </w:rPrChange>
              </w:rPr>
              <w:t xml:space="preserve"> </w:t>
            </w:r>
            <w:r>
              <w:rPr>
                <w:color w:val="FF0000"/>
                <w:sz w:val="20"/>
                <w:rPrChange w:id="702" w:author="Roshny Ravindran" w:date="2026-08-04T08:08:00Z" w16du:dateUtc="2026-08-04T04:08:00Z">
                  <w:rPr>
                    <w:sz w:val="20"/>
                  </w:rPr>
                </w:rPrChange>
              </w:rPr>
              <w:t xml:space="preserve">Any extra costs after the time when, in our medical advisor’s opinion, you are fit to return to your home area. </w:t>
            </w:r>
          </w:p>
        </w:tc>
        <w:tc>
          <w:tcPr>
            <w:tcW w:w="5713" w:type="dxa"/>
            <w:tcBorders>
              <w:top w:val="single" w:sz="4" w:space="0" w:color="000000"/>
              <w:left w:val="single" w:sz="4" w:space="0" w:color="000000"/>
              <w:bottom w:val="single" w:sz="4" w:space="0" w:color="000000"/>
              <w:right w:val="single" w:sz="4" w:space="0" w:color="000000"/>
            </w:tcBorders>
          </w:tcPr>
          <w:p w14:paraId="7B6B3D27" w14:textId="77777777" w:rsidR="0054391F" w:rsidRDefault="00C826BD">
            <w:pPr>
              <w:spacing w:after="0"/>
              <w:ind w:right="1656" w:firstLine="1"/>
              <w:jc w:val="both"/>
            </w:pPr>
            <w:r>
              <w:rPr>
                <w:sz w:val="20"/>
                <w:szCs w:val="20"/>
              </w:rPr>
              <w:t xml:space="preserve">10. أي تكاليف إضافية بعد الوقت الذي تكون فيه، حسب رأي استشاريينا الطبيين، لائقًا للعودة إلى منطقة محل إقامتك.</w:t>
            </w:r>
          </w:p>
        </w:tc>
      </w:tr>
      <w:tr w:rsidR="0054391F" w14:paraId="25533210" w14:textId="77777777">
        <w:trPr>
          <w:trHeight w:val="884"/>
        </w:trPr>
        <w:tc>
          <w:tcPr>
            <w:tcW w:w="5877" w:type="dxa"/>
            <w:tcBorders>
              <w:top w:val="single" w:sz="4" w:space="0" w:color="000000"/>
              <w:left w:val="single" w:sz="4" w:space="0" w:color="000000"/>
              <w:bottom w:val="single" w:sz="4" w:space="0" w:color="000000"/>
              <w:right w:val="single" w:sz="4" w:space="0" w:color="000000"/>
            </w:tcBorders>
          </w:tcPr>
          <w:p w14:paraId="50768B55" w14:textId="77777777" w:rsidR="0054391F" w:rsidRPr="004D348F" w:rsidRDefault="00C826BD">
            <w:pPr>
              <w:bidi w:val="0"/>
              <w:spacing w:after="0"/>
              <w:ind w:left="360" w:hanging="360"/>
              <w:jc w:val="both"/>
              <w:rPr>
                <w:color w:val="FF0000"/>
                <w:rPrChange w:id="703" w:author="Roshny Ravindran" w:date="2026-08-04T08:08:00Z" w16du:dateUtc="2026-08-04T04:08:00Z">
                  <w:rPr/>
                </w:rPrChange>
              </w:rPr>
            </w:pPr>
            <w:r>
              <w:rPr>
                <w:color w:val="FF0000"/>
                <w:sz w:val="20"/>
                <w:rPrChange w:id="704" w:author="Roshny Ravindran" w:date="2026-08-04T08:08:00Z" w16du:dateUtc="2026-08-04T04:08:00Z">
                  <w:rPr>
                    <w:sz w:val="20"/>
                  </w:rPr>
                </w:rPrChange>
              </w:rPr>
              <w:t>11)</w:t>
            </w:r>
            <w:r>
              <w:rPr>
                <w:rFonts w:ascii="Arial" w:eastAsia="Arial" w:hAnsi="Arial" w:cs="Arial"/>
                <w:color w:val="FF0000"/>
                <w:sz w:val="20"/>
                <w:rPrChange w:id="705" w:author="Roshny Ravindran" w:date="2026-08-04T08:08:00Z" w16du:dateUtc="2026-08-04T04:08:00Z">
                  <w:rPr>
                    <w:rFonts w:ascii="Arial" w:eastAsia="Arial" w:hAnsi="Arial" w:cs="Arial"/>
                    <w:sz w:val="20"/>
                  </w:rPr>
                </w:rPrChange>
              </w:rPr>
              <w:t xml:space="preserve"> </w:t>
            </w:r>
            <w:r>
              <w:rPr>
                <w:color w:val="FF0000"/>
                <w:sz w:val="20"/>
                <w:rPrChange w:id="706" w:author="Roshny Ravindran" w:date="2026-08-04T08:08:00Z" w16du:dateUtc="2026-08-04T04:08:00Z">
                  <w:rPr>
                    <w:sz w:val="20"/>
                  </w:rPr>
                </w:rPrChange>
              </w:rPr>
              <w:t xml:space="preserve">Any medical treatment that you receive after you have refused the offer of returning to your home area, when, in the opinion of our medical advisors, you are fit to travel. </w:t>
            </w:r>
          </w:p>
        </w:tc>
        <w:tc>
          <w:tcPr>
            <w:tcW w:w="5713" w:type="dxa"/>
            <w:tcBorders>
              <w:top w:val="single" w:sz="4" w:space="0" w:color="000000"/>
              <w:left w:val="single" w:sz="4" w:space="0" w:color="000000"/>
              <w:bottom w:val="single" w:sz="4" w:space="0" w:color="000000"/>
              <w:right w:val="single" w:sz="4" w:space="0" w:color="000000"/>
            </w:tcBorders>
          </w:tcPr>
          <w:p w14:paraId="6ECC0E73" w14:textId="77777777" w:rsidR="0054391F" w:rsidRDefault="00C826BD">
            <w:pPr>
              <w:spacing w:after="0"/>
              <w:ind w:left="2" w:right="1366" w:hanging="2"/>
              <w:jc w:val="both"/>
            </w:pPr>
            <w:r>
              <w:rPr>
                <w:sz w:val="20"/>
                <w:szCs w:val="20"/>
              </w:rPr>
              <w:t xml:space="preserve">11. أي علاج طبي تتلقاه بعد رفضك عرض العودة إلى منطقة محل إقامتك، عندما تكون، حسب رأي استشاريينا الطبيين، لائقًا للسفر.</w:t>
            </w:r>
          </w:p>
        </w:tc>
      </w:tr>
      <w:tr w:rsidR="0054391F" w14:paraId="7003E103" w14:textId="77777777">
        <w:trPr>
          <w:trHeight w:val="886"/>
        </w:trPr>
        <w:tc>
          <w:tcPr>
            <w:tcW w:w="5877" w:type="dxa"/>
            <w:tcBorders>
              <w:top w:val="single" w:sz="4" w:space="0" w:color="000000"/>
              <w:left w:val="single" w:sz="4" w:space="0" w:color="000000"/>
              <w:bottom w:val="single" w:sz="4" w:space="0" w:color="000000"/>
              <w:right w:val="single" w:sz="4" w:space="0" w:color="000000"/>
            </w:tcBorders>
          </w:tcPr>
          <w:p w14:paraId="03B45307" w14:textId="77777777" w:rsidR="0054391F" w:rsidRPr="004D348F" w:rsidRDefault="00C826BD">
            <w:pPr>
              <w:bidi w:val="0"/>
              <w:spacing w:after="0"/>
              <w:ind w:left="360" w:right="263" w:hanging="360"/>
              <w:jc w:val="both"/>
              <w:rPr>
                <w:color w:val="FF0000"/>
                <w:rPrChange w:id="707" w:author="Roshny Ravindran" w:date="2026-08-04T08:08:00Z" w16du:dateUtc="2026-08-04T04:08:00Z">
                  <w:rPr/>
                </w:rPrChange>
              </w:rPr>
            </w:pPr>
            <w:r>
              <w:rPr>
                <w:color w:val="FF0000"/>
                <w:sz w:val="20"/>
                <w:rPrChange w:id="708" w:author="Roshny Ravindran" w:date="2026-08-04T08:08:00Z" w16du:dateUtc="2026-08-04T04:08:00Z">
                  <w:rPr>
                    <w:sz w:val="20"/>
                  </w:rPr>
                </w:rPrChange>
              </w:rPr>
              <w:t>12)</w:t>
            </w:r>
            <w:r>
              <w:rPr>
                <w:rFonts w:ascii="Arial" w:eastAsia="Arial" w:hAnsi="Arial" w:cs="Arial"/>
                <w:color w:val="FF0000"/>
                <w:sz w:val="20"/>
                <w:rPrChange w:id="709" w:author="Roshny Ravindran" w:date="2026-08-04T08:08:00Z" w16du:dateUtc="2026-08-04T04:08:00Z">
                  <w:rPr>
                    <w:rFonts w:ascii="Arial" w:eastAsia="Arial" w:hAnsi="Arial" w:cs="Arial"/>
                    <w:sz w:val="20"/>
                  </w:rPr>
                </w:rPrChange>
              </w:rPr>
              <w:t xml:space="preserve"> </w:t>
            </w:r>
            <w:r>
              <w:rPr>
                <w:color w:val="FF0000"/>
                <w:sz w:val="20"/>
                <w:rPrChange w:id="710" w:author="Roshny Ravindran" w:date="2026-08-04T08:08:00Z" w16du:dateUtc="2026-08-04T04:08:00Z">
                  <w:rPr>
                    <w:sz w:val="20"/>
                  </w:rPr>
                </w:rPrChange>
              </w:rPr>
              <w:t xml:space="preserve">Any claim that comes from pregnancy or childbirth, unless a qualified medical practitioner confirms that the claim comes from complications of pregnancy or childbirth. </w:t>
            </w:r>
          </w:p>
        </w:tc>
        <w:tc>
          <w:tcPr>
            <w:tcW w:w="5713" w:type="dxa"/>
            <w:tcBorders>
              <w:top w:val="single" w:sz="4" w:space="0" w:color="000000"/>
              <w:left w:val="single" w:sz="4" w:space="0" w:color="000000"/>
              <w:bottom w:val="single" w:sz="4" w:space="0" w:color="000000"/>
              <w:right w:val="single" w:sz="4" w:space="0" w:color="000000"/>
            </w:tcBorders>
          </w:tcPr>
          <w:p w14:paraId="37E1E466" w14:textId="77777777" w:rsidR="0054391F" w:rsidRDefault="00C826BD">
            <w:pPr>
              <w:spacing w:after="0"/>
              <w:ind w:right="446"/>
            </w:pPr>
            <w:r>
              <w:rPr>
                <w:sz w:val="20"/>
                <w:szCs w:val="20"/>
              </w:rPr>
              <w:t xml:space="preserve">12. أي مطالبة تنشأ عن حمل أو ولادة، ما لم يقر ممارس طبي مؤهل بأن المطالبة ناتجة عن مضاعفات الحمل أو الولادة.</w:t>
            </w:r>
          </w:p>
        </w:tc>
      </w:tr>
      <w:tr w:rsidR="0054391F" w14:paraId="16DD3A9C" w14:textId="77777777">
        <w:trPr>
          <w:trHeight w:val="883"/>
        </w:trPr>
        <w:tc>
          <w:tcPr>
            <w:tcW w:w="5877" w:type="dxa"/>
            <w:tcBorders>
              <w:top w:val="single" w:sz="4" w:space="0" w:color="000000"/>
              <w:left w:val="single" w:sz="4" w:space="0" w:color="000000"/>
              <w:bottom w:val="single" w:sz="4" w:space="0" w:color="000000"/>
              <w:right w:val="single" w:sz="4" w:space="0" w:color="000000"/>
            </w:tcBorders>
          </w:tcPr>
          <w:p w14:paraId="5FDC26A0" w14:textId="77777777" w:rsidR="0054391F" w:rsidRPr="004D348F" w:rsidRDefault="00C826BD">
            <w:pPr>
              <w:bidi w:val="0"/>
              <w:spacing w:after="0"/>
              <w:ind w:left="360" w:hanging="360"/>
              <w:jc w:val="both"/>
              <w:rPr>
                <w:color w:val="FF0000"/>
                <w:rPrChange w:id="711" w:author="Roshny Ravindran" w:date="2026-08-04T08:08:00Z" w16du:dateUtc="2026-08-04T04:08:00Z">
                  <w:rPr/>
                </w:rPrChange>
              </w:rPr>
            </w:pPr>
            <w:r>
              <w:rPr>
                <w:color w:val="FF0000"/>
                <w:sz w:val="20"/>
                <w:rPrChange w:id="712" w:author="Roshny Ravindran" w:date="2026-08-04T08:08:00Z" w16du:dateUtc="2026-08-04T04:08:00Z">
                  <w:rPr>
                    <w:sz w:val="20"/>
                  </w:rPr>
                </w:rPrChange>
              </w:rPr>
              <w:t>13)</w:t>
            </w:r>
            <w:r>
              <w:rPr>
                <w:rFonts w:ascii="Arial" w:eastAsia="Arial" w:hAnsi="Arial" w:cs="Arial"/>
                <w:color w:val="FF0000"/>
                <w:sz w:val="20"/>
                <w:rPrChange w:id="713" w:author="Roshny Ravindran" w:date="2026-08-04T08:08:00Z" w16du:dateUtc="2026-08-04T04:08:00Z">
                  <w:rPr>
                    <w:rFonts w:ascii="Arial" w:eastAsia="Arial" w:hAnsi="Arial" w:cs="Arial"/>
                    <w:sz w:val="20"/>
                  </w:rPr>
                </w:rPrChange>
              </w:rPr>
              <w:t xml:space="preserve"> </w:t>
            </w:r>
            <w:r>
              <w:rPr>
                <w:color w:val="FF0000"/>
                <w:sz w:val="20"/>
                <w:rPrChange w:id="714" w:author="Roshny Ravindran" w:date="2026-08-04T08:08:00Z" w16du:dateUtc="2026-08-04T04:08:00Z">
                  <w:rPr>
                    <w:sz w:val="20"/>
                  </w:rPr>
                </w:rPrChange>
              </w:rPr>
              <w:t xml:space="preserve">Any expenses which you or your dependents are not legally required to pay or which would not have been </w:t>
            </w:r>
            <w:r>
              <w:rPr>
                <w:color w:val="FF0000"/>
                <w:sz w:val="20"/>
                <w:rPrChange w:id="715" w:author="Roshny Ravindran" w:date="2026-08-04T08:08:00Z" w16du:dateUtc="2026-08-04T04:08:00Z">
                  <w:rPr>
                    <w:sz w:val="20"/>
                  </w:rPr>
                </w:rPrChange>
              </w:rPr>
              <w:t xml:space="preserve">applicable if no coverage had existed. </w:t>
            </w:r>
          </w:p>
        </w:tc>
        <w:tc>
          <w:tcPr>
            <w:tcW w:w="5713" w:type="dxa"/>
            <w:tcBorders>
              <w:top w:val="single" w:sz="4" w:space="0" w:color="000000"/>
              <w:left w:val="single" w:sz="4" w:space="0" w:color="000000"/>
              <w:bottom w:val="single" w:sz="4" w:space="0" w:color="000000"/>
              <w:right w:val="single" w:sz="4" w:space="0" w:color="000000"/>
            </w:tcBorders>
          </w:tcPr>
          <w:p w14:paraId="1BC2AFC1" w14:textId="77777777" w:rsidR="0054391F" w:rsidRDefault="00C826BD">
            <w:pPr>
              <w:spacing w:after="0"/>
              <w:ind w:left="65" w:right="1526" w:hanging="4"/>
            </w:pPr>
            <w:r>
              <w:rPr>
                <w:sz w:val="20"/>
                <w:szCs w:val="20"/>
              </w:rPr>
              <w:t xml:space="preserve">13. أي نفقات لا يجب عليك أو على المعالين من قبلك سدادها بشكل قانوني أو التي لم تكن لتنطبق في حال عدم وجود أي غطاء تأميني.</w:t>
            </w:r>
          </w:p>
        </w:tc>
      </w:tr>
      <w:tr w:rsidR="0054391F" w14:paraId="3F5FB63F" w14:textId="77777777">
        <w:trPr>
          <w:trHeight w:val="605"/>
        </w:trPr>
        <w:tc>
          <w:tcPr>
            <w:tcW w:w="5877" w:type="dxa"/>
            <w:tcBorders>
              <w:top w:val="single" w:sz="4" w:space="0" w:color="000000"/>
              <w:left w:val="single" w:sz="4" w:space="0" w:color="000000"/>
              <w:bottom w:val="single" w:sz="4" w:space="0" w:color="000000"/>
              <w:right w:val="single" w:sz="4" w:space="0" w:color="000000"/>
            </w:tcBorders>
          </w:tcPr>
          <w:p w14:paraId="401E2EB1" w14:textId="77777777" w:rsidR="0054391F" w:rsidRPr="004D348F" w:rsidRDefault="00C826BD">
            <w:pPr>
              <w:bidi w:val="0"/>
              <w:spacing w:after="0"/>
              <w:ind w:left="360" w:hanging="360"/>
              <w:jc w:val="both"/>
              <w:rPr>
                <w:color w:val="FF0000"/>
                <w:rPrChange w:id="716" w:author="Roshny Ravindran" w:date="2026-08-04T08:08:00Z" w16du:dateUtc="2026-08-04T04:08:00Z">
                  <w:rPr/>
                </w:rPrChange>
              </w:rPr>
            </w:pPr>
            <w:r>
              <w:rPr>
                <w:color w:val="FF0000"/>
                <w:sz w:val="20"/>
                <w:rPrChange w:id="717" w:author="Roshny Ravindran" w:date="2026-08-04T08:08:00Z" w16du:dateUtc="2026-08-04T04:08:00Z">
                  <w:rPr>
                    <w:sz w:val="20"/>
                  </w:rPr>
                </w:rPrChange>
              </w:rPr>
              <w:t>14)</w:t>
            </w:r>
            <w:r>
              <w:rPr>
                <w:rFonts w:ascii="Arial" w:eastAsia="Arial" w:hAnsi="Arial" w:cs="Arial"/>
                <w:color w:val="FF0000"/>
                <w:sz w:val="20"/>
                <w:rPrChange w:id="718" w:author="Roshny Ravindran" w:date="2026-08-04T08:08:00Z" w16du:dateUtc="2026-08-04T04:08:00Z">
                  <w:rPr>
                    <w:rFonts w:ascii="Arial" w:eastAsia="Arial" w:hAnsi="Arial" w:cs="Arial"/>
                    <w:sz w:val="20"/>
                  </w:rPr>
                </w:rPrChange>
              </w:rPr>
              <w:t xml:space="preserve"> </w:t>
            </w:r>
            <w:r>
              <w:rPr>
                <w:color w:val="FF0000"/>
                <w:sz w:val="20"/>
                <w:rPrChange w:id="719" w:author="Roshny Ravindran" w:date="2026-08-04T08:08:00Z" w16du:dateUtc="2026-08-04T04:08:00Z">
                  <w:rPr>
                    <w:sz w:val="20"/>
                  </w:rPr>
                </w:rPrChange>
              </w:rPr>
              <w:t xml:space="preserve">Any charges made which are in excess of reasonable and necessary costs, or that are for unnecessary care or treatment. </w:t>
            </w:r>
          </w:p>
        </w:tc>
        <w:tc>
          <w:tcPr>
            <w:tcW w:w="5713" w:type="dxa"/>
            <w:tcBorders>
              <w:top w:val="single" w:sz="4" w:space="0" w:color="000000"/>
              <w:left w:val="single" w:sz="4" w:space="0" w:color="000000"/>
              <w:bottom w:val="single" w:sz="4" w:space="0" w:color="000000"/>
              <w:right w:val="single" w:sz="4" w:space="0" w:color="000000"/>
            </w:tcBorders>
          </w:tcPr>
          <w:p w14:paraId="60F202BB" w14:textId="77777777" w:rsidR="0054391F" w:rsidRDefault="00C826BD">
            <w:pPr>
              <w:spacing w:after="0"/>
              <w:ind w:left="62" w:right="1699"/>
              <w:jc w:val="both"/>
            </w:pPr>
            <w:r>
              <w:rPr>
                <w:sz w:val="20"/>
                <w:szCs w:val="20"/>
              </w:rPr>
              <w:t xml:space="preserve">14. أي رسوم مفروضة تزيد عن التكاليف المعقولة والضرورية، أو تلك التي تكون مقابل رعاية أو علاج غير ضروري.</w:t>
            </w:r>
          </w:p>
        </w:tc>
      </w:tr>
    </w:tbl>
    <w:p w14:paraId="55DF6175" w14:textId="77777777" w:rsidR="0054391F" w:rsidRDefault="0054391F">
      <w:pPr>
        <w:bidi w:val="0"/>
        <w:spacing w:after="0"/>
        <w:ind w:left="-1440" w:right="10800"/>
        <w:jc w:val="left"/>
      </w:pPr>
    </w:p>
    <w:tbl>
      <w:tblPr>
        <w:tblStyle w:val="TableGrid"/>
        <w:tblW w:w="11590" w:type="dxa"/>
        <w:tblInd w:w="-1162" w:type="dxa"/>
        <w:tblCellMar>
          <w:top w:w="16" w:type="dxa"/>
          <w:left w:w="0" w:type="dxa"/>
          <w:bottom w:w="0" w:type="dxa"/>
          <w:right w:w="0" w:type="dxa"/>
        </w:tblCellMar>
        <w:tblLook w:val="04A0" w:firstRow="1" w:lastRow="0" w:firstColumn="1" w:lastColumn="0" w:noHBand="0" w:noVBand="1"/>
      </w:tblPr>
      <w:tblGrid>
        <w:gridCol w:w="5877"/>
        <w:gridCol w:w="5713"/>
        <w:tblGridChange w:id="720">
          <w:tblGrid>
            <w:gridCol w:w="5877"/>
            <w:gridCol w:w="5713"/>
          </w:tblGrid>
        </w:tblGridChange>
      </w:tblGrid>
      <w:tr w:rsidR="0054391F" w14:paraId="56BF3390" w14:textId="77777777">
        <w:trPr>
          <w:trHeight w:val="1443"/>
        </w:trPr>
        <w:tc>
          <w:tcPr>
            <w:tcW w:w="5877" w:type="dxa"/>
            <w:tcBorders>
              <w:top w:val="single" w:sz="4" w:space="0" w:color="000000"/>
              <w:left w:val="single" w:sz="4" w:space="0" w:color="000000"/>
              <w:bottom w:val="single" w:sz="4" w:space="0" w:color="000000"/>
              <w:right w:val="single" w:sz="4" w:space="0" w:color="000000"/>
            </w:tcBorders>
          </w:tcPr>
          <w:p w14:paraId="75AAA5C9" w14:textId="77777777" w:rsidR="0054391F" w:rsidRPr="004D348F" w:rsidRDefault="00C826BD">
            <w:pPr>
              <w:bidi w:val="0"/>
              <w:spacing w:after="0"/>
              <w:ind w:left="365" w:hanging="360"/>
              <w:jc w:val="left"/>
              <w:rPr>
                <w:color w:val="FF0000"/>
                <w:rPrChange w:id="721" w:author="Roshny Ravindran" w:date="2026-08-04T08:08:00Z" w16du:dateUtc="2026-08-04T04:08:00Z">
                  <w:rPr/>
                </w:rPrChange>
              </w:rPr>
            </w:pPr>
            <w:r>
              <w:rPr>
                <w:color w:val="FF0000"/>
                <w:sz w:val="20"/>
                <w:rPrChange w:id="722" w:author="Roshny Ravindran" w:date="2026-08-04T08:08:00Z" w16du:dateUtc="2026-08-04T04:08:00Z">
                  <w:rPr>
                    <w:sz w:val="20"/>
                  </w:rPr>
                </w:rPrChange>
              </w:rPr>
              <w:t>15)</w:t>
            </w:r>
            <w:r>
              <w:rPr>
                <w:rFonts w:ascii="Arial" w:eastAsia="Arial" w:hAnsi="Arial" w:cs="Arial"/>
                <w:color w:val="FF0000"/>
                <w:sz w:val="20"/>
                <w:rPrChange w:id="723" w:author="Roshny Ravindran" w:date="2026-08-04T08:08:00Z" w16du:dateUtc="2026-08-04T04:08:00Z">
                  <w:rPr>
                    <w:rFonts w:ascii="Arial" w:eastAsia="Arial" w:hAnsi="Arial" w:cs="Arial"/>
                    <w:sz w:val="20"/>
                  </w:rPr>
                </w:rPrChange>
              </w:rPr>
              <w:t xml:space="preserve"> </w:t>
            </w:r>
            <w:r>
              <w:rPr>
                <w:color w:val="FF0000"/>
                <w:sz w:val="20"/>
                <w:rPrChange w:id="724" w:author="Roshny Ravindran" w:date="2026-08-04T08:08:00Z" w16du:dateUtc="2026-08-04T04:08:00Z">
                  <w:rPr>
                    <w:sz w:val="20"/>
                  </w:rPr>
                </w:rPrChange>
              </w:rPr>
              <w:t xml:space="preserve">Any loss or damage insured by, or for any claim payable under any </w:t>
            </w:r>
            <w:r>
              <w:rPr>
                <w:color w:val="FF0000"/>
                <w:sz w:val="20"/>
                <w:rPrChange w:id="725" w:author="Roshny Ravindran" w:date="2026-08-04T08:08:00Z" w16du:dateUtc="2026-08-04T04:08:00Z">
                  <w:rPr>
                    <w:sz w:val="20"/>
                  </w:rPr>
                </w:rPrChange>
              </w:rPr>
              <w:t xml:space="preserve">other liability, group or individual insurance including any auto insurance plan providing hospital, medical or therapeutic coverage, or any other insurance in force concurrently herewith, or for which another person or entity is liable. </w:t>
            </w:r>
          </w:p>
        </w:tc>
        <w:tc>
          <w:tcPr>
            <w:tcW w:w="5713" w:type="dxa"/>
            <w:tcBorders>
              <w:top w:val="single" w:sz="4" w:space="0" w:color="000000"/>
              <w:left w:val="single" w:sz="4" w:space="0" w:color="000000"/>
              <w:bottom w:val="single" w:sz="4" w:space="0" w:color="000000"/>
              <w:right w:val="single" w:sz="4" w:space="0" w:color="000000"/>
            </w:tcBorders>
          </w:tcPr>
          <w:p w14:paraId="2EA6F985" w14:textId="77777777" w:rsidR="0054391F" w:rsidRDefault="00C826BD">
            <w:pPr>
              <w:spacing w:after="0"/>
              <w:ind w:left="94" w:right="185" w:firstLine="1"/>
              <w:jc w:val="both"/>
            </w:pPr>
            <w:r>
              <w:rPr>
                <w:sz w:val="20"/>
                <w:szCs w:val="20"/>
              </w:rPr>
              <w:t xml:space="preserve">15. أي خسارة أو أضرار مؤمَّن عليها بموجب، أو أي مطالبة مستحقة السداد بموجب، أي تأمين آخر عن المسؤولية أو تأمين جماعي أو فردي، بما في ذلك أي مخطط تأمين على السيارات يقدم غطاءً تأمينيًا للمستشفى أو غطاءً طبيًا أو علاجيًا، أو أي تأمين آخر نافذ المفعول بالتزامن مع هذه الوثيقة، أو التي يكون أي شخص أو كيان آخر مسؤولًا عنها.</w:t>
            </w:r>
          </w:p>
        </w:tc>
      </w:tr>
      <w:tr w:rsidR="0054391F" w14:paraId="1180936F" w14:textId="77777777">
        <w:trPr>
          <w:trHeight w:val="497"/>
        </w:trPr>
        <w:tc>
          <w:tcPr>
            <w:tcW w:w="5877" w:type="dxa"/>
            <w:tcBorders>
              <w:top w:val="single" w:sz="4" w:space="0" w:color="000000"/>
              <w:left w:val="single" w:sz="4" w:space="0" w:color="000000"/>
              <w:bottom w:val="single" w:sz="4" w:space="0" w:color="000000"/>
              <w:right w:val="single" w:sz="4" w:space="0" w:color="000000"/>
            </w:tcBorders>
          </w:tcPr>
          <w:p w14:paraId="002A09C3" w14:textId="77777777" w:rsidR="0054391F" w:rsidRPr="004D348F" w:rsidRDefault="00C826BD">
            <w:pPr>
              <w:bidi w:val="0"/>
              <w:spacing w:after="0"/>
              <w:ind w:left="5"/>
              <w:jc w:val="left"/>
              <w:rPr>
                <w:color w:val="FF0000"/>
                <w:rPrChange w:id="726" w:author="Roshny Ravindran" w:date="2026-08-04T08:08:00Z" w16du:dateUtc="2026-08-04T04:08:00Z">
                  <w:rPr/>
                </w:rPrChange>
              </w:rPr>
            </w:pPr>
            <w:r>
              <w:rPr>
                <w:color w:val="FF0000"/>
                <w:sz w:val="20"/>
                <w:rPrChange w:id="727" w:author="Roshny Ravindran" w:date="2026-08-04T08:08:00Z" w16du:dateUtc="2026-08-04T04:08:00Z">
                  <w:rPr>
                    <w:sz w:val="20"/>
                  </w:rPr>
                </w:rPrChange>
              </w:rPr>
              <w:t>16)</w:t>
            </w:r>
            <w:r>
              <w:rPr>
                <w:rFonts w:ascii="Arial" w:eastAsia="Arial" w:hAnsi="Arial" w:cs="Arial"/>
                <w:color w:val="FF0000"/>
                <w:sz w:val="20"/>
                <w:rPrChange w:id="728" w:author="Roshny Ravindran" w:date="2026-08-04T08:08:00Z" w16du:dateUtc="2026-08-04T04:08:00Z">
                  <w:rPr>
                    <w:rFonts w:ascii="Arial" w:eastAsia="Arial" w:hAnsi="Arial" w:cs="Arial"/>
                    <w:sz w:val="20"/>
                  </w:rPr>
                </w:rPrChange>
              </w:rPr>
              <w:t xml:space="preserve"> </w:t>
            </w:r>
            <w:r>
              <w:rPr>
                <w:color w:val="FF0000"/>
                <w:sz w:val="20"/>
                <w:rPrChange w:id="729" w:author="Roshny Ravindran" w:date="2026-08-04T08:08:00Z" w16du:dateUtc="2026-08-04T04:08:00Z">
                  <w:rPr>
                    <w:sz w:val="20"/>
                  </w:rPr>
                </w:rPrChange>
              </w:rPr>
              <w:t xml:space="preserve">Any charges caused directly or indirectly by an error of the medical provider. </w:t>
            </w:r>
          </w:p>
        </w:tc>
        <w:tc>
          <w:tcPr>
            <w:tcW w:w="5713" w:type="dxa"/>
            <w:tcBorders>
              <w:top w:val="single" w:sz="4" w:space="0" w:color="000000"/>
              <w:left w:val="single" w:sz="4" w:space="0" w:color="000000"/>
              <w:bottom w:val="single" w:sz="4" w:space="0" w:color="000000"/>
              <w:right w:val="single" w:sz="4" w:space="0" w:color="000000"/>
            </w:tcBorders>
          </w:tcPr>
          <w:p w14:paraId="67C52746" w14:textId="77777777" w:rsidR="0054391F" w:rsidRDefault="00C826BD">
            <w:pPr>
              <w:spacing w:after="0"/>
              <w:ind w:left="96"/>
              <w:jc w:val="left"/>
            </w:pPr>
            <w:r>
              <w:rPr>
                <w:szCs w:val="22"/>
              </w:rPr>
              <w:t xml:space="preserve">16. أي رسوم ناتجة بشكل مباشر أو غير مباشر عن خطأ من مقدم الرعاية الطبية.</w:t>
            </w:r>
          </w:p>
        </w:tc>
      </w:tr>
      <w:tr w:rsidR="0054391F" w14:paraId="5667D863" w14:textId="77777777">
        <w:trPr>
          <w:trHeight w:val="1544"/>
        </w:trPr>
        <w:tc>
          <w:tcPr>
            <w:tcW w:w="5877" w:type="dxa"/>
            <w:tcBorders>
              <w:top w:val="single" w:sz="4" w:space="0" w:color="000000"/>
              <w:left w:val="single" w:sz="4" w:space="0" w:color="000000"/>
              <w:bottom w:val="single" w:sz="4" w:space="0" w:color="000000"/>
              <w:right w:val="single" w:sz="4" w:space="0" w:color="000000"/>
            </w:tcBorders>
          </w:tcPr>
          <w:p w14:paraId="0CA4B383" w14:textId="77777777" w:rsidR="0054391F" w:rsidRPr="004D348F" w:rsidRDefault="00C826BD">
            <w:pPr>
              <w:bidi w:val="0"/>
              <w:spacing w:after="0"/>
              <w:ind w:left="365" w:right="3" w:hanging="360"/>
              <w:jc w:val="both"/>
              <w:rPr>
                <w:color w:val="FF0000"/>
                <w:rPrChange w:id="730" w:author="Roshny Ravindran" w:date="2026-08-04T08:08:00Z" w16du:dateUtc="2026-08-04T04:08:00Z">
                  <w:rPr/>
                </w:rPrChange>
              </w:rPr>
            </w:pPr>
            <w:r>
              <w:rPr>
                <w:color w:val="FF0000"/>
                <w:sz w:val="20"/>
                <w:rPrChange w:id="731" w:author="Roshny Ravindran" w:date="2026-08-04T08:08:00Z" w16du:dateUtc="2026-08-04T04:08:00Z">
                  <w:rPr>
                    <w:sz w:val="20"/>
                  </w:rPr>
                </w:rPrChange>
              </w:rPr>
              <w:t>17)</w:t>
            </w:r>
            <w:r>
              <w:rPr>
                <w:rFonts w:ascii="Arial" w:eastAsia="Arial" w:hAnsi="Arial" w:cs="Arial"/>
                <w:color w:val="FF0000"/>
                <w:sz w:val="20"/>
                <w:rPrChange w:id="732" w:author="Roshny Ravindran" w:date="2026-08-04T08:08:00Z" w16du:dateUtc="2026-08-04T04:08:00Z">
                  <w:rPr>
                    <w:rFonts w:ascii="Arial" w:eastAsia="Arial" w:hAnsi="Arial" w:cs="Arial"/>
                    <w:sz w:val="20"/>
                  </w:rPr>
                </w:rPrChange>
              </w:rPr>
              <w:t xml:space="preserve"> </w:t>
            </w:r>
            <w:r>
              <w:rPr>
                <w:color w:val="FF0000"/>
                <w:sz w:val="20"/>
                <w:rPrChange w:id="733" w:author="Roshny Ravindran" w:date="2026-08-04T08:08:00Z" w16du:dateUtc="2026-08-04T04:08:00Z">
                  <w:rPr>
                    <w:sz w:val="20"/>
                  </w:rPr>
                </w:rPrChange>
              </w:rPr>
              <w:t xml:space="preserve">The cost of any phone calls, other than the first call to us to tell us about the medical problem. The cost of any taxi fares (except for taxi costs paid for the initial journey to and from a hospital due to an </w:t>
            </w:r>
            <w:r>
              <w:rPr>
                <w:color w:val="FF0000"/>
                <w:rPrChange w:id="734" w:author="Roshny Ravindran" w:date="2026-08-04T08:08:00Z" w16du:dateUtc="2026-08-04T04:08:00Z">
                  <w:rPr/>
                </w:rPrChange>
              </w:rPr>
              <w:t xml:space="preserve">insured person’s illness or injury). The cost of any food and drink (unless these are a </w:t>
            </w:r>
            <w:r>
              <w:rPr>
                <w:color w:val="FF0000"/>
                <w:rPrChange w:id="735" w:author="Roshny Ravindran" w:date="2026-08-04T08:08:00Z" w16du:dateUtc="2026-08-04T04:08:00Z">
                  <w:rPr/>
                </w:rPrChange>
              </w:rPr>
              <w:t>part of your hospital costs if you are kept as an inpatient).</w:t>
            </w:r>
            <w:r>
              <w:rPr>
                <w:color w:val="FF0000"/>
                <w:sz w:val="20"/>
                <w:rPrChange w:id="736" w:author="Roshny Ravindran" w:date="2026-08-04T08:08:00Z" w16du:dateUtc="2026-08-04T04:08:00Z">
                  <w:rPr>
                    <w:sz w:val="20"/>
                  </w:rPr>
                </w:rPrChange>
              </w:rPr>
              <w:t xml:space="preserve"> </w:t>
            </w:r>
          </w:p>
        </w:tc>
        <w:tc>
          <w:tcPr>
            <w:tcW w:w="5713" w:type="dxa"/>
            <w:tcBorders>
              <w:top w:val="single" w:sz="4" w:space="0" w:color="000000"/>
              <w:left w:val="single" w:sz="4" w:space="0" w:color="000000"/>
              <w:bottom w:val="single" w:sz="4" w:space="0" w:color="000000"/>
              <w:right w:val="single" w:sz="4" w:space="0" w:color="000000"/>
            </w:tcBorders>
          </w:tcPr>
          <w:p w14:paraId="2587662F" w14:textId="77777777" w:rsidR="0054391F" w:rsidRDefault="00C826BD">
            <w:pPr>
              <w:spacing w:after="0"/>
              <w:ind w:left="94" w:right="298" w:firstLine="2"/>
              <w:jc w:val="both"/>
            </w:pPr>
            <w:r>
              <w:rPr>
                <w:szCs w:val="22"/>
              </w:rPr>
              <w:t xml:space="preserve">17. تكاليف أي مكالمات هاتفية بخلاف المكالمة الأولى إلينا لإبلاغنا بخصوص المشكلة الطبية. تكاليف أي أجرة سيارات أجرة (باستثناء تكاليف سيارات الأجرة المدفوعة من أجل الرحلة المبدئية من وإلى المستشفى نتيجة لمرض أو إصابة المؤمن عليه). تكاليف أي أطعمة أو مشروبات (ما لم تكن جزءًا من تكاليف المستشفى الخاصة بك في حال ظللت كمريض داخلي).</w:t>
            </w:r>
          </w:p>
        </w:tc>
      </w:tr>
      <w:tr w:rsidR="0054391F" w14:paraId="5B52E264" w14:textId="77777777">
        <w:trPr>
          <w:trHeight w:val="497"/>
        </w:trPr>
        <w:tc>
          <w:tcPr>
            <w:tcW w:w="5877" w:type="dxa"/>
            <w:tcBorders>
              <w:top w:val="single" w:sz="4" w:space="0" w:color="000000"/>
              <w:left w:val="single" w:sz="4" w:space="0" w:color="000000"/>
              <w:bottom w:val="single" w:sz="4" w:space="0" w:color="000000"/>
              <w:right w:val="single" w:sz="4" w:space="0" w:color="000000"/>
            </w:tcBorders>
          </w:tcPr>
          <w:p w14:paraId="68E53A75" w14:textId="77777777" w:rsidR="0054391F" w:rsidRPr="004D348F" w:rsidRDefault="00C826BD">
            <w:pPr>
              <w:bidi w:val="0"/>
              <w:spacing w:after="0"/>
              <w:ind w:left="5"/>
              <w:jc w:val="left"/>
              <w:rPr>
                <w:color w:val="FF0000"/>
                <w:rPrChange w:id="737" w:author="Roshny Ravindran" w:date="2026-08-04T08:08:00Z" w16du:dateUtc="2026-08-04T04:08:00Z">
                  <w:rPr/>
                </w:rPrChange>
              </w:rPr>
            </w:pPr>
            <w:r>
              <w:rPr>
                <w:color w:val="FF0000"/>
                <w:sz w:val="20"/>
                <w:rPrChange w:id="738" w:author="Roshny Ravindran" w:date="2026-08-04T08:08:00Z" w16du:dateUtc="2026-08-04T04:08:00Z">
                  <w:rPr>
                    <w:sz w:val="20"/>
                  </w:rPr>
                </w:rPrChange>
              </w:rPr>
              <w:t>18)</w:t>
            </w:r>
            <w:r>
              <w:rPr>
                <w:rFonts w:ascii="Arial" w:eastAsia="Arial" w:hAnsi="Arial" w:cs="Arial"/>
                <w:color w:val="FF0000"/>
                <w:sz w:val="20"/>
                <w:rPrChange w:id="739" w:author="Roshny Ravindran" w:date="2026-08-04T08:08:00Z" w16du:dateUtc="2026-08-04T04:08:00Z">
                  <w:rPr>
                    <w:rFonts w:ascii="Arial" w:eastAsia="Arial" w:hAnsi="Arial" w:cs="Arial"/>
                    <w:sz w:val="20"/>
                  </w:rPr>
                </w:rPrChange>
              </w:rPr>
              <w:t xml:space="preserve"> </w:t>
            </w:r>
            <w:r>
              <w:rPr>
                <w:color w:val="FF0000"/>
                <w:sz w:val="20"/>
                <w:rPrChange w:id="740" w:author="Roshny Ravindran" w:date="2026-08-04T08:08:00Z" w16du:dateUtc="2026-08-04T04:08:00Z">
                  <w:rPr>
                    <w:sz w:val="20"/>
                  </w:rPr>
                </w:rPrChange>
              </w:rPr>
              <w:t xml:space="preserve">Any medical treatment or tests you know you </w:t>
            </w:r>
            <w:r>
              <w:rPr>
                <w:color w:val="FF0000"/>
                <w:sz w:val="20"/>
                <w:rPrChange w:id="741" w:author="Roshny Ravindran" w:date="2026-08-04T08:08:00Z" w16du:dateUtc="2026-08-04T04:08:00Z">
                  <w:rPr>
                    <w:sz w:val="20"/>
                  </w:rPr>
                </w:rPrChange>
              </w:rPr>
              <w:t xml:space="preserve">will need during your journey. </w:t>
            </w:r>
          </w:p>
        </w:tc>
        <w:tc>
          <w:tcPr>
            <w:tcW w:w="5713" w:type="dxa"/>
            <w:tcBorders>
              <w:top w:val="single" w:sz="4" w:space="0" w:color="000000"/>
              <w:left w:val="single" w:sz="4" w:space="0" w:color="000000"/>
              <w:bottom w:val="single" w:sz="4" w:space="0" w:color="000000"/>
              <w:right w:val="single" w:sz="4" w:space="0" w:color="000000"/>
            </w:tcBorders>
          </w:tcPr>
          <w:p w14:paraId="3D009B4E" w14:textId="77777777" w:rsidR="0054391F" w:rsidRDefault="00C826BD">
            <w:pPr>
              <w:spacing w:after="0"/>
              <w:ind w:left="95"/>
              <w:jc w:val="left"/>
            </w:pPr>
            <w:r>
              <w:rPr>
                <w:szCs w:val="22"/>
              </w:rPr>
              <w:t xml:space="preserve">18. أي علاج طبي أو اختبارات تعلم أنك ستكون في حاجة إليها خلال رحلتك.</w:t>
            </w:r>
          </w:p>
        </w:tc>
      </w:tr>
      <w:tr w:rsidR="0054391F" w14:paraId="0A382A6C" w14:textId="77777777">
        <w:trPr>
          <w:trHeight w:val="497"/>
        </w:trPr>
        <w:tc>
          <w:tcPr>
            <w:tcW w:w="5877" w:type="dxa"/>
            <w:tcBorders>
              <w:top w:val="single" w:sz="4" w:space="0" w:color="000000"/>
              <w:left w:val="single" w:sz="4" w:space="0" w:color="000000"/>
              <w:bottom w:val="single" w:sz="4" w:space="0" w:color="000000"/>
              <w:right w:val="single" w:sz="4" w:space="0" w:color="000000"/>
            </w:tcBorders>
          </w:tcPr>
          <w:p w14:paraId="15C3F51E" w14:textId="77777777" w:rsidR="0054391F" w:rsidRPr="004D348F" w:rsidRDefault="00C826BD">
            <w:pPr>
              <w:bidi w:val="0"/>
              <w:spacing w:after="0"/>
              <w:ind w:left="5"/>
              <w:jc w:val="left"/>
              <w:rPr>
                <w:color w:val="FF0000"/>
                <w:rPrChange w:id="742" w:author="Roshny Ravindran" w:date="2026-08-04T08:08:00Z" w16du:dateUtc="2026-08-04T04:08:00Z">
                  <w:rPr/>
                </w:rPrChange>
              </w:rPr>
            </w:pPr>
            <w:r>
              <w:rPr>
                <w:color w:val="FF0000"/>
                <w:sz w:val="20"/>
                <w:rPrChange w:id="743" w:author="Roshny Ravindran" w:date="2026-08-04T08:08:00Z" w16du:dateUtc="2026-08-04T04:08:00Z">
                  <w:rPr>
                    <w:sz w:val="20"/>
                  </w:rPr>
                </w:rPrChange>
              </w:rPr>
              <w:lastRenderedPageBreak/>
              <w:t>19)</w:t>
            </w:r>
            <w:r>
              <w:rPr>
                <w:rFonts w:ascii="Arial" w:eastAsia="Arial" w:hAnsi="Arial" w:cs="Arial"/>
                <w:color w:val="FF0000"/>
                <w:sz w:val="20"/>
                <w:rPrChange w:id="744" w:author="Roshny Ravindran" w:date="2026-08-04T08:08:00Z" w16du:dateUtc="2026-08-04T04:08:00Z">
                  <w:rPr>
                    <w:rFonts w:ascii="Arial" w:eastAsia="Arial" w:hAnsi="Arial" w:cs="Arial"/>
                    <w:sz w:val="20"/>
                  </w:rPr>
                </w:rPrChange>
              </w:rPr>
              <w:t xml:space="preserve"> </w:t>
            </w:r>
            <w:r>
              <w:rPr>
                <w:color w:val="FF0000"/>
                <w:sz w:val="20"/>
                <w:rPrChange w:id="745" w:author="Roshny Ravindran" w:date="2026-08-04T08:08:00Z" w16du:dateUtc="2026-08-04T04:08:00Z">
                  <w:rPr>
                    <w:sz w:val="20"/>
                  </w:rPr>
                </w:rPrChange>
              </w:rPr>
              <w:t xml:space="preserve">Any costs that result from taking part in winter sports or hazardous activities. </w:t>
            </w:r>
          </w:p>
        </w:tc>
        <w:tc>
          <w:tcPr>
            <w:tcW w:w="5713" w:type="dxa"/>
            <w:tcBorders>
              <w:top w:val="single" w:sz="4" w:space="0" w:color="000000"/>
              <w:left w:val="single" w:sz="4" w:space="0" w:color="000000"/>
              <w:bottom w:val="single" w:sz="4" w:space="0" w:color="000000"/>
              <w:right w:val="single" w:sz="4" w:space="0" w:color="000000"/>
            </w:tcBorders>
          </w:tcPr>
          <w:p w14:paraId="199F2AC3" w14:textId="77777777" w:rsidR="0054391F" w:rsidRDefault="00C826BD">
            <w:pPr>
              <w:spacing w:after="0"/>
              <w:ind w:left="95"/>
              <w:jc w:val="left"/>
            </w:pPr>
            <w:r>
              <w:rPr>
                <w:szCs w:val="22"/>
              </w:rPr>
              <w:t xml:space="preserve">19. أي تكاليف ناتجة عن المشاركة في رياضات شتوية أو أنشطة خطرة.</w:t>
            </w:r>
          </w:p>
        </w:tc>
      </w:tr>
      <w:tr w:rsidR="0054391F" w14:paraId="3AB820A4" w14:textId="77777777">
        <w:trPr>
          <w:trHeight w:val="624"/>
        </w:trPr>
        <w:tc>
          <w:tcPr>
            <w:tcW w:w="5877" w:type="dxa"/>
            <w:tcBorders>
              <w:top w:val="single" w:sz="4" w:space="0" w:color="000000"/>
              <w:left w:val="single" w:sz="4" w:space="0" w:color="000000"/>
              <w:bottom w:val="single" w:sz="4" w:space="0" w:color="000000"/>
              <w:right w:val="single" w:sz="4" w:space="0" w:color="000000"/>
            </w:tcBorders>
          </w:tcPr>
          <w:p w14:paraId="27C031D3" w14:textId="77777777" w:rsidR="0054391F" w:rsidRPr="004D348F" w:rsidRDefault="00C826BD">
            <w:pPr>
              <w:bidi w:val="0"/>
              <w:spacing w:after="0"/>
              <w:ind w:left="365" w:hanging="360"/>
              <w:jc w:val="both"/>
              <w:rPr>
                <w:color w:val="FF0000"/>
                <w:rPrChange w:id="746" w:author="Roshny Ravindran" w:date="2026-08-04T08:08:00Z" w16du:dateUtc="2026-08-04T04:08:00Z">
                  <w:rPr/>
                </w:rPrChange>
              </w:rPr>
            </w:pPr>
            <w:r>
              <w:rPr>
                <w:color w:val="FF0000"/>
                <w:sz w:val="20"/>
                <w:rPrChange w:id="747" w:author="Roshny Ravindran" w:date="2026-08-04T08:08:00Z" w16du:dateUtc="2026-08-04T04:08:00Z">
                  <w:rPr>
                    <w:sz w:val="20"/>
                  </w:rPr>
                </w:rPrChange>
              </w:rPr>
              <w:t>20)</w:t>
            </w:r>
            <w:r>
              <w:rPr>
                <w:rFonts w:ascii="Arial" w:eastAsia="Arial" w:hAnsi="Arial" w:cs="Arial"/>
                <w:color w:val="FF0000"/>
                <w:sz w:val="20"/>
                <w:rPrChange w:id="748" w:author="Roshny Ravindran" w:date="2026-08-04T08:08:00Z" w16du:dateUtc="2026-08-04T04:08:00Z">
                  <w:rPr>
                    <w:rFonts w:ascii="Arial" w:eastAsia="Arial" w:hAnsi="Arial" w:cs="Arial"/>
                    <w:sz w:val="20"/>
                  </w:rPr>
                </w:rPrChange>
              </w:rPr>
              <w:t xml:space="preserve"> </w:t>
            </w:r>
            <w:r>
              <w:rPr>
                <w:color w:val="FF0000"/>
                <w:sz w:val="20"/>
                <w:rPrChange w:id="749" w:author="Roshny Ravindran" w:date="2026-08-04T08:08:00Z" w16du:dateUtc="2026-08-04T04:08:00Z">
                  <w:rPr>
                    <w:sz w:val="20"/>
                  </w:rPr>
                </w:rPrChange>
              </w:rPr>
              <w:t xml:space="preserve">Cosmetic treatment, unless we have agreed that this treatment is necessary as the result of an accident covered under this policy. </w:t>
            </w:r>
          </w:p>
        </w:tc>
        <w:tc>
          <w:tcPr>
            <w:tcW w:w="5713" w:type="dxa"/>
            <w:tcBorders>
              <w:top w:val="single" w:sz="4" w:space="0" w:color="000000"/>
              <w:left w:val="single" w:sz="4" w:space="0" w:color="000000"/>
              <w:bottom w:val="single" w:sz="4" w:space="0" w:color="000000"/>
              <w:right w:val="single" w:sz="4" w:space="0" w:color="000000"/>
            </w:tcBorders>
          </w:tcPr>
          <w:p w14:paraId="13443529" w14:textId="77777777" w:rsidR="0054391F" w:rsidRDefault="00C826BD">
            <w:pPr>
              <w:spacing w:after="0"/>
              <w:ind w:left="1" w:right="1450" w:hanging="1"/>
              <w:jc w:val="both"/>
            </w:pPr>
            <w:r>
              <w:rPr>
                <w:szCs w:val="22"/>
              </w:rPr>
              <w:t xml:space="preserve">20. العلاج التجميلي ما لم نوافق على أن هذا العلاج ضروري نتيجة لحادث مشمول في الغطاء التأميني بموجب هذه البوليصة.</w:t>
            </w:r>
          </w:p>
        </w:tc>
      </w:tr>
      <w:tr w:rsidR="0054391F" w14:paraId="6CCF561F" w14:textId="77777777">
        <w:trPr>
          <w:trHeight w:val="624"/>
        </w:trPr>
        <w:tc>
          <w:tcPr>
            <w:tcW w:w="5877" w:type="dxa"/>
            <w:tcBorders>
              <w:top w:val="single" w:sz="4" w:space="0" w:color="000000"/>
              <w:left w:val="single" w:sz="4" w:space="0" w:color="000000"/>
              <w:bottom w:val="single" w:sz="4" w:space="0" w:color="000000"/>
              <w:right w:val="single" w:sz="4" w:space="0" w:color="000000"/>
            </w:tcBorders>
          </w:tcPr>
          <w:p w14:paraId="44C8F6A4" w14:textId="77777777" w:rsidR="0054391F" w:rsidRPr="004D348F" w:rsidRDefault="00C826BD">
            <w:pPr>
              <w:bidi w:val="0"/>
              <w:spacing w:after="0"/>
              <w:ind w:left="365" w:hanging="360"/>
              <w:jc w:val="both"/>
              <w:rPr>
                <w:color w:val="FF0000"/>
                <w:rPrChange w:id="750" w:author="Roshny Ravindran" w:date="2026-08-04T08:08:00Z" w16du:dateUtc="2026-08-04T04:08:00Z">
                  <w:rPr/>
                </w:rPrChange>
              </w:rPr>
            </w:pPr>
            <w:r>
              <w:rPr>
                <w:color w:val="FF0000"/>
                <w:sz w:val="20"/>
                <w:rPrChange w:id="751" w:author="Roshny Ravindran" w:date="2026-08-04T08:08:00Z" w16du:dateUtc="2026-08-04T04:08:00Z">
                  <w:rPr>
                    <w:sz w:val="20"/>
                  </w:rPr>
                </w:rPrChange>
              </w:rPr>
              <w:t>21)</w:t>
            </w:r>
            <w:r>
              <w:rPr>
                <w:rFonts w:ascii="Arial" w:eastAsia="Arial" w:hAnsi="Arial" w:cs="Arial"/>
                <w:color w:val="FF0000"/>
                <w:sz w:val="20"/>
                <w:rPrChange w:id="752" w:author="Roshny Ravindran" w:date="2026-08-04T08:08:00Z" w16du:dateUtc="2026-08-04T04:08:00Z">
                  <w:rPr>
                    <w:rFonts w:ascii="Arial" w:eastAsia="Arial" w:hAnsi="Arial" w:cs="Arial"/>
                    <w:sz w:val="20"/>
                  </w:rPr>
                </w:rPrChange>
              </w:rPr>
              <w:t xml:space="preserve"> </w:t>
            </w:r>
            <w:r>
              <w:rPr>
                <w:color w:val="FF0000"/>
                <w:sz w:val="20"/>
                <w:rPrChange w:id="753" w:author="Roshny Ravindran" w:date="2026-08-04T08:08:00Z" w16du:dateUtc="2026-08-04T04:08:00Z">
                  <w:rPr>
                    <w:sz w:val="20"/>
                  </w:rPr>
                </w:rPrChange>
              </w:rPr>
              <w:t xml:space="preserve">Any costs that are as a result of a tropical disease, if you have not had the recommended vaccinations or taken the recommended medication. </w:t>
            </w:r>
          </w:p>
        </w:tc>
        <w:tc>
          <w:tcPr>
            <w:tcW w:w="5713" w:type="dxa"/>
            <w:tcBorders>
              <w:top w:val="single" w:sz="4" w:space="0" w:color="000000"/>
              <w:left w:val="single" w:sz="4" w:space="0" w:color="000000"/>
              <w:bottom w:val="single" w:sz="4" w:space="0" w:color="000000"/>
              <w:right w:val="single" w:sz="4" w:space="0" w:color="000000"/>
            </w:tcBorders>
          </w:tcPr>
          <w:p w14:paraId="6CAABADB" w14:textId="77777777" w:rsidR="0054391F" w:rsidRDefault="00C826BD">
            <w:pPr>
              <w:spacing w:after="0"/>
              <w:ind w:left="63" w:right="1646"/>
              <w:jc w:val="both"/>
            </w:pPr>
            <w:r>
              <w:rPr>
                <w:szCs w:val="22"/>
              </w:rPr>
              <w:t xml:space="preserve">21. أي تكاليف يتم تكبدها نتيجة لمرض استوائي في حال لم تحصل على التطعيمات الموصى بها أو لم تتناول الدواء الموصى به.</w:t>
            </w:r>
          </w:p>
        </w:tc>
      </w:tr>
      <w:tr w:rsidR="0054391F" w14:paraId="6FEBCB44" w14:textId="77777777">
        <w:trPr>
          <w:trHeight w:val="624"/>
        </w:trPr>
        <w:tc>
          <w:tcPr>
            <w:tcW w:w="5877" w:type="dxa"/>
            <w:tcBorders>
              <w:top w:val="single" w:sz="4" w:space="0" w:color="000000"/>
              <w:left w:val="single" w:sz="4" w:space="0" w:color="000000"/>
              <w:bottom w:val="single" w:sz="4" w:space="0" w:color="000000"/>
              <w:right w:val="single" w:sz="4" w:space="0" w:color="000000"/>
            </w:tcBorders>
          </w:tcPr>
          <w:p w14:paraId="6927D91F" w14:textId="77777777" w:rsidR="0054391F" w:rsidRPr="004D348F" w:rsidRDefault="00C826BD">
            <w:pPr>
              <w:bidi w:val="0"/>
              <w:spacing w:after="0"/>
              <w:ind w:left="365" w:hanging="360"/>
              <w:jc w:val="both"/>
              <w:rPr>
                <w:color w:val="FF0000"/>
                <w:rPrChange w:id="754" w:author="Roshny Ravindran" w:date="2026-08-04T08:08:00Z" w16du:dateUtc="2026-08-04T04:08:00Z">
                  <w:rPr/>
                </w:rPrChange>
              </w:rPr>
            </w:pPr>
            <w:r>
              <w:rPr>
                <w:color w:val="FF0000"/>
                <w:sz w:val="20"/>
                <w:rPrChange w:id="755" w:author="Roshny Ravindran" w:date="2026-08-04T08:08:00Z" w16du:dateUtc="2026-08-04T04:08:00Z">
                  <w:rPr>
                    <w:sz w:val="20"/>
                  </w:rPr>
                </w:rPrChange>
              </w:rPr>
              <w:t>22)</w:t>
            </w:r>
            <w:r>
              <w:rPr>
                <w:rFonts w:ascii="Arial" w:eastAsia="Arial" w:hAnsi="Arial" w:cs="Arial"/>
                <w:color w:val="FF0000"/>
                <w:sz w:val="20"/>
                <w:rPrChange w:id="756" w:author="Roshny Ravindran" w:date="2026-08-04T08:08:00Z" w16du:dateUtc="2026-08-04T04:08:00Z">
                  <w:rPr>
                    <w:rFonts w:ascii="Arial" w:eastAsia="Arial" w:hAnsi="Arial" w:cs="Arial"/>
                    <w:sz w:val="20"/>
                  </w:rPr>
                </w:rPrChange>
              </w:rPr>
              <w:t xml:space="preserve"> </w:t>
            </w:r>
            <w:r>
              <w:rPr>
                <w:color w:val="FF0000"/>
                <w:sz w:val="20"/>
                <w:rPrChange w:id="757" w:author="Roshny Ravindran" w:date="2026-08-04T08:08:00Z" w16du:dateUtc="2026-08-04T04:08:00Z">
                  <w:rPr>
                    <w:sz w:val="20"/>
                  </w:rPr>
                </w:rPrChange>
              </w:rPr>
              <w:t xml:space="preserve">Any medical or other expenses incurred directly or indirectly as a result of you travelling to receive elective surgery, treatment or procedures. </w:t>
            </w:r>
          </w:p>
        </w:tc>
        <w:tc>
          <w:tcPr>
            <w:tcW w:w="5713" w:type="dxa"/>
            <w:tcBorders>
              <w:top w:val="single" w:sz="4" w:space="0" w:color="000000"/>
              <w:left w:val="single" w:sz="4" w:space="0" w:color="000000"/>
              <w:bottom w:val="single" w:sz="4" w:space="0" w:color="000000"/>
              <w:right w:val="single" w:sz="4" w:space="0" w:color="000000"/>
            </w:tcBorders>
          </w:tcPr>
          <w:p w14:paraId="38C16FD3" w14:textId="77777777" w:rsidR="0054391F" w:rsidRDefault="00C826BD">
            <w:pPr>
              <w:spacing w:after="0"/>
              <w:ind w:left="2" w:right="1673" w:hanging="2"/>
            </w:pPr>
            <w:r>
              <w:rPr>
                <w:szCs w:val="22"/>
              </w:rPr>
              <w:t xml:space="preserve">22. أي نفقات طبية أو نفقات أخرى يتم تكبدها بشكل مباشر أو غير مباشر نتيجة لسفرك من أجل إجراء عملية جراحية أو علاج أو إجراءات أخرى اختيارية.</w:t>
            </w:r>
          </w:p>
        </w:tc>
      </w:tr>
      <w:tr w:rsidR="0054391F" w14:paraId="53BA9453" w14:textId="77777777">
        <w:trPr>
          <w:trHeight w:val="626"/>
        </w:trPr>
        <w:tc>
          <w:tcPr>
            <w:tcW w:w="5877" w:type="dxa"/>
            <w:tcBorders>
              <w:top w:val="single" w:sz="4" w:space="0" w:color="000000"/>
              <w:left w:val="single" w:sz="4" w:space="0" w:color="000000"/>
              <w:bottom w:val="single" w:sz="4" w:space="0" w:color="000000"/>
              <w:right w:val="single" w:sz="4" w:space="0" w:color="000000"/>
            </w:tcBorders>
          </w:tcPr>
          <w:p w14:paraId="43E1D2D5" w14:textId="77777777" w:rsidR="0054391F" w:rsidRPr="004D348F" w:rsidRDefault="00C826BD">
            <w:pPr>
              <w:bidi w:val="0"/>
              <w:spacing w:after="0"/>
              <w:ind w:left="365" w:hanging="360"/>
              <w:jc w:val="both"/>
              <w:rPr>
                <w:color w:val="FF0000"/>
                <w:rPrChange w:id="758" w:author="Roshny Ravindran" w:date="2026-08-04T08:08:00Z" w16du:dateUtc="2026-08-04T04:08:00Z">
                  <w:rPr/>
                </w:rPrChange>
              </w:rPr>
            </w:pPr>
            <w:r>
              <w:rPr>
                <w:color w:val="FF0000"/>
                <w:sz w:val="20"/>
                <w:rPrChange w:id="759" w:author="Roshny Ravindran" w:date="2026-08-04T08:08:00Z" w16du:dateUtc="2026-08-04T04:08:00Z">
                  <w:rPr>
                    <w:sz w:val="20"/>
                  </w:rPr>
                </w:rPrChange>
              </w:rPr>
              <w:t>23)</w:t>
            </w:r>
            <w:r>
              <w:rPr>
                <w:rFonts w:ascii="Arial" w:eastAsia="Arial" w:hAnsi="Arial" w:cs="Arial"/>
                <w:color w:val="FF0000"/>
                <w:sz w:val="20"/>
                <w:rPrChange w:id="760" w:author="Roshny Ravindran" w:date="2026-08-04T08:08:00Z" w16du:dateUtc="2026-08-04T04:08:00Z">
                  <w:rPr>
                    <w:rFonts w:ascii="Arial" w:eastAsia="Arial" w:hAnsi="Arial" w:cs="Arial"/>
                    <w:sz w:val="20"/>
                  </w:rPr>
                </w:rPrChange>
              </w:rPr>
              <w:t xml:space="preserve"> </w:t>
            </w:r>
            <w:r>
              <w:rPr>
                <w:color w:val="FF0000"/>
                <w:sz w:val="20"/>
                <w:rPrChange w:id="761" w:author="Roshny Ravindran" w:date="2026-08-04T08:08:00Z" w16du:dateUtc="2026-08-04T04:08:00Z">
                  <w:rPr>
                    <w:sz w:val="20"/>
                  </w:rPr>
                </w:rPrChange>
              </w:rPr>
              <w:t xml:space="preserve">Any claim where you are travelling against the advice of a medical practitioner, specialist or hospital doctor. </w:t>
            </w:r>
          </w:p>
        </w:tc>
        <w:tc>
          <w:tcPr>
            <w:tcW w:w="5713" w:type="dxa"/>
            <w:tcBorders>
              <w:top w:val="single" w:sz="4" w:space="0" w:color="000000"/>
              <w:left w:val="single" w:sz="4" w:space="0" w:color="000000"/>
              <w:bottom w:val="single" w:sz="4" w:space="0" w:color="000000"/>
              <w:right w:val="single" w:sz="4" w:space="0" w:color="000000"/>
            </w:tcBorders>
          </w:tcPr>
          <w:p w14:paraId="49621B35" w14:textId="77777777" w:rsidR="0054391F" w:rsidRDefault="00C826BD">
            <w:pPr>
              <w:spacing w:after="0"/>
              <w:ind w:left="65" w:right="1471"/>
              <w:jc w:val="both"/>
            </w:pPr>
            <w:r>
              <w:rPr>
                <w:szCs w:val="22"/>
              </w:rPr>
              <w:t xml:space="preserve">23. أي مطالبة في حال كنت تسافر بخلاف المشورة الطبية الخاصة بممارس طبي أو أخصائي أو طبيب المستشفى.</w:t>
            </w:r>
          </w:p>
        </w:tc>
      </w:tr>
      <w:tr w:rsidR="0054391F" w14:paraId="6508DE74" w14:textId="77777777">
        <w:trPr>
          <w:trHeight w:val="466"/>
        </w:trPr>
        <w:tc>
          <w:tcPr>
            <w:tcW w:w="5877" w:type="dxa"/>
            <w:tcBorders>
              <w:top w:val="single" w:sz="4" w:space="0" w:color="000000"/>
              <w:left w:val="single" w:sz="4" w:space="0" w:color="000000"/>
              <w:bottom w:val="single" w:sz="4" w:space="0" w:color="000000"/>
              <w:right w:val="single" w:sz="4" w:space="0" w:color="000000"/>
            </w:tcBorders>
          </w:tcPr>
          <w:p w14:paraId="37D90659" w14:textId="77777777" w:rsidR="0054391F" w:rsidRPr="004D348F" w:rsidRDefault="00C826BD">
            <w:pPr>
              <w:bidi w:val="0"/>
              <w:spacing w:after="0"/>
              <w:ind w:left="5"/>
              <w:jc w:val="left"/>
              <w:rPr>
                <w:color w:val="FF0000"/>
                <w:rPrChange w:id="762" w:author="Roshny Ravindran" w:date="2026-08-04T08:08:00Z" w16du:dateUtc="2026-08-04T04:08:00Z">
                  <w:rPr/>
                </w:rPrChange>
              </w:rPr>
            </w:pPr>
            <w:r>
              <w:rPr>
                <w:color w:val="FF0000"/>
                <w:sz w:val="20"/>
                <w:rPrChange w:id="763" w:author="Roshny Ravindran" w:date="2026-08-04T08:08:00Z" w16du:dateUtc="2026-08-04T04:08:00Z">
                  <w:rPr>
                    <w:sz w:val="20"/>
                  </w:rPr>
                </w:rPrChange>
              </w:rPr>
              <w:t>24)</w:t>
            </w:r>
            <w:r>
              <w:rPr>
                <w:rFonts w:ascii="Arial" w:eastAsia="Arial" w:hAnsi="Arial" w:cs="Arial"/>
                <w:color w:val="FF0000"/>
                <w:sz w:val="20"/>
                <w:rPrChange w:id="764" w:author="Roshny Ravindran" w:date="2026-08-04T08:08:00Z" w16du:dateUtc="2026-08-04T04:08:00Z">
                  <w:rPr>
                    <w:rFonts w:ascii="Arial" w:eastAsia="Arial" w:hAnsi="Arial" w:cs="Arial"/>
                    <w:sz w:val="20"/>
                  </w:rPr>
                </w:rPrChange>
              </w:rPr>
              <w:t xml:space="preserve"> </w:t>
            </w:r>
            <w:r>
              <w:rPr>
                <w:color w:val="FF0000"/>
                <w:sz w:val="20"/>
                <w:rPrChange w:id="765" w:author="Roshny Ravindran" w:date="2026-08-04T08:08:00Z" w16du:dateUtc="2026-08-04T04:08:00Z">
                  <w:rPr>
                    <w:sz w:val="20"/>
                  </w:rPr>
                </w:rPrChange>
              </w:rPr>
              <w:t xml:space="preserve">Any claim where you are not fit to travel on your journey. </w:t>
            </w:r>
          </w:p>
        </w:tc>
        <w:tc>
          <w:tcPr>
            <w:tcW w:w="5713" w:type="dxa"/>
            <w:tcBorders>
              <w:top w:val="single" w:sz="4" w:space="0" w:color="000000"/>
              <w:left w:val="single" w:sz="4" w:space="0" w:color="000000"/>
              <w:bottom w:val="single" w:sz="4" w:space="0" w:color="000000"/>
              <w:right w:val="single" w:sz="4" w:space="0" w:color="000000"/>
            </w:tcBorders>
          </w:tcPr>
          <w:p w14:paraId="1BD56824" w14:textId="77777777" w:rsidR="0054391F" w:rsidRDefault="00C826BD">
            <w:pPr>
              <w:spacing w:after="0"/>
              <w:ind w:left="96"/>
              <w:jc w:val="left"/>
            </w:pPr>
            <w:r>
              <w:rPr>
                <w:szCs w:val="22"/>
              </w:rPr>
              <w:t xml:space="preserve">24. أي مطالبة في حال لم تكن لائقًا للسفر في رحلتك.</w:t>
            </w:r>
          </w:p>
        </w:tc>
      </w:tr>
      <w:tr w:rsidR="0054391F" w14:paraId="1F79C8B3" w14:textId="77777777">
        <w:trPr>
          <w:trHeight w:val="468"/>
        </w:trPr>
        <w:tc>
          <w:tcPr>
            <w:tcW w:w="5877" w:type="dxa"/>
            <w:tcBorders>
              <w:top w:val="single" w:sz="4" w:space="0" w:color="000000"/>
              <w:left w:val="single" w:sz="4" w:space="0" w:color="000000"/>
              <w:bottom w:val="single" w:sz="4" w:space="0" w:color="000000"/>
              <w:right w:val="single" w:sz="4" w:space="0" w:color="000000"/>
            </w:tcBorders>
          </w:tcPr>
          <w:p w14:paraId="204AFCE2" w14:textId="77777777" w:rsidR="0054391F" w:rsidRPr="004D348F" w:rsidRDefault="00C826BD">
            <w:pPr>
              <w:bidi w:val="0"/>
              <w:spacing w:after="0"/>
              <w:ind w:left="113"/>
              <w:jc w:val="left"/>
              <w:rPr>
                <w:color w:val="FF0000"/>
                <w:rPrChange w:id="766" w:author="Roshny Ravindran" w:date="2026-08-04T08:08:00Z" w16du:dateUtc="2026-08-04T04:08:00Z">
                  <w:rPr/>
                </w:rPrChange>
              </w:rPr>
            </w:pPr>
            <w:r>
              <w:rPr>
                <w:color w:val="FF0000"/>
                <w:sz w:val="20"/>
                <w:rPrChange w:id="767" w:author="Roshny Ravindran" w:date="2026-08-04T08:08:00Z" w16du:dateUtc="2026-08-04T04:08:00Z">
                  <w:rPr>
                    <w:sz w:val="20"/>
                  </w:rPr>
                </w:rPrChange>
              </w:rPr>
              <w:t xml:space="preserve">Please read the general </w:t>
            </w:r>
            <w:r>
              <w:rPr>
                <w:color w:val="FF0000"/>
                <w:sz w:val="20"/>
                <w:rPrChange w:id="768" w:author="Roshny Ravindran" w:date="2026-08-04T08:08:00Z" w16du:dateUtc="2026-08-04T04:08:00Z">
                  <w:rPr>
                    <w:sz w:val="20"/>
                  </w:rPr>
                </w:rPrChange>
              </w:rPr>
              <w:t xml:space="preserve">conditions and exclusions. </w:t>
            </w:r>
          </w:p>
        </w:tc>
        <w:tc>
          <w:tcPr>
            <w:tcW w:w="5713" w:type="dxa"/>
            <w:tcBorders>
              <w:top w:val="single" w:sz="4" w:space="0" w:color="000000"/>
              <w:left w:val="single" w:sz="4" w:space="0" w:color="000000"/>
              <w:bottom w:val="single" w:sz="4" w:space="0" w:color="000000"/>
              <w:right w:val="single" w:sz="4" w:space="0" w:color="000000"/>
            </w:tcBorders>
          </w:tcPr>
          <w:p w14:paraId="77D41D6D" w14:textId="77777777" w:rsidR="0054391F" w:rsidRDefault="00C826BD">
            <w:pPr>
              <w:spacing w:after="0"/>
              <w:ind w:left="97"/>
              <w:jc w:val="left"/>
            </w:pPr>
            <w:r>
              <w:rPr>
                <w:szCs w:val="22"/>
                <w:rtl/>
              </w:rPr>
              <w:t xml:space="preserve">يُرجى الاطلاع على الشروط والاستثناءات العامة.</w:t>
            </w:r>
          </w:p>
        </w:tc>
      </w:tr>
      <w:tr w:rsidR="0054391F" w:rsidRPr="004D348F" w14:paraId="1BA551CA" w14:textId="77777777">
        <w:trPr>
          <w:trHeight w:val="406"/>
        </w:trPr>
        <w:tc>
          <w:tcPr>
            <w:tcW w:w="5877" w:type="dxa"/>
            <w:tcBorders>
              <w:top w:val="single" w:sz="4" w:space="0" w:color="000000"/>
              <w:left w:val="single" w:sz="4" w:space="0" w:color="000000"/>
              <w:bottom w:val="single" w:sz="4" w:space="0" w:color="000000"/>
              <w:right w:val="single" w:sz="4" w:space="0" w:color="000000"/>
            </w:tcBorders>
          </w:tcPr>
          <w:p w14:paraId="1E15364C" w14:textId="77777777" w:rsidR="0054391F" w:rsidRPr="004D348F" w:rsidRDefault="00C826BD">
            <w:pPr>
              <w:bidi w:val="0"/>
              <w:spacing w:after="0"/>
              <w:ind w:left="113"/>
              <w:jc w:val="left"/>
              <w:rPr>
                <w:color w:val="80340D" w:themeColor="accent2" w:themeShade="80"/>
                <w:rPrChange w:id="769" w:author="Roshny Ravindran" w:date="2026-08-04T08:08:00Z" w16du:dateUtc="2026-08-04T04:08:00Z">
                  <w:rPr/>
                </w:rPrChange>
              </w:rPr>
            </w:pPr>
            <w:r>
              <w:rPr>
                <w:b/>
                <w:color w:val="80340D" w:themeColor="accent2" w:themeShade="80"/>
                <w:sz w:val="20"/>
                <w:rPrChange w:id="770" w:author="Roshny Ravindran" w:date="2026-08-04T08:08:00Z" w16du:dateUtc="2026-08-04T04:08:00Z">
                  <w:rPr>
                    <w:b/>
                    <w:color w:val="FF0000"/>
                    <w:sz w:val="20"/>
                  </w:rPr>
                </w:rPrChange>
              </w:rPr>
              <w:t>D – Loss of Passport/Travel Documents</w:t>
            </w:r>
            <w:r>
              <w:rPr>
                <w:b/>
                <w:color w:val="80340D" w:themeColor="accent2" w:themeShade="80"/>
                <w:sz w:val="20"/>
                <w:rPrChange w:id="771" w:author="Roshny Ravindran" w:date="2026-08-04T08:08:00Z" w16du:dateUtc="2026-08-04T04:08:00Z">
                  <w:rPr>
                    <w:b/>
                    <w:sz w:val="20"/>
                  </w:rPr>
                </w:rPrChange>
              </w:rPr>
              <w:t xml:space="preserve"> </w:t>
            </w:r>
          </w:p>
        </w:tc>
        <w:tc>
          <w:tcPr>
            <w:tcW w:w="5713" w:type="dxa"/>
            <w:tcBorders>
              <w:top w:val="single" w:sz="4" w:space="0" w:color="000000"/>
              <w:left w:val="single" w:sz="4" w:space="0" w:color="000000"/>
              <w:bottom w:val="single" w:sz="4" w:space="0" w:color="000000"/>
              <w:right w:val="single" w:sz="4" w:space="0" w:color="000000"/>
            </w:tcBorders>
          </w:tcPr>
          <w:p w14:paraId="2ED0CF16" w14:textId="77777777" w:rsidR="0054391F" w:rsidRPr="004D348F" w:rsidRDefault="00C826BD">
            <w:pPr>
              <w:spacing w:after="0"/>
              <w:ind w:left="96"/>
              <w:jc w:val="left"/>
              <w:rPr>
                <w:color w:val="80340D" w:themeColor="accent2" w:themeShade="80"/>
                <w:rPrChange w:id="772" w:author="Roshny Ravindran" w:date="2026-08-04T08:08:00Z" w16du:dateUtc="2026-08-04T04:08:00Z">
                  <w:rPr/>
                </w:rPrChange>
              </w:rPr>
            </w:pPr>
            <w:r>
              <w:rPr>
                <w:b/>
                <w:bCs/>
                <w:color w:val="80340D" w:themeColor="accent2" w:themeShade="80"/>
                <w:sz w:val="20"/>
                <w:szCs w:val="20"/>
                <w:rtl/>
                <w:rPrChange w:id="773" w:author="Roshny Ravindran" w:date="2026-08-04T08:08:00Z" w16du:dateUtc="2026-08-04T04:08:00Z">
                  <w:rPr>
                    <w:b/>
                    <w:bCs/>
                    <w:color w:val="FF0000"/>
                    <w:sz w:val="20"/>
                    <w:szCs w:val="20"/>
                    <w:rtl/>
                  </w:rPr>
                </w:rPrChange>
              </w:rPr>
              <w:t xml:space="preserve">د – فقدان جواز السفر / وثائق السفر</w:t>
            </w:r>
          </w:p>
        </w:tc>
      </w:tr>
      <w:tr w:rsidR="0054391F" w:rsidRPr="004D348F" w14:paraId="0B57ECB4" w14:textId="77777777">
        <w:trPr>
          <w:trHeight w:val="415"/>
        </w:trPr>
        <w:tc>
          <w:tcPr>
            <w:tcW w:w="5877" w:type="dxa"/>
            <w:tcBorders>
              <w:top w:val="single" w:sz="4" w:space="0" w:color="000000"/>
              <w:left w:val="single" w:sz="4" w:space="0" w:color="000000"/>
              <w:bottom w:val="single" w:sz="4" w:space="0" w:color="000000"/>
              <w:right w:val="single" w:sz="4" w:space="0" w:color="000000"/>
            </w:tcBorders>
            <w:vAlign w:val="bottom"/>
          </w:tcPr>
          <w:p w14:paraId="303F8135" w14:textId="77777777" w:rsidR="0054391F" w:rsidRPr="004D348F" w:rsidRDefault="00C826BD">
            <w:pPr>
              <w:bidi w:val="0"/>
              <w:spacing w:after="0"/>
              <w:ind w:left="113"/>
              <w:jc w:val="left"/>
              <w:rPr>
                <w:color w:val="80340D" w:themeColor="accent2" w:themeShade="80"/>
                <w:rPrChange w:id="775" w:author="Roshny Ravindran" w:date="2026-08-04T08:08:00Z" w16du:dateUtc="2026-08-04T04:08:00Z">
                  <w:rPr/>
                </w:rPrChange>
              </w:rPr>
            </w:pPr>
            <w:r>
              <w:rPr>
                <w:b/>
                <w:color w:val="80340D" w:themeColor="accent2" w:themeShade="80"/>
                <w:sz w:val="20"/>
                <w:rPrChange w:id="776" w:author="Roshny Ravindran" w:date="2026-08-04T08:08:00Z" w16du:dateUtc="2026-08-04T04:08:00Z">
                  <w:rPr>
                    <w:b/>
                    <w:color w:val="FF0000"/>
                    <w:sz w:val="20"/>
                  </w:rPr>
                </w:rPrChange>
              </w:rPr>
              <w:t>We will pay for the following:</w:t>
            </w:r>
            <w:r>
              <w:rPr>
                <w:b/>
                <w:color w:val="80340D" w:themeColor="accent2" w:themeShade="80"/>
                <w:sz w:val="20"/>
                <w:rPrChange w:id="777" w:author="Roshny Ravindran" w:date="2026-08-04T08:08:00Z" w16du:dateUtc="2026-08-04T04:08:00Z">
                  <w:rPr>
                    <w:b/>
                    <w:sz w:val="20"/>
                  </w:rPr>
                </w:rPrChange>
              </w:rPr>
              <w:t xml:space="preserve"> </w:t>
            </w:r>
          </w:p>
        </w:tc>
        <w:tc>
          <w:tcPr>
            <w:tcW w:w="5713" w:type="dxa"/>
            <w:tcBorders>
              <w:top w:val="single" w:sz="4" w:space="0" w:color="000000"/>
              <w:left w:val="single" w:sz="4" w:space="0" w:color="000000"/>
              <w:bottom w:val="single" w:sz="4" w:space="0" w:color="000000"/>
              <w:right w:val="single" w:sz="4" w:space="0" w:color="000000"/>
            </w:tcBorders>
          </w:tcPr>
          <w:p w14:paraId="0F4CAB65" w14:textId="77777777" w:rsidR="0054391F" w:rsidRPr="004D348F" w:rsidRDefault="00C826BD">
            <w:pPr>
              <w:spacing w:after="0"/>
              <w:ind w:left="98"/>
              <w:jc w:val="left"/>
              <w:rPr>
                <w:color w:val="80340D" w:themeColor="accent2" w:themeShade="80"/>
                <w:rPrChange w:id="778" w:author="Roshny Ravindran" w:date="2026-08-04T08:08:00Z" w16du:dateUtc="2026-08-04T04:08:00Z">
                  <w:rPr/>
                </w:rPrChange>
              </w:rPr>
            </w:pPr>
            <w:r>
              <w:rPr>
                <w:b/>
                <w:bCs/>
                <w:color w:val="80340D" w:themeColor="accent2" w:themeShade="80"/>
                <w:sz w:val="20"/>
                <w:szCs w:val="20"/>
                <w:rtl/>
                <w:rPrChange w:id="779" w:author="Roshny Ravindran" w:date="2026-08-04T08:08:00Z" w16du:dateUtc="2026-08-04T04:08:00Z">
                  <w:rPr>
                    <w:b/>
                    <w:bCs/>
                    <w:color w:val="FF0000"/>
                    <w:sz w:val="20"/>
                    <w:szCs w:val="20"/>
                    <w:rtl/>
                  </w:rPr>
                </w:rPrChange>
              </w:rPr>
              <w:t xml:space="preserve">سنقوم بسداد ما يلي:</w:t>
            </w:r>
          </w:p>
        </w:tc>
      </w:tr>
      <w:tr w:rsidR="0054391F" w14:paraId="68303686" w14:textId="77777777">
        <w:trPr>
          <w:trHeight w:val="290"/>
        </w:trPr>
        <w:tc>
          <w:tcPr>
            <w:tcW w:w="5877" w:type="dxa"/>
            <w:tcBorders>
              <w:top w:val="single" w:sz="4" w:space="0" w:color="000000"/>
              <w:left w:val="single" w:sz="4" w:space="0" w:color="000000"/>
              <w:bottom w:val="single" w:sz="4" w:space="0" w:color="000000"/>
              <w:right w:val="single" w:sz="4" w:space="0" w:color="000000"/>
            </w:tcBorders>
          </w:tcPr>
          <w:p w14:paraId="472072E8" w14:textId="77777777" w:rsidR="0054391F" w:rsidRDefault="00C826BD">
            <w:pPr>
              <w:bidi w:val="0"/>
              <w:spacing w:after="0"/>
              <w:ind w:left="113"/>
              <w:jc w:val="left"/>
            </w:pPr>
            <w:r>
              <w:rPr>
                <w:sz w:val="20"/>
              </w:rPr>
              <w:t xml:space="preserve">Up to the amount shown in the table of benefits for: </w:t>
            </w:r>
          </w:p>
        </w:tc>
        <w:tc>
          <w:tcPr>
            <w:tcW w:w="5713" w:type="dxa"/>
            <w:tcBorders>
              <w:top w:val="single" w:sz="4" w:space="0" w:color="000000"/>
              <w:left w:val="single" w:sz="4" w:space="0" w:color="000000"/>
              <w:bottom w:val="single" w:sz="4" w:space="0" w:color="000000"/>
              <w:right w:val="single" w:sz="4" w:space="0" w:color="000000"/>
            </w:tcBorders>
          </w:tcPr>
          <w:p w14:paraId="42E50CFE" w14:textId="77777777" w:rsidR="0054391F" w:rsidRDefault="00C826BD">
            <w:pPr>
              <w:spacing w:after="0"/>
              <w:ind w:left="99"/>
              <w:jc w:val="left"/>
            </w:pPr>
            <w:r>
              <w:rPr>
                <w:sz w:val="20"/>
                <w:szCs w:val="20"/>
                <w:rtl/>
              </w:rPr>
              <w:t xml:space="preserve">سنقوم فقط بسداد ما يصل إلى المبلغ الوارد في جدول المزايا فيما يتعلق بما يلي:</w:t>
            </w:r>
          </w:p>
        </w:tc>
      </w:tr>
      <w:tr w:rsidR="0054391F" w14:paraId="0DCB17FF" w14:textId="77777777">
        <w:trPr>
          <w:trHeight w:val="1102"/>
        </w:trPr>
        <w:tc>
          <w:tcPr>
            <w:tcW w:w="5877" w:type="dxa"/>
            <w:tcBorders>
              <w:top w:val="single" w:sz="4" w:space="0" w:color="000000"/>
              <w:left w:val="single" w:sz="4" w:space="0" w:color="000000"/>
              <w:bottom w:val="single" w:sz="4" w:space="0" w:color="000000"/>
              <w:right w:val="single" w:sz="4" w:space="0" w:color="000000"/>
            </w:tcBorders>
          </w:tcPr>
          <w:p w14:paraId="1CA8B31C" w14:textId="77777777" w:rsidR="0054391F" w:rsidRDefault="00C826BD">
            <w:pPr>
              <w:bidi w:val="0"/>
              <w:spacing w:after="0"/>
              <w:ind w:left="1116" w:hanging="283"/>
              <w:jc w:val="both"/>
            </w:pPr>
            <w:r>
              <w:rPr>
                <w:sz w:val="20"/>
              </w:rPr>
              <w:t xml:space="preserve">1. If your passport is lost or stolen during a trip (as long as this is outside the country you departed from), we will pay: </w:t>
            </w:r>
          </w:p>
        </w:tc>
        <w:tc>
          <w:tcPr>
            <w:tcW w:w="5713" w:type="dxa"/>
            <w:tcBorders>
              <w:top w:val="single" w:sz="4" w:space="0" w:color="000000"/>
              <w:left w:val="single" w:sz="4" w:space="0" w:color="000000"/>
              <w:bottom w:val="single" w:sz="4" w:space="0" w:color="000000"/>
              <w:right w:val="single" w:sz="4" w:space="0" w:color="000000"/>
            </w:tcBorders>
          </w:tcPr>
          <w:p w14:paraId="0EEBF964" w14:textId="77777777" w:rsidR="0054391F" w:rsidRDefault="00C826BD">
            <w:pPr>
              <w:spacing w:after="0"/>
              <w:ind w:left="4"/>
              <w:jc w:val="left"/>
            </w:pPr>
            <w:r>
              <w:rPr>
                <w:sz w:val="20"/>
                <w:szCs w:val="20"/>
                <w:rtl/>
              </w:rPr>
              <w:t xml:space="preserve">1. في حال فقدان أو سرقة جواز سفرك خلال الرحلة (طالما كان ذلك خارج الدولة التي غادرت منها)، فإننا سنسدد:</w:t>
            </w:r>
          </w:p>
        </w:tc>
      </w:tr>
      <w:tr w:rsidR="0054391F" w14:paraId="19B650F4" w14:textId="77777777">
        <w:trPr>
          <w:trHeight w:val="970"/>
        </w:trPr>
        <w:tc>
          <w:tcPr>
            <w:tcW w:w="5877" w:type="dxa"/>
            <w:tcBorders>
              <w:top w:val="single" w:sz="4" w:space="0" w:color="000000"/>
              <w:left w:val="single" w:sz="4" w:space="0" w:color="000000"/>
              <w:bottom w:val="single" w:sz="4" w:space="0" w:color="000000"/>
              <w:right w:val="single" w:sz="4" w:space="0" w:color="000000"/>
            </w:tcBorders>
            <w:vAlign w:val="bottom"/>
          </w:tcPr>
          <w:p w14:paraId="43643A9F" w14:textId="77777777" w:rsidR="0054391F" w:rsidRDefault="00C826BD">
            <w:pPr>
              <w:bidi w:val="0"/>
              <w:spacing w:after="0"/>
              <w:ind w:left="113" w:right="186"/>
              <w:jc w:val="both"/>
            </w:pPr>
            <w:r>
              <w:rPr>
                <w:sz w:val="20"/>
              </w:rPr>
              <w:t xml:space="preserve">i) Reasonable travel and accommodation expenses necessarily incurred outside your home area to obtain a replacement of your lost or stolen passport or visa which has been lost or stolen outside your home area; </w:t>
            </w:r>
          </w:p>
        </w:tc>
        <w:tc>
          <w:tcPr>
            <w:tcW w:w="5713" w:type="dxa"/>
            <w:tcBorders>
              <w:top w:val="single" w:sz="4" w:space="0" w:color="000000"/>
              <w:left w:val="single" w:sz="4" w:space="0" w:color="000000"/>
              <w:bottom w:val="single" w:sz="4" w:space="0" w:color="000000"/>
              <w:right w:val="single" w:sz="4" w:space="0" w:color="000000"/>
            </w:tcBorders>
          </w:tcPr>
          <w:p w14:paraId="7729CD4F" w14:textId="77777777" w:rsidR="0054391F" w:rsidRDefault="00C826BD">
            <w:pPr>
              <w:spacing w:after="0"/>
              <w:ind w:left="3" w:right="1104" w:hanging="3"/>
              <w:jc w:val="both"/>
            </w:pPr>
            <w:r>
              <w:rPr>
                <w:sz w:val="20"/>
                <w:szCs w:val="20"/>
              </w:rPr>
              <w:t xml:space="preserve">أ. نفقات السفر والإقامة المعقولة والمتكبدة بشكل ضروري خارج منطقة محل إقامتك من أجل الحصول على بديل لجواز سفرك أو تأشيرتك التي فقدت أو تمت سرقتها خارج منطقة محل إقامتك؛</w:t>
            </w:r>
          </w:p>
        </w:tc>
      </w:tr>
      <w:tr w:rsidR="0054391F" w14:paraId="11010FD9" w14:textId="77777777">
        <w:trPr>
          <w:trHeight w:val="571"/>
        </w:trPr>
        <w:tc>
          <w:tcPr>
            <w:tcW w:w="5877" w:type="dxa"/>
            <w:tcBorders>
              <w:top w:val="single" w:sz="4" w:space="0" w:color="000000"/>
              <w:left w:val="single" w:sz="4" w:space="0" w:color="000000"/>
              <w:bottom w:val="single" w:sz="4" w:space="0" w:color="000000"/>
              <w:right w:val="single" w:sz="4" w:space="0" w:color="000000"/>
            </w:tcBorders>
          </w:tcPr>
          <w:p w14:paraId="024C60DC" w14:textId="77777777" w:rsidR="0054391F" w:rsidRDefault="00C826BD">
            <w:pPr>
              <w:bidi w:val="0"/>
              <w:spacing w:after="0"/>
              <w:ind w:left="113"/>
              <w:jc w:val="both"/>
            </w:pPr>
            <w:r>
              <w:rPr>
                <w:sz w:val="20"/>
              </w:rPr>
              <w:t xml:space="preserve">ii) Any fees payable specifically for you to obtain the replacement passport itself while you are outside your home area. </w:t>
            </w:r>
          </w:p>
        </w:tc>
        <w:tc>
          <w:tcPr>
            <w:tcW w:w="5713" w:type="dxa"/>
            <w:tcBorders>
              <w:top w:val="single" w:sz="4" w:space="0" w:color="000000"/>
              <w:left w:val="single" w:sz="4" w:space="0" w:color="000000"/>
              <w:bottom w:val="single" w:sz="4" w:space="0" w:color="000000"/>
              <w:right w:val="single" w:sz="4" w:space="0" w:color="000000"/>
            </w:tcBorders>
          </w:tcPr>
          <w:p w14:paraId="472C7E96" w14:textId="77777777" w:rsidR="0054391F" w:rsidRDefault="00C826BD">
            <w:pPr>
              <w:spacing w:after="0"/>
              <w:ind w:left="61" w:right="187" w:hanging="1"/>
              <w:jc w:val="both"/>
            </w:pPr>
            <w:r>
              <w:rPr>
                <w:sz w:val="20"/>
                <w:szCs w:val="20"/>
              </w:rPr>
              <w:t xml:space="preserve">ب. أي رسوم مستحقة السداد بشكل خاص من أجل حصولك على بديل لجواز السفر ذاته خلال تواجدك خارج منطقة محل إقامتك.</w:t>
            </w:r>
          </w:p>
        </w:tc>
      </w:tr>
      <w:tr w:rsidR="0054391F" w14:paraId="2889474F" w14:textId="77777777">
        <w:trPr>
          <w:trHeight w:val="286"/>
        </w:trPr>
        <w:tc>
          <w:tcPr>
            <w:tcW w:w="5877" w:type="dxa"/>
            <w:tcBorders>
              <w:top w:val="single" w:sz="4" w:space="0" w:color="000000"/>
              <w:left w:val="single" w:sz="4" w:space="0" w:color="000000"/>
              <w:bottom w:val="single" w:sz="4" w:space="0" w:color="000000"/>
              <w:right w:val="single" w:sz="4" w:space="0" w:color="000000"/>
            </w:tcBorders>
          </w:tcPr>
          <w:p w14:paraId="70C9A9A8" w14:textId="77777777" w:rsidR="0054391F" w:rsidRDefault="00C826BD">
            <w:pPr>
              <w:bidi w:val="0"/>
              <w:spacing w:after="0"/>
              <w:ind w:left="833"/>
              <w:jc w:val="left"/>
            </w:pPr>
            <w:r>
              <w:rPr>
                <w:sz w:val="20"/>
              </w:rPr>
              <w:t xml:space="preserve">2. The replacement costs of any of the following items: </w:t>
            </w:r>
          </w:p>
        </w:tc>
        <w:tc>
          <w:tcPr>
            <w:tcW w:w="5713" w:type="dxa"/>
            <w:tcBorders>
              <w:top w:val="single" w:sz="4" w:space="0" w:color="000000"/>
              <w:left w:val="single" w:sz="4" w:space="0" w:color="000000"/>
              <w:bottom w:val="single" w:sz="4" w:space="0" w:color="000000"/>
              <w:right w:val="single" w:sz="4" w:space="0" w:color="000000"/>
            </w:tcBorders>
          </w:tcPr>
          <w:p w14:paraId="037E8A38" w14:textId="77777777" w:rsidR="0054391F" w:rsidRDefault="00C826BD">
            <w:pPr>
              <w:spacing w:after="0"/>
              <w:ind w:right="1752"/>
            </w:pPr>
            <w:r>
              <w:rPr>
                <w:sz w:val="20"/>
                <w:szCs w:val="20"/>
              </w:rPr>
              <w:t xml:space="preserve">2. تكاليف استبدال أي من الأغراض التالية:</w:t>
            </w:r>
          </w:p>
        </w:tc>
      </w:tr>
      <w:tr w:rsidR="0054391F" w14:paraId="27C5D134" w14:textId="77777777">
        <w:trPr>
          <w:trHeight w:val="254"/>
        </w:trPr>
        <w:tc>
          <w:tcPr>
            <w:tcW w:w="5877" w:type="dxa"/>
            <w:tcBorders>
              <w:top w:val="single" w:sz="4" w:space="0" w:color="000000"/>
              <w:left w:val="single" w:sz="4" w:space="0" w:color="000000"/>
              <w:bottom w:val="single" w:sz="4" w:space="0" w:color="000000"/>
              <w:right w:val="single" w:sz="4" w:space="0" w:color="000000"/>
            </w:tcBorders>
          </w:tcPr>
          <w:p w14:paraId="358167AF" w14:textId="77777777" w:rsidR="0054391F" w:rsidRDefault="00C826BD">
            <w:pPr>
              <w:bidi w:val="0"/>
              <w:spacing w:after="0"/>
              <w:ind w:left="1116"/>
              <w:jc w:val="left"/>
            </w:pPr>
            <w:r>
              <w:rPr>
                <w:rFonts w:ascii="Segoe UI Symbol" w:eastAsia="Segoe UI Symbol" w:hAnsi="Segoe UI Symbol" w:cs="Segoe UI Symbol"/>
                <w:sz w:val="14"/>
              </w:rPr>
              <w:t>•</w:t>
            </w:r>
            <w:r>
              <w:rPr>
                <w:rFonts w:ascii="Arial" w:eastAsia="Arial" w:hAnsi="Arial" w:cs="Arial"/>
                <w:sz w:val="14"/>
              </w:rPr>
              <w:t xml:space="preserve"> </w:t>
            </w:r>
            <w:r>
              <w:rPr>
                <w:sz w:val="20"/>
              </w:rPr>
              <w:t xml:space="preserve">Temporary Passport </w:t>
            </w:r>
          </w:p>
        </w:tc>
        <w:tc>
          <w:tcPr>
            <w:tcW w:w="5713" w:type="dxa"/>
            <w:tcBorders>
              <w:top w:val="single" w:sz="4" w:space="0" w:color="000000"/>
              <w:left w:val="single" w:sz="4" w:space="0" w:color="000000"/>
              <w:bottom w:val="single" w:sz="4" w:space="0" w:color="000000"/>
              <w:right w:val="single" w:sz="4" w:space="0" w:color="000000"/>
            </w:tcBorders>
          </w:tcPr>
          <w:p w14:paraId="40737114" w14:textId="77777777" w:rsidR="0054391F" w:rsidRDefault="00C826BD">
            <w:pPr>
              <w:spacing w:after="0"/>
              <w:ind w:right="297"/>
              <w:jc w:val="center"/>
            </w:pPr>
            <w:r>
              <w:rPr>
                <w:rFonts w:ascii="Segoe UI Symbol" w:eastAsia="Segoe UI Symbol" w:hAnsi="Segoe UI Symbol" w:cs="Segoe UI Symbol"/>
                <w:sz w:val="14"/>
                <w:szCs w:val="14"/>
                <w:rtl/>
              </w:rPr>
              <w:t xml:space="preserve">• جواز السفر المؤقت</w:t>
            </w:r>
          </w:p>
        </w:tc>
      </w:tr>
      <w:tr w:rsidR="0054391F" w14:paraId="0CE569B5" w14:textId="77777777">
        <w:trPr>
          <w:trHeight w:val="252"/>
        </w:trPr>
        <w:tc>
          <w:tcPr>
            <w:tcW w:w="5877" w:type="dxa"/>
            <w:tcBorders>
              <w:top w:val="single" w:sz="4" w:space="0" w:color="000000"/>
              <w:left w:val="single" w:sz="4" w:space="0" w:color="000000"/>
              <w:bottom w:val="single" w:sz="4" w:space="0" w:color="000000"/>
              <w:right w:val="single" w:sz="4" w:space="0" w:color="000000"/>
            </w:tcBorders>
          </w:tcPr>
          <w:p w14:paraId="6AF76F8F" w14:textId="77777777" w:rsidR="0054391F" w:rsidRDefault="00C826BD">
            <w:pPr>
              <w:bidi w:val="0"/>
              <w:spacing w:after="0"/>
              <w:ind w:left="1116"/>
              <w:jc w:val="left"/>
            </w:pPr>
            <w:r>
              <w:rPr>
                <w:rFonts w:ascii="Segoe UI Symbol" w:eastAsia="Segoe UI Symbol" w:hAnsi="Segoe UI Symbol" w:cs="Segoe UI Symbol"/>
                <w:sz w:val="14"/>
              </w:rPr>
              <w:t>•</w:t>
            </w:r>
            <w:r>
              <w:rPr>
                <w:rFonts w:ascii="Arial" w:eastAsia="Arial" w:hAnsi="Arial" w:cs="Arial"/>
                <w:sz w:val="14"/>
              </w:rPr>
              <w:t xml:space="preserve"> </w:t>
            </w:r>
            <w:r>
              <w:rPr>
                <w:sz w:val="20"/>
              </w:rPr>
              <w:t xml:space="preserve">Temporary Visas </w:t>
            </w:r>
          </w:p>
        </w:tc>
        <w:tc>
          <w:tcPr>
            <w:tcW w:w="5713" w:type="dxa"/>
            <w:tcBorders>
              <w:top w:val="single" w:sz="4" w:space="0" w:color="000000"/>
              <w:left w:val="single" w:sz="4" w:space="0" w:color="000000"/>
              <w:bottom w:val="single" w:sz="4" w:space="0" w:color="000000"/>
              <w:right w:val="single" w:sz="4" w:space="0" w:color="000000"/>
            </w:tcBorders>
          </w:tcPr>
          <w:p w14:paraId="317FBF94" w14:textId="77777777" w:rsidR="0054391F" w:rsidRDefault="00C826BD">
            <w:pPr>
              <w:spacing w:after="0"/>
              <w:ind w:right="534"/>
              <w:jc w:val="center"/>
            </w:pPr>
            <w:r>
              <w:rPr>
                <w:rFonts w:ascii="Segoe UI Symbol" w:eastAsia="Segoe UI Symbol" w:hAnsi="Segoe UI Symbol" w:cs="Segoe UI Symbol"/>
                <w:sz w:val="14"/>
                <w:szCs w:val="14"/>
                <w:rtl/>
              </w:rPr>
              <w:t xml:space="preserve">• التأشيرات المؤقتة</w:t>
            </w:r>
          </w:p>
        </w:tc>
      </w:tr>
      <w:tr w:rsidR="0054391F" w14:paraId="4C1EA632" w14:textId="77777777">
        <w:trPr>
          <w:trHeight w:val="410"/>
        </w:trPr>
        <w:tc>
          <w:tcPr>
            <w:tcW w:w="5877" w:type="dxa"/>
            <w:tcBorders>
              <w:top w:val="single" w:sz="4" w:space="0" w:color="000000"/>
              <w:left w:val="single" w:sz="4" w:space="0" w:color="000000"/>
              <w:bottom w:val="single" w:sz="4" w:space="0" w:color="000000"/>
              <w:right w:val="single" w:sz="4" w:space="0" w:color="000000"/>
            </w:tcBorders>
          </w:tcPr>
          <w:p w14:paraId="58150F88" w14:textId="77777777" w:rsidR="0054391F" w:rsidRDefault="00C826BD">
            <w:pPr>
              <w:bidi w:val="0"/>
              <w:spacing w:after="0"/>
              <w:ind w:left="113"/>
              <w:jc w:val="left"/>
            </w:pPr>
            <w:r>
              <w:rPr>
                <w:sz w:val="20"/>
              </w:rPr>
              <w:t xml:space="preserve">The total amount payable under this section for a claim relating to any or all of the items listed </w:t>
            </w:r>
          </w:p>
        </w:tc>
        <w:tc>
          <w:tcPr>
            <w:tcW w:w="5713" w:type="dxa"/>
            <w:tcBorders>
              <w:top w:val="single" w:sz="4" w:space="0" w:color="000000"/>
              <w:left w:val="single" w:sz="4" w:space="0" w:color="000000"/>
              <w:bottom w:val="single" w:sz="4" w:space="0" w:color="000000"/>
              <w:right w:val="single" w:sz="4" w:space="0" w:color="000000"/>
            </w:tcBorders>
          </w:tcPr>
          <w:p w14:paraId="3B01B8E3" w14:textId="77777777" w:rsidR="0054391F" w:rsidRDefault="00C826BD">
            <w:pPr>
              <w:spacing w:after="0"/>
              <w:ind w:left="97"/>
              <w:jc w:val="left"/>
            </w:pPr>
            <w:r>
              <w:rPr>
                <w:sz w:val="20"/>
                <w:szCs w:val="20"/>
                <w:rtl/>
              </w:rPr>
              <w:t xml:space="preserve">يقتصر إجمالي المبلغ مستحق السداد بموجب هذا القسم فيما يتعلق بمطالبة متعلقة بأي أو كافة</w:t>
            </w:r>
          </w:p>
        </w:tc>
      </w:tr>
      <w:tr w:rsidR="0054391F" w14:paraId="76665F87" w14:textId="77777777">
        <w:trPr>
          <w:trHeight w:val="569"/>
        </w:trPr>
        <w:tc>
          <w:tcPr>
            <w:tcW w:w="5877" w:type="dxa"/>
            <w:tcBorders>
              <w:top w:val="single" w:sz="4" w:space="0" w:color="000000"/>
              <w:left w:val="single" w:sz="4" w:space="0" w:color="000000"/>
              <w:bottom w:val="single" w:sz="4" w:space="0" w:color="000000"/>
              <w:right w:val="single" w:sz="4" w:space="0" w:color="000000"/>
            </w:tcBorders>
          </w:tcPr>
          <w:p w14:paraId="4EDA9BD0" w14:textId="77777777" w:rsidR="0054391F" w:rsidRDefault="00C826BD">
            <w:pPr>
              <w:bidi w:val="0"/>
              <w:spacing w:after="0"/>
              <w:ind w:left="108"/>
              <w:jc w:val="left"/>
            </w:pPr>
            <w:r>
              <w:rPr>
                <w:sz w:val="20"/>
              </w:rPr>
              <w:t xml:space="preserve">above is limited to the amount shown under the maximum sum insured for section D in the table of benefits. </w:t>
            </w:r>
          </w:p>
        </w:tc>
        <w:tc>
          <w:tcPr>
            <w:tcW w:w="5713" w:type="dxa"/>
            <w:tcBorders>
              <w:top w:val="single" w:sz="4" w:space="0" w:color="000000"/>
              <w:left w:val="single" w:sz="4" w:space="0" w:color="000000"/>
              <w:bottom w:val="single" w:sz="4" w:space="0" w:color="000000"/>
              <w:right w:val="single" w:sz="4" w:space="0" w:color="000000"/>
            </w:tcBorders>
          </w:tcPr>
          <w:p w14:paraId="339857A0" w14:textId="77777777" w:rsidR="0054391F" w:rsidRDefault="00C826BD">
            <w:pPr>
              <w:spacing w:after="0"/>
              <w:ind w:left="11" w:right="1717" w:hanging="3"/>
              <w:jc w:val="both"/>
            </w:pPr>
            <w:r>
              <w:rPr>
                <w:sz w:val="20"/>
                <w:szCs w:val="20"/>
                <w:rtl/>
              </w:rPr>
              <w:t xml:space="preserve">الأغراض المذكورة أعلاه على المبلغ الوارد ضمن الحد الأقصى للمبلغ المؤمن عليه فيما يتعلق بالقسم د في جدول المزايا.</w:t>
            </w:r>
          </w:p>
        </w:tc>
      </w:tr>
      <w:tr w:rsidR="0054391F" w14:paraId="0F0AD4A8" w14:textId="77777777">
        <w:trPr>
          <w:trHeight w:val="408"/>
        </w:trPr>
        <w:tc>
          <w:tcPr>
            <w:tcW w:w="5877" w:type="dxa"/>
            <w:tcBorders>
              <w:top w:val="single" w:sz="4" w:space="0" w:color="000000"/>
              <w:left w:val="single" w:sz="4" w:space="0" w:color="000000"/>
              <w:bottom w:val="single" w:sz="4" w:space="0" w:color="000000"/>
              <w:right w:val="single" w:sz="4" w:space="0" w:color="000000"/>
            </w:tcBorders>
          </w:tcPr>
          <w:p w14:paraId="506BA60B" w14:textId="77777777" w:rsidR="0054391F" w:rsidRDefault="00C826BD">
            <w:pPr>
              <w:bidi w:val="0"/>
              <w:spacing w:after="0"/>
              <w:ind w:left="108"/>
              <w:jc w:val="left"/>
            </w:pPr>
            <w:r>
              <w:rPr>
                <w:b/>
                <w:color w:val="80340D" w:themeColor="accent2" w:themeShade="80"/>
                <w:sz w:val="20"/>
                <w:rPrChange w:id="781" w:author="Roshny Ravindran" w:date="2026-08-04T08:08:00Z" w16du:dateUtc="2026-08-04T04:08:00Z">
                  <w:rPr>
                    <w:b/>
                    <w:color w:val="FF0000"/>
                    <w:sz w:val="20"/>
                  </w:rPr>
                </w:rPrChange>
              </w:rPr>
              <w:lastRenderedPageBreak/>
              <w:t>Special exclusions which apply to section D</w:t>
            </w:r>
            <w:r>
              <w:rPr>
                <w:b/>
                <w:color w:val="80340D" w:themeColor="accent2" w:themeShade="80"/>
                <w:sz w:val="20"/>
                <w:rPrChange w:id="782" w:author="Roshny Ravindran" w:date="2026-08-04T08:08:00Z" w16du:dateUtc="2026-08-04T04:08:00Z">
                  <w:rPr>
                    <w:b/>
                    <w:sz w:val="20"/>
                  </w:rPr>
                </w:rPrChange>
              </w:rPr>
              <w:t xml:space="preserve"> </w:t>
            </w:r>
          </w:p>
        </w:tc>
        <w:tc>
          <w:tcPr>
            <w:tcW w:w="5713" w:type="dxa"/>
            <w:tcBorders>
              <w:top w:val="single" w:sz="4" w:space="0" w:color="000000"/>
              <w:left w:val="single" w:sz="4" w:space="0" w:color="000000"/>
              <w:bottom w:val="single" w:sz="4" w:space="0" w:color="000000"/>
              <w:right w:val="single" w:sz="4" w:space="0" w:color="000000"/>
            </w:tcBorders>
          </w:tcPr>
          <w:p w14:paraId="4CCDD255" w14:textId="77777777" w:rsidR="0054391F" w:rsidRDefault="00C826BD">
            <w:pPr>
              <w:bidi w:val="0"/>
              <w:spacing w:after="0"/>
              <w:ind w:left="1"/>
              <w:jc w:val="left"/>
            </w:pPr>
            <w:r>
              <w:rPr>
                <w:rFonts w:ascii="Times New Roman" w:eastAsia="Times New Roman" w:hAnsi="Times New Roman" w:cs="Times New Roman"/>
                <w:sz w:val="20"/>
              </w:rPr>
              <w:t xml:space="preserve"> </w:t>
            </w:r>
            <w:r>
              <w:rPr>
                <w:rFonts w:ascii="Calibri" w:eastAsia="Calibri" w:hAnsi="Calibri" w:cs="Calibri"/>
                <w:color w:val="000000"/>
                <w:sz w:val="22"/>
                <w:szCs w:val="22"/>
                <w:rtl/>
              </w:rPr>
              <w:t>استثناءات خاصة تسري على الفقرة د</w:t>
            </w:r>
          </w:p>
        </w:tc>
      </w:tr>
      <w:tr w:rsidR="0054391F" w14:paraId="659CEE8C" w14:textId="77777777">
        <w:trPr>
          <w:trHeight w:val="290"/>
        </w:trPr>
        <w:tc>
          <w:tcPr>
            <w:tcW w:w="5877" w:type="dxa"/>
            <w:tcBorders>
              <w:top w:val="single" w:sz="4" w:space="0" w:color="000000"/>
              <w:left w:val="single" w:sz="4" w:space="0" w:color="000000"/>
              <w:bottom w:val="single" w:sz="4" w:space="0" w:color="000000"/>
              <w:right w:val="single" w:sz="4" w:space="0" w:color="000000"/>
            </w:tcBorders>
          </w:tcPr>
          <w:p w14:paraId="2D8CF957" w14:textId="77777777" w:rsidR="0054391F" w:rsidRDefault="00C826BD">
            <w:pPr>
              <w:bidi w:val="0"/>
              <w:spacing w:after="0"/>
              <w:ind w:left="108"/>
              <w:jc w:val="left"/>
            </w:pPr>
            <w:r>
              <w:rPr>
                <w:sz w:val="20"/>
              </w:rPr>
              <w:t xml:space="preserve">We will not cover the following: </w:t>
            </w:r>
          </w:p>
        </w:tc>
        <w:tc>
          <w:tcPr>
            <w:tcW w:w="5713" w:type="dxa"/>
            <w:tcBorders>
              <w:top w:val="single" w:sz="4" w:space="0" w:color="000000"/>
              <w:left w:val="single" w:sz="4" w:space="0" w:color="000000"/>
              <w:bottom w:val="single" w:sz="4" w:space="0" w:color="000000"/>
              <w:right w:val="single" w:sz="4" w:space="0" w:color="000000"/>
            </w:tcBorders>
          </w:tcPr>
          <w:p w14:paraId="14463CF3" w14:textId="77777777" w:rsidR="0054391F" w:rsidRDefault="00C826BD">
            <w:pPr>
              <w:spacing w:after="0"/>
              <w:ind w:left="40"/>
              <w:jc w:val="left"/>
            </w:pPr>
            <w:r>
              <w:rPr>
                <w:sz w:val="20"/>
                <w:szCs w:val="20"/>
                <w:rtl/>
              </w:rPr>
              <w:t xml:space="preserve">لن نقوم بتغطية ما يلي:</w:t>
            </w:r>
          </w:p>
        </w:tc>
      </w:tr>
      <w:tr w:rsidR="0054391F" w14:paraId="1051A3E2" w14:textId="77777777">
        <w:trPr>
          <w:trHeight w:val="1126"/>
        </w:trPr>
        <w:tc>
          <w:tcPr>
            <w:tcW w:w="5877" w:type="dxa"/>
            <w:tcBorders>
              <w:top w:val="single" w:sz="4" w:space="0" w:color="000000"/>
              <w:left w:val="single" w:sz="4" w:space="0" w:color="000000"/>
              <w:bottom w:val="single" w:sz="4" w:space="0" w:color="000000"/>
              <w:right w:val="single" w:sz="4" w:space="0" w:color="000000"/>
            </w:tcBorders>
          </w:tcPr>
          <w:p w14:paraId="50785A82" w14:textId="77777777" w:rsidR="0054391F" w:rsidRDefault="00C826BD">
            <w:pPr>
              <w:bidi w:val="0"/>
              <w:spacing w:after="0"/>
              <w:ind w:left="89"/>
              <w:jc w:val="left"/>
            </w:pPr>
            <w:r>
              <w:rPr>
                <w:sz w:val="20"/>
              </w:rPr>
              <w:t xml:space="preserve">1. Any documents that you lost or were stolen which you did not report to the police within 24 hours of discovering it, and which you do not get a written police report for. </w:t>
            </w:r>
          </w:p>
        </w:tc>
        <w:tc>
          <w:tcPr>
            <w:tcW w:w="5713" w:type="dxa"/>
            <w:tcBorders>
              <w:top w:val="single" w:sz="4" w:space="0" w:color="000000"/>
              <w:left w:val="single" w:sz="4" w:space="0" w:color="000000"/>
              <w:bottom w:val="single" w:sz="4" w:space="0" w:color="000000"/>
              <w:right w:val="single" w:sz="4" w:space="0" w:color="000000"/>
            </w:tcBorders>
          </w:tcPr>
          <w:p w14:paraId="34350B6A" w14:textId="77777777" w:rsidR="0054391F" w:rsidRDefault="00C826BD">
            <w:pPr>
              <w:spacing w:after="60"/>
              <w:ind w:right="1016"/>
            </w:pPr>
            <w:r>
              <w:rPr>
                <w:sz w:val="20"/>
                <w:szCs w:val="20"/>
              </w:rPr>
              <w:t xml:space="preserve">1. أي وثيقة خاصة بك يتم فقدانها أو تتعرض للسرقة والتي لم</w:t>
            </w:r>
          </w:p>
          <w:p w14:paraId="7203A158" w14:textId="77777777" w:rsidR="0054391F" w:rsidRDefault="00C826BD">
            <w:pPr>
              <w:spacing w:after="0"/>
              <w:ind w:left="1905" w:right="160" w:firstLine="1"/>
              <w:jc w:val="both"/>
            </w:pPr>
            <w:r>
              <w:rPr>
                <w:sz w:val="20"/>
                <w:szCs w:val="20"/>
                <w:rtl/>
              </w:rPr>
              <w:t xml:space="preserve">تقم بالإبلاغ عنها إلى الشرطة خلال 24 ساعة من اكتشاف فقدانها أو سرقتها، والتي لم تحصل على تقرير كتابي بشأنها من الشرطة.</w:t>
            </w:r>
          </w:p>
        </w:tc>
      </w:tr>
      <w:tr w:rsidR="0054391F" w14:paraId="17A38E36" w14:textId="77777777">
        <w:trPr>
          <w:trHeight w:val="290"/>
        </w:trPr>
        <w:tc>
          <w:tcPr>
            <w:tcW w:w="5877" w:type="dxa"/>
            <w:tcBorders>
              <w:top w:val="single" w:sz="4" w:space="0" w:color="000000"/>
              <w:left w:val="single" w:sz="4" w:space="0" w:color="000000"/>
              <w:bottom w:val="single" w:sz="4" w:space="0" w:color="000000"/>
              <w:right w:val="single" w:sz="4" w:space="0" w:color="000000"/>
            </w:tcBorders>
          </w:tcPr>
          <w:p w14:paraId="2708D2C5" w14:textId="77777777" w:rsidR="0054391F" w:rsidRDefault="00C826BD">
            <w:pPr>
              <w:bidi w:val="0"/>
              <w:spacing w:after="0"/>
              <w:ind w:left="89"/>
              <w:jc w:val="left"/>
            </w:pPr>
            <w:r>
              <w:rPr>
                <w:sz w:val="20"/>
              </w:rPr>
              <w:t xml:space="preserve">2. A passport that you lose if you: </w:t>
            </w:r>
          </w:p>
        </w:tc>
        <w:tc>
          <w:tcPr>
            <w:tcW w:w="5713" w:type="dxa"/>
            <w:tcBorders>
              <w:top w:val="single" w:sz="4" w:space="0" w:color="000000"/>
              <w:left w:val="single" w:sz="4" w:space="0" w:color="000000"/>
              <w:bottom w:val="single" w:sz="4" w:space="0" w:color="000000"/>
              <w:right w:val="single" w:sz="4" w:space="0" w:color="000000"/>
            </w:tcBorders>
          </w:tcPr>
          <w:p w14:paraId="188A95DA" w14:textId="77777777" w:rsidR="0054391F" w:rsidRDefault="00C826BD">
            <w:pPr>
              <w:spacing w:after="0"/>
              <w:ind w:right="28"/>
              <w:jc w:val="center"/>
            </w:pPr>
            <w:r>
              <w:rPr>
                <w:sz w:val="20"/>
                <w:szCs w:val="20"/>
              </w:rPr>
              <w:t xml:space="preserve">2. أي جواز سفر تفقده في حال:</w:t>
            </w:r>
          </w:p>
        </w:tc>
      </w:tr>
      <w:tr w:rsidR="0054391F" w14:paraId="52B5E15F" w14:textId="77777777">
        <w:trPr>
          <w:trHeight w:val="848"/>
        </w:trPr>
        <w:tc>
          <w:tcPr>
            <w:tcW w:w="5877" w:type="dxa"/>
            <w:tcBorders>
              <w:top w:val="single" w:sz="4" w:space="0" w:color="000000"/>
              <w:left w:val="single" w:sz="4" w:space="0" w:color="000000"/>
              <w:bottom w:val="single" w:sz="4" w:space="0" w:color="000000"/>
              <w:right w:val="single" w:sz="4" w:space="0" w:color="000000"/>
            </w:tcBorders>
          </w:tcPr>
          <w:p w14:paraId="78936210" w14:textId="77777777" w:rsidR="0054391F" w:rsidRDefault="00C826BD">
            <w:pPr>
              <w:bidi w:val="0"/>
              <w:spacing w:after="0"/>
              <w:ind w:left="720" w:hanging="360"/>
              <w:jc w:val="left"/>
            </w:pPr>
            <w:r>
              <w:rPr>
                <w:sz w:val="20"/>
              </w:rPr>
              <w:t>•</w:t>
            </w:r>
            <w:r>
              <w:rPr>
                <w:rFonts w:ascii="Arial" w:eastAsia="Arial" w:hAnsi="Arial" w:cs="Arial"/>
                <w:sz w:val="20"/>
              </w:rPr>
              <w:t xml:space="preserve"> </w:t>
              <w:tab/>
            </w:r>
            <w:r>
              <w:rPr>
                <w:sz w:val="20"/>
              </w:rPr>
              <w:t xml:space="preserve">Do not report it to the consular representative of your home area within 24 hours of discovering you have lost it; and </w:t>
            </w:r>
          </w:p>
        </w:tc>
        <w:tc>
          <w:tcPr>
            <w:tcW w:w="5713" w:type="dxa"/>
            <w:tcBorders>
              <w:top w:val="single" w:sz="4" w:space="0" w:color="000000"/>
              <w:left w:val="single" w:sz="4" w:space="0" w:color="000000"/>
              <w:bottom w:val="single" w:sz="4" w:space="0" w:color="000000"/>
              <w:right w:val="single" w:sz="4" w:space="0" w:color="000000"/>
            </w:tcBorders>
          </w:tcPr>
          <w:p w14:paraId="492605B6" w14:textId="77777777" w:rsidR="0054391F" w:rsidRDefault="00C826BD">
            <w:pPr>
              <w:spacing w:after="0"/>
              <w:ind w:left="2370" w:right="407" w:hanging="281"/>
              <w:jc w:val="both"/>
            </w:pPr>
            <w:r>
              <w:rPr>
                <w:rFonts w:ascii="Segoe UI Symbol" w:eastAsia="Segoe UI Symbol" w:hAnsi="Segoe UI Symbol" w:cs="Segoe UI Symbol"/>
                <w:sz w:val="14"/>
                <w:szCs w:val="14"/>
                <w:rtl/>
              </w:rPr>
              <w:t xml:space="preserve">• عدم قيامك بالإبلاغ عن ذلك إلى الممثل القنصلي لمنطقة محل إقامتك خلال 24 ساعة من اكتشاف فقدانك له، و</w:t>
            </w:r>
          </w:p>
        </w:tc>
      </w:tr>
      <w:tr w:rsidR="0054391F" w14:paraId="7FE82E35" w14:textId="77777777">
        <w:trPr>
          <w:trHeight w:val="569"/>
        </w:trPr>
        <w:tc>
          <w:tcPr>
            <w:tcW w:w="5877" w:type="dxa"/>
            <w:tcBorders>
              <w:top w:val="single" w:sz="4" w:space="0" w:color="000000"/>
              <w:left w:val="single" w:sz="4" w:space="0" w:color="000000"/>
              <w:bottom w:val="single" w:sz="4" w:space="0" w:color="000000"/>
              <w:right w:val="single" w:sz="4" w:space="0" w:color="000000"/>
            </w:tcBorders>
          </w:tcPr>
          <w:p w14:paraId="2693D394" w14:textId="77777777" w:rsidR="0054391F" w:rsidRDefault="00C826BD">
            <w:pPr>
              <w:bidi w:val="0"/>
              <w:spacing w:after="0"/>
              <w:ind w:left="720" w:hanging="360"/>
              <w:jc w:val="left"/>
            </w:pPr>
            <w:r>
              <w:rPr>
                <w:sz w:val="20"/>
              </w:rPr>
              <w:t>•</w:t>
            </w:r>
            <w:r>
              <w:rPr>
                <w:rFonts w:ascii="Arial" w:eastAsia="Arial" w:hAnsi="Arial" w:cs="Arial"/>
                <w:sz w:val="20"/>
              </w:rPr>
              <w:t xml:space="preserve"> </w:t>
              <w:tab/>
            </w:r>
            <w:r>
              <w:rPr>
                <w:sz w:val="20"/>
              </w:rPr>
              <w:t xml:space="preserve">Get a report confirming the date you lost it and the date you received a replacement passport.. </w:t>
            </w:r>
          </w:p>
        </w:tc>
        <w:tc>
          <w:tcPr>
            <w:tcW w:w="5713" w:type="dxa"/>
            <w:tcBorders>
              <w:top w:val="single" w:sz="4" w:space="0" w:color="000000"/>
              <w:left w:val="single" w:sz="4" w:space="0" w:color="000000"/>
              <w:bottom w:val="single" w:sz="4" w:space="0" w:color="000000"/>
              <w:right w:val="single" w:sz="4" w:space="0" w:color="000000"/>
            </w:tcBorders>
          </w:tcPr>
          <w:p w14:paraId="102894FB" w14:textId="77777777" w:rsidR="0054391F" w:rsidRDefault="00C826BD">
            <w:pPr>
              <w:spacing w:after="0"/>
              <w:ind w:left="2211" w:right="1048" w:hanging="285"/>
              <w:jc w:val="both"/>
            </w:pPr>
            <w:r>
              <w:rPr>
                <w:rFonts w:ascii="Segoe UI Symbol" w:eastAsia="Segoe UI Symbol" w:hAnsi="Segoe UI Symbol" w:cs="Segoe UI Symbol"/>
                <w:sz w:val="14"/>
                <w:szCs w:val="14"/>
                <w:rtl/>
              </w:rPr>
              <w:t xml:space="preserve">• الحصول على تقرير يؤكد تاريخ فقدانك له وتاريخ تلقيك لجواز سفر بديل.</w:t>
            </w:r>
          </w:p>
        </w:tc>
      </w:tr>
      <w:tr w:rsidR="0054391F" w:rsidRPr="004D348F" w14:paraId="7DCE5FE9" w14:textId="77777777">
        <w:trPr>
          <w:trHeight w:val="318"/>
        </w:trPr>
        <w:tc>
          <w:tcPr>
            <w:tcW w:w="5877" w:type="dxa"/>
            <w:tcBorders>
              <w:top w:val="single" w:sz="4" w:space="0" w:color="000000"/>
              <w:left w:val="single" w:sz="4" w:space="0" w:color="000000"/>
              <w:bottom w:val="single" w:sz="4" w:space="0" w:color="000000"/>
              <w:right w:val="single" w:sz="4" w:space="0" w:color="000000"/>
            </w:tcBorders>
          </w:tcPr>
          <w:p w14:paraId="09419CF8" w14:textId="77777777" w:rsidR="0054391F" w:rsidRPr="004D348F" w:rsidRDefault="00C826BD">
            <w:pPr>
              <w:bidi w:val="0"/>
              <w:spacing w:after="0"/>
              <w:ind w:left="108"/>
              <w:jc w:val="left"/>
              <w:rPr>
                <w:color w:val="80340D" w:themeColor="accent2" w:themeShade="80"/>
                <w:rPrChange w:id="783" w:author="Roshny Ravindran" w:date="2026-08-04T08:09:00Z" w16du:dateUtc="2026-08-04T04:09:00Z">
                  <w:rPr/>
                </w:rPrChange>
              </w:rPr>
            </w:pPr>
            <w:r>
              <w:rPr>
                <w:b/>
                <w:color w:val="80340D" w:themeColor="accent2" w:themeShade="80"/>
                <w:rPrChange w:id="784" w:author="Roshny Ravindran" w:date="2026-08-04T08:09:00Z" w16du:dateUtc="2026-08-04T04:09:00Z">
                  <w:rPr>
                    <w:b/>
                    <w:color w:val="FF0000"/>
                  </w:rPr>
                </w:rPrChange>
              </w:rPr>
              <w:t>Sports &amp; Activities</w:t>
            </w:r>
            <w:r>
              <w:rPr>
                <w:b/>
                <w:color w:val="80340D" w:themeColor="accent2" w:themeShade="80"/>
                <w:rPrChange w:id="785" w:author="Roshny Ravindran" w:date="2026-08-04T08:09:00Z" w16du:dateUtc="2026-08-04T04:09:00Z">
                  <w:rPr>
                    <w:b/>
                  </w:rPr>
                </w:rPrChange>
              </w:rPr>
              <w:t xml:space="preserve"> </w:t>
            </w:r>
          </w:p>
        </w:tc>
        <w:tc>
          <w:tcPr>
            <w:tcW w:w="5713" w:type="dxa"/>
            <w:tcBorders>
              <w:top w:val="single" w:sz="4" w:space="0" w:color="000000"/>
              <w:left w:val="single" w:sz="4" w:space="0" w:color="000000"/>
              <w:bottom w:val="single" w:sz="4" w:space="0" w:color="000000"/>
              <w:right w:val="single" w:sz="4" w:space="0" w:color="000000"/>
            </w:tcBorders>
          </w:tcPr>
          <w:p w14:paraId="352F975B" w14:textId="77777777" w:rsidR="0054391F" w:rsidRPr="004D348F" w:rsidRDefault="00C826BD">
            <w:pPr>
              <w:spacing w:after="0"/>
              <w:ind w:right="3923"/>
              <w:rPr>
                <w:color w:val="80340D" w:themeColor="accent2" w:themeShade="80"/>
                <w:rPrChange w:id="786" w:author="Roshny Ravindran" w:date="2026-08-04T08:09:00Z" w16du:dateUtc="2026-08-04T04:09:00Z">
                  <w:rPr/>
                </w:rPrChange>
              </w:rPr>
            </w:pPr>
            <w:r>
              <w:rPr>
                <w:b/>
                <w:bCs/>
                <w:color w:val="80340D" w:themeColor="accent2" w:themeShade="80"/>
                <w:szCs w:val="22"/>
                <w:rtl/>
                <w:rPrChange w:id="787" w:author="Roshny Ravindran" w:date="2026-08-04T08:09:00Z" w16du:dateUtc="2026-08-04T04:09:00Z">
                  <w:rPr>
                    <w:b/>
                    <w:bCs/>
                    <w:color w:val="FF0000"/>
                    <w:szCs w:val="22"/>
                    <w:rtl/>
                  </w:rPr>
                </w:rPrChange>
              </w:rPr>
              <w:t xml:space="preserve">الرياضات والأنشطة</w:t>
            </w:r>
          </w:p>
        </w:tc>
      </w:tr>
      <w:tr w:rsidR="0054391F" w14:paraId="1B5B08BD" w14:textId="77777777" w:rsidTr="004D348F">
        <w:tblPrEx>
          <w:tblW w:w="11590" w:type="dxa"/>
          <w:tblInd w:w="-1162" w:type="dxa"/>
          <w:tblCellMar>
            <w:top w:w="16" w:type="dxa"/>
            <w:left w:w="0" w:type="dxa"/>
            <w:bottom w:w="0" w:type="dxa"/>
            <w:right w:w="0" w:type="dxa"/>
          </w:tblCellMar>
          <w:tblPrExChange w:id="789" w:author="Roshny Ravindran" w:date="2026-08-04T08:09:00Z" w16du:dateUtc="2026-08-04T04:09:00Z">
            <w:tblPrEx>
              <w:tblW w:w="11590" w:type="dxa"/>
              <w:tblInd w:w="-1162" w:type="dxa"/>
              <w:tblCellMar>
                <w:top w:w="16" w:type="dxa"/>
                <w:left w:w="0" w:type="dxa"/>
                <w:bottom w:w="0" w:type="dxa"/>
                <w:right w:w="0" w:type="dxa"/>
              </w:tblCellMar>
            </w:tblPrEx>
          </w:tblPrExChange>
        </w:tblPrEx>
        <w:trPr>
          <w:trHeight w:val="286"/>
          <w:trPrChange w:id="790" w:author="Roshny Ravindran" w:date="2026-08-04T08:09:00Z" w16du:dateUtc="2026-08-04T04:09:00Z">
            <w:trPr>
              <w:trHeight w:val="286"/>
            </w:trPr>
          </w:trPrChange>
        </w:trPr>
        <w:tc>
          <w:tcPr>
            <w:tcW w:w="5877" w:type="dxa"/>
            <w:tcBorders>
              <w:top w:val="single" w:sz="4" w:space="0" w:color="000000"/>
              <w:left w:val="single" w:sz="4" w:space="0" w:color="000000"/>
              <w:bottom w:val="single" w:sz="4" w:space="0" w:color="000000"/>
              <w:right w:val="single" w:sz="4" w:space="0" w:color="000000"/>
            </w:tcBorders>
            <w:shd w:val="clear" w:color="auto" w:fill="80340D" w:themeFill="accent2" w:themeFillShade="80"/>
            <w:tcPrChange w:id="791" w:author="Roshny Ravindran" w:date="2026-08-04T08:09:00Z" w16du:dateUtc="2026-08-04T04:09:00Z">
              <w:tcPr>
                <w:tcW w:w="5877" w:type="dxa"/>
                <w:tcBorders>
                  <w:top w:val="single" w:sz="4" w:space="0" w:color="000000"/>
                  <w:left w:val="single" w:sz="4" w:space="0" w:color="000000"/>
                  <w:bottom w:val="single" w:sz="4" w:space="0" w:color="000000"/>
                  <w:right w:val="single" w:sz="4" w:space="0" w:color="000000"/>
                </w:tcBorders>
                <w:shd w:val="clear" w:color="auto" w:fill="FF0000"/>
              </w:tcPr>
            </w:tcPrChange>
          </w:tcPr>
          <w:p w14:paraId="71427663" w14:textId="77777777" w:rsidR="0054391F" w:rsidRDefault="00C826BD">
            <w:pPr>
              <w:bidi w:val="0"/>
              <w:spacing w:after="0"/>
              <w:ind w:left="108"/>
              <w:jc w:val="left"/>
            </w:pPr>
            <w:r>
              <w:rPr>
                <w:b/>
                <w:color w:val="FFFFFF"/>
                <w:sz w:val="20"/>
              </w:rPr>
              <w:t>Participation in these activities is always covered without paying additional premium.</w:t>
            </w:r>
            <w:r>
              <w:rPr>
                <w:b/>
                <w:sz w:val="20"/>
              </w:rPr>
              <w:t xml:space="preserve"> </w:t>
            </w:r>
          </w:p>
        </w:tc>
        <w:tc>
          <w:tcPr>
            <w:tcW w:w="5713" w:type="dxa"/>
            <w:tcBorders>
              <w:top w:val="single" w:sz="4" w:space="0" w:color="000000"/>
              <w:left w:val="single" w:sz="4" w:space="0" w:color="000000"/>
              <w:bottom w:val="single" w:sz="4" w:space="0" w:color="000000"/>
              <w:right w:val="single" w:sz="4" w:space="0" w:color="000000"/>
            </w:tcBorders>
            <w:shd w:val="clear" w:color="auto" w:fill="80340D" w:themeFill="accent2" w:themeFillShade="80"/>
            <w:tcPrChange w:id="792" w:author="Roshny Ravindran" w:date="2026-08-04T08:09:00Z" w16du:dateUtc="2026-08-04T04:09:00Z">
              <w:tcPr>
                <w:tcW w:w="5713" w:type="dxa"/>
                <w:tcBorders>
                  <w:top w:val="single" w:sz="4" w:space="0" w:color="000000"/>
                  <w:left w:val="single" w:sz="4" w:space="0" w:color="000000"/>
                  <w:bottom w:val="single" w:sz="4" w:space="0" w:color="000000"/>
                  <w:right w:val="single" w:sz="4" w:space="0" w:color="000000"/>
                </w:tcBorders>
                <w:shd w:val="clear" w:color="auto" w:fill="FF0000"/>
              </w:tcPr>
            </w:tcPrChange>
          </w:tcPr>
          <w:p w14:paraId="1DC4A0D7" w14:textId="77777777" w:rsidR="0054391F" w:rsidRDefault="00C826BD">
            <w:pPr>
              <w:spacing w:after="0"/>
              <w:ind w:left="36"/>
              <w:jc w:val="left"/>
            </w:pPr>
            <w:r>
              <w:rPr>
                <w:color w:val="FFFFFF"/>
                <w:sz w:val="20"/>
                <w:szCs w:val="20"/>
                <w:rtl/>
              </w:rPr>
              <w:t xml:space="preserve">دائمًا ما تكون المشاركة في هذه الأنشطة مشمولة ضمن الغطاء التأميني بدون سداد قسط تأمين إضافي.</w:t>
            </w:r>
          </w:p>
        </w:tc>
      </w:tr>
      <w:tr w:rsidR="0054391F" w14:paraId="5091BE52" w14:textId="77777777">
        <w:trPr>
          <w:trHeight w:val="1127"/>
        </w:trPr>
        <w:tc>
          <w:tcPr>
            <w:tcW w:w="5877" w:type="dxa"/>
            <w:tcBorders>
              <w:top w:val="single" w:sz="4" w:space="0" w:color="000000"/>
              <w:left w:val="single" w:sz="4" w:space="0" w:color="000000"/>
              <w:bottom w:val="single" w:sz="4" w:space="0" w:color="000000"/>
              <w:right w:val="single" w:sz="4" w:space="0" w:color="000000"/>
            </w:tcBorders>
          </w:tcPr>
          <w:p w14:paraId="0E6AE9B8" w14:textId="77777777" w:rsidR="0054391F" w:rsidRDefault="00C826BD">
            <w:pPr>
              <w:bidi w:val="0"/>
              <w:spacing w:after="0"/>
              <w:ind w:left="108" w:right="83"/>
              <w:jc w:val="both"/>
            </w:pPr>
            <w:r>
              <w:rPr>
                <w:sz w:val="20"/>
              </w:rPr>
              <w:t xml:space="preserve">Athletics, go-carting, ballooning (as an organised excursion), trekking up to 2,500 metres, ice skating, cross country running, soccer, surfing, windsurfing, golf, mountain biking on the road, baseball, fencing, sailing, cricket, cycling, canoeing, rowing, basketball, volleyball, jogging and any other sport activities not involving an extra risk </w:t>
            </w:r>
          </w:p>
        </w:tc>
        <w:tc>
          <w:tcPr>
            <w:tcW w:w="5713" w:type="dxa"/>
            <w:tcBorders>
              <w:top w:val="single" w:sz="4" w:space="0" w:color="000000"/>
              <w:left w:val="single" w:sz="4" w:space="0" w:color="000000"/>
              <w:bottom w:val="single" w:sz="4" w:space="0" w:color="000000"/>
              <w:right w:val="single" w:sz="4" w:space="0" w:color="000000"/>
            </w:tcBorders>
          </w:tcPr>
          <w:p w14:paraId="3694EE05" w14:textId="77777777" w:rsidR="0054391F" w:rsidRDefault="00C826BD">
            <w:pPr>
              <w:spacing w:after="38"/>
              <w:ind w:left="35"/>
              <w:jc w:val="left"/>
            </w:pPr>
            <w:r>
              <w:rPr>
                <w:sz w:val="20"/>
                <w:szCs w:val="20"/>
                <w:rtl/>
              </w:rPr>
              <w:t xml:space="preserve">ألعاب القوى وسباقات الكارتينغ وركوب المناطيد (كرحلة منظمة) والرحلات الجبلية حتى ارتفاع 2,500 متر والتزلج على</w:t>
            </w:r>
          </w:p>
          <w:p w14:paraId="0A7BF5CF" w14:textId="77777777" w:rsidR="0054391F" w:rsidRDefault="00C826BD">
            <w:pPr>
              <w:spacing w:after="0"/>
              <w:ind w:left="38" w:right="128" w:hanging="3"/>
              <w:jc w:val="both"/>
            </w:pPr>
            <w:r>
              <w:rPr>
                <w:sz w:val="20"/>
                <w:szCs w:val="20"/>
                <w:rtl/>
              </w:rPr>
              <w:t xml:space="preserve">الجليد وجري اختراق الضاحية وكرة القدم وركوب الأمواج والركمجة والجولف وركوب الدراجات الجبلية على الطرق والبيسبول والمبارزة والإبحار والكريكيت وركوب الدراجات والتجديف بقوارب الكانوي والتجديف وكرة السلة والكرة الطائرة والركض وأي أنشطة رياضية أخرى لا تشمل أي مخاطر إضافية.</w:t>
            </w:r>
          </w:p>
        </w:tc>
      </w:tr>
      <w:tr w:rsidR="0054391F" w14:paraId="3427708E" w14:textId="77777777">
        <w:trPr>
          <w:trHeight w:val="292"/>
        </w:trPr>
        <w:tc>
          <w:tcPr>
            <w:tcW w:w="5877" w:type="dxa"/>
            <w:tcBorders>
              <w:top w:val="single" w:sz="4" w:space="0" w:color="000000"/>
              <w:left w:val="single" w:sz="4" w:space="0" w:color="000000"/>
              <w:bottom w:val="single" w:sz="4" w:space="0" w:color="000000"/>
              <w:right w:val="single" w:sz="4" w:space="0" w:color="000000"/>
            </w:tcBorders>
          </w:tcPr>
          <w:p w14:paraId="023F2B81" w14:textId="77777777" w:rsidR="0054391F" w:rsidRDefault="00C826BD">
            <w:pPr>
              <w:bidi w:val="0"/>
              <w:spacing w:after="0"/>
              <w:jc w:val="left"/>
            </w:pPr>
            <w:r>
              <w:rPr>
                <w:rFonts w:ascii="Times New Roman" w:eastAsia="Times New Roman" w:hAnsi="Times New Roman" w:cs="Times New Roman"/>
                <w:sz w:val="20"/>
              </w:rPr>
              <w:t xml:space="preserve"> </w:t>
            </w:r>
          </w:p>
        </w:tc>
        <w:tc>
          <w:tcPr>
            <w:tcW w:w="5713" w:type="dxa"/>
            <w:tcBorders>
              <w:top w:val="single" w:sz="4" w:space="0" w:color="000000"/>
              <w:left w:val="single" w:sz="4" w:space="0" w:color="000000"/>
              <w:bottom w:val="single" w:sz="4" w:space="0" w:color="000000"/>
              <w:right w:val="single" w:sz="4" w:space="0" w:color="000000"/>
            </w:tcBorders>
          </w:tcPr>
          <w:p w14:paraId="4C74B3ED" w14:textId="77777777" w:rsidR="0054391F" w:rsidRDefault="00C826BD">
            <w:pPr>
              <w:bidi w:val="0"/>
              <w:spacing w:after="0"/>
              <w:ind w:left="1"/>
              <w:jc w:val="left"/>
            </w:pPr>
            <w:r>
              <w:rPr>
                <w:rFonts w:ascii="Times New Roman" w:eastAsia="Times New Roman" w:hAnsi="Times New Roman" w:cs="Times New Roman"/>
                <w:sz w:val="20"/>
              </w:rPr>
              <w:t xml:space="preserve"> </w:t>
            </w:r>
          </w:p>
        </w:tc>
      </w:tr>
      <w:tr w:rsidR="0054391F" w14:paraId="51434026" w14:textId="77777777" w:rsidTr="004D348F">
        <w:tblPrEx>
          <w:tblW w:w="11590" w:type="dxa"/>
          <w:tblInd w:w="-1162" w:type="dxa"/>
          <w:tblCellMar>
            <w:top w:w="16" w:type="dxa"/>
            <w:left w:w="0" w:type="dxa"/>
            <w:bottom w:w="0" w:type="dxa"/>
            <w:right w:w="0" w:type="dxa"/>
          </w:tblCellMar>
          <w:tblPrExChange w:id="793" w:author="Roshny Ravindran" w:date="2026-08-04T08:09:00Z" w16du:dateUtc="2026-08-04T04:09:00Z">
            <w:tblPrEx>
              <w:tblW w:w="11590" w:type="dxa"/>
              <w:tblInd w:w="-1162" w:type="dxa"/>
              <w:tblCellMar>
                <w:top w:w="16" w:type="dxa"/>
                <w:left w:w="0" w:type="dxa"/>
                <w:bottom w:w="0" w:type="dxa"/>
                <w:right w:w="0" w:type="dxa"/>
              </w:tblCellMar>
            </w:tblPrEx>
          </w:tblPrExChange>
        </w:tblPrEx>
        <w:trPr>
          <w:trHeight w:val="315"/>
          <w:trPrChange w:id="794" w:author="Roshny Ravindran" w:date="2026-08-04T08:09:00Z" w16du:dateUtc="2026-08-04T04:09:00Z">
            <w:trPr>
              <w:trHeight w:val="315"/>
            </w:trPr>
          </w:trPrChange>
        </w:trPr>
        <w:tc>
          <w:tcPr>
            <w:tcW w:w="5877" w:type="dxa"/>
            <w:tcBorders>
              <w:top w:val="single" w:sz="4" w:space="0" w:color="000000"/>
              <w:left w:val="single" w:sz="4" w:space="0" w:color="000000"/>
              <w:bottom w:val="single" w:sz="4" w:space="0" w:color="000000"/>
              <w:right w:val="single" w:sz="4" w:space="0" w:color="000000"/>
            </w:tcBorders>
            <w:shd w:val="clear" w:color="auto" w:fill="80340D" w:themeFill="accent2" w:themeFillShade="80"/>
            <w:tcPrChange w:id="795" w:author="Roshny Ravindran" w:date="2026-08-04T08:09:00Z" w16du:dateUtc="2026-08-04T04:09:00Z">
              <w:tcPr>
                <w:tcW w:w="5877" w:type="dxa"/>
                <w:tcBorders>
                  <w:top w:val="single" w:sz="4" w:space="0" w:color="000000"/>
                  <w:left w:val="single" w:sz="4" w:space="0" w:color="000000"/>
                  <w:bottom w:val="single" w:sz="4" w:space="0" w:color="000000"/>
                  <w:right w:val="single" w:sz="4" w:space="0" w:color="000000"/>
                </w:tcBorders>
                <w:shd w:val="clear" w:color="auto" w:fill="FF0000"/>
              </w:tcPr>
            </w:tcPrChange>
          </w:tcPr>
          <w:p w14:paraId="6815BFD1" w14:textId="77777777" w:rsidR="0054391F" w:rsidRDefault="00C826BD">
            <w:pPr>
              <w:bidi w:val="0"/>
              <w:spacing w:after="0"/>
              <w:ind w:left="108"/>
              <w:jc w:val="left"/>
            </w:pPr>
            <w:r>
              <w:rPr>
                <w:b/>
                <w:color w:val="FFFFFF"/>
                <w:sz w:val="20"/>
              </w:rPr>
              <w:t>Excluded Activities: the following activities are always excluded.</w:t>
            </w:r>
            <w:r>
              <w:rPr>
                <w:b/>
                <w:sz w:val="20"/>
              </w:rPr>
              <w:t xml:space="preserve"> </w:t>
            </w:r>
          </w:p>
        </w:tc>
        <w:tc>
          <w:tcPr>
            <w:tcW w:w="5713" w:type="dxa"/>
            <w:tcBorders>
              <w:top w:val="single" w:sz="4" w:space="0" w:color="000000"/>
              <w:left w:val="single" w:sz="4" w:space="0" w:color="000000"/>
              <w:bottom w:val="single" w:sz="4" w:space="0" w:color="000000"/>
              <w:right w:val="single" w:sz="4" w:space="0" w:color="000000"/>
            </w:tcBorders>
            <w:shd w:val="clear" w:color="auto" w:fill="80340D" w:themeFill="accent2" w:themeFillShade="80"/>
            <w:tcPrChange w:id="796" w:author="Roshny Ravindran" w:date="2026-08-04T08:09:00Z" w16du:dateUtc="2026-08-04T04:09:00Z">
              <w:tcPr>
                <w:tcW w:w="5713" w:type="dxa"/>
                <w:tcBorders>
                  <w:top w:val="single" w:sz="4" w:space="0" w:color="000000"/>
                  <w:left w:val="single" w:sz="4" w:space="0" w:color="000000"/>
                  <w:bottom w:val="single" w:sz="4" w:space="0" w:color="000000"/>
                  <w:right w:val="single" w:sz="4" w:space="0" w:color="000000"/>
                </w:tcBorders>
                <w:shd w:val="clear" w:color="auto" w:fill="FF0000"/>
              </w:tcPr>
            </w:tcPrChange>
          </w:tcPr>
          <w:p w14:paraId="256C92AA" w14:textId="77777777" w:rsidR="0054391F" w:rsidRDefault="00C826BD">
            <w:pPr>
              <w:spacing w:after="0"/>
              <w:ind w:left="39"/>
              <w:jc w:val="left"/>
            </w:pPr>
            <w:r>
              <w:rPr>
                <w:color w:val="FFFFFF"/>
                <w:szCs w:val="22"/>
                <w:rtl/>
              </w:rPr>
              <w:t xml:space="preserve">الأنشطة المستبعدة: دائمًا ما سيتم استثناء الأنشطة التالية.</w:t>
            </w:r>
          </w:p>
        </w:tc>
      </w:tr>
      <w:tr w:rsidR="0054391F" w14:paraId="6377416B" w14:textId="77777777">
        <w:trPr>
          <w:trHeight w:val="1854"/>
        </w:trPr>
        <w:tc>
          <w:tcPr>
            <w:tcW w:w="5877" w:type="dxa"/>
            <w:tcBorders>
              <w:top w:val="single" w:sz="4" w:space="0" w:color="000000"/>
              <w:left w:val="single" w:sz="4" w:space="0" w:color="000000"/>
              <w:bottom w:val="single" w:sz="4" w:space="0" w:color="000000"/>
              <w:right w:val="single" w:sz="4" w:space="0" w:color="000000"/>
            </w:tcBorders>
          </w:tcPr>
          <w:p w14:paraId="1C00DB15" w14:textId="77777777" w:rsidR="0054391F" w:rsidRDefault="00C826BD">
            <w:pPr>
              <w:bidi w:val="0"/>
              <w:spacing w:after="0"/>
              <w:ind w:left="108" w:right="47"/>
              <w:jc w:val="both"/>
            </w:pPr>
            <w:r>
              <w:rPr>
                <w:sz w:val="20"/>
              </w:rPr>
              <w:t xml:space="preserve">Fighting or self-defense sports, professional or semi-professional sports activities, races of any kind other than on foot, mountain expeditions, deep sea diving (depth greater than 40 meters), sailing at sea in Solitary and / or out of territorial waters, ski jumping, free climbing and no ropes, motor sports, use of firearms or otherwise, and any other sport involving an exceptional risk of accidents. </w:t>
            </w:r>
          </w:p>
        </w:tc>
        <w:tc>
          <w:tcPr>
            <w:tcW w:w="5713" w:type="dxa"/>
            <w:tcBorders>
              <w:top w:val="single" w:sz="4" w:space="0" w:color="000000"/>
              <w:left w:val="single" w:sz="4" w:space="0" w:color="000000"/>
              <w:bottom w:val="single" w:sz="4" w:space="0" w:color="000000"/>
              <w:right w:val="single" w:sz="4" w:space="0" w:color="000000"/>
            </w:tcBorders>
          </w:tcPr>
          <w:p w14:paraId="67E16FF8" w14:textId="77777777" w:rsidR="0054391F" w:rsidRDefault="00C826BD">
            <w:pPr>
              <w:spacing w:after="77"/>
              <w:ind w:left="38"/>
              <w:jc w:val="left"/>
            </w:pPr>
            <w:r>
              <w:rPr>
                <w:szCs w:val="22"/>
                <w:rtl/>
              </w:rPr>
              <w:t xml:space="preserve">الرياضات القتالية أو رياضات الدفاع عن النفس أو الأنشطة الرياضية الاحترافية أو شبه الاحترافية أو</w:t>
            </w:r>
          </w:p>
          <w:p w14:paraId="4E9177E7" w14:textId="77777777" w:rsidR="0054391F" w:rsidRDefault="00C826BD">
            <w:pPr>
              <w:spacing w:after="40" w:line="273" w:lineRule="auto"/>
              <w:ind w:left="36" w:right="133" w:firstLine="1"/>
              <w:jc w:val="both"/>
            </w:pPr>
            <w:r>
              <w:rPr>
                <w:szCs w:val="22"/>
                <w:rtl/>
              </w:rPr>
              <w:t xml:space="preserve">السباقات من أي نوع كانت بخلاف تلك التي تكون بالأقدام و/أو استكشاف الجبال و/أو الغطس في أعماق البحار (بعمق يزيد عن 40 مترًا) و/أو الإبحار في البحر منفردًا و/أو خارج المياه الإقليمية و/أو القفز التزلجي والتسلق الحر بدون حبال والرياضات ذات المحركات</w:t>
            </w:r>
          </w:p>
          <w:p w14:paraId="3DB1A798" w14:textId="77777777" w:rsidR="0054391F" w:rsidRDefault="00C826BD">
            <w:pPr>
              <w:spacing w:after="0"/>
              <w:ind w:left="36"/>
              <w:jc w:val="left"/>
            </w:pPr>
            <w:r>
              <w:rPr>
                <w:szCs w:val="22"/>
                <w:rtl/>
              </w:rPr>
              <w:t xml:space="preserve">أو التي تستخدم أسلحة نارية أو خلافه وأي رياضة أخرى تنطوي على مخاطر استثنائية بوقوع حوادث.</w:t>
            </w:r>
          </w:p>
        </w:tc>
      </w:tr>
      <w:tr w:rsidR="0054391F" w14:paraId="0AF5F32E" w14:textId="77777777">
        <w:trPr>
          <w:trHeight w:val="626"/>
        </w:trPr>
        <w:tc>
          <w:tcPr>
            <w:tcW w:w="5877" w:type="dxa"/>
            <w:tcBorders>
              <w:top w:val="single" w:sz="4" w:space="0" w:color="000000"/>
              <w:left w:val="single" w:sz="4" w:space="0" w:color="000000"/>
              <w:bottom w:val="single" w:sz="4" w:space="0" w:color="000000"/>
              <w:right w:val="single" w:sz="4" w:space="0" w:color="000000"/>
            </w:tcBorders>
          </w:tcPr>
          <w:p w14:paraId="71157F7C" w14:textId="77777777" w:rsidR="0054391F" w:rsidRDefault="00C826BD">
            <w:pPr>
              <w:bidi w:val="0"/>
              <w:spacing w:after="0"/>
              <w:ind w:left="108"/>
              <w:jc w:val="both"/>
            </w:pPr>
            <w:r>
              <w:t xml:space="preserve">Participation in competitions or tournaments organized by sporting federations or similar organizations is not included. </w:t>
            </w:r>
          </w:p>
        </w:tc>
        <w:tc>
          <w:tcPr>
            <w:tcW w:w="5713" w:type="dxa"/>
            <w:tcBorders>
              <w:top w:val="single" w:sz="4" w:space="0" w:color="000000"/>
              <w:left w:val="single" w:sz="4" w:space="0" w:color="000000"/>
              <w:bottom w:val="single" w:sz="4" w:space="0" w:color="000000"/>
              <w:right w:val="single" w:sz="4" w:space="0" w:color="000000"/>
            </w:tcBorders>
          </w:tcPr>
          <w:p w14:paraId="60C89B2D" w14:textId="77777777" w:rsidR="0054391F" w:rsidRDefault="00C826BD">
            <w:pPr>
              <w:spacing w:after="0"/>
              <w:ind w:right="1379" w:firstLine="4"/>
              <w:jc w:val="both"/>
            </w:pPr>
            <w:r>
              <w:rPr>
                <w:szCs w:val="22"/>
                <w:rtl/>
              </w:rPr>
              <w:t xml:space="preserve">لا يشمل ذلك المشاركة في المنافسات أو المسابقات المنظمة من قبل الاتحادات الرياضية أو المنظمات المشابهة.</w:t>
            </w:r>
          </w:p>
        </w:tc>
      </w:tr>
    </w:tbl>
    <w:p w14:paraId="187ED96C" w14:textId="77777777" w:rsidR="0054391F" w:rsidRDefault="00C826BD">
      <w:pPr>
        <w:bidi w:val="0"/>
        <w:spacing w:after="0"/>
        <w:ind w:left="-1440"/>
        <w:jc w:val="both"/>
      </w:pPr>
      <w:r>
        <w:t xml:space="preserve"> </w:t>
      </w:r>
    </w:p>
    <w:sectPr w:rsidR="0054391F">
      <w:headerReference w:type="even" r:id="rId18"/>
      <w:headerReference w:type="default" r:id="rId19"/>
      <w:footerReference w:type="even" r:id="rId20"/>
      <w:footerReference w:type="default" r:id="rId21"/>
      <w:headerReference w:type="first" r:id="rId22"/>
      <w:footerReference w:type="first" r:id="rId23"/>
      <w:pgSz w:w="12240" w:h="15840"/>
      <w:pgMar w:top="1438" w:right="1440" w:bottom="1440" w:left="1440" w:header="520" w:footer="138"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10" w:author="Roshny Ravindran" w:date="2026-08-04T07:44:00Z" w:initials="RR">
    <w:p w14:paraId="1CC1B3C9" w14:textId="77777777" w:rsidR="003B39BC" w:rsidRDefault="003B39BC" w:rsidP="003B39BC">
      <w:pPr>
        <w:pStyle w:val="CommentText"/>
        <w:bidi w:val="0"/>
        <w:jc w:val="left"/>
      </w:pPr>
      <w:r>
        <w:rPr>
          <w:rStyle w:val="CommentReference"/>
        </w:rPr>
        <w:annotationRef/>
      </w:r>
      <w:r>
        <w:t xml:space="preserve">This needs to be updated as per CB wordings- need to reconfirm the same time line needs to be set </w:t>
      </w:r>
    </w:p>
  </w:comment>
  <w:comment w:id="230" w:author="Roshny Ravindran" w:date="2026-08-04T07:45:00Z" w:initials="RR">
    <w:p w14:paraId="402F6469" w14:textId="77777777" w:rsidR="003B39BC" w:rsidRDefault="003B39BC" w:rsidP="003B39BC">
      <w:pPr>
        <w:pStyle w:val="CommentText"/>
        <w:bidi w:val="0"/>
        <w:jc w:val="left"/>
      </w:pPr>
      <w:r>
        <w:rPr>
          <w:rStyle w:val="CommentReference"/>
        </w:rPr>
        <w:annotationRef/>
      </w:r>
      <w:r>
        <w:t xml:space="preserve">To be reviewed </w:t>
      </w:r>
    </w:p>
  </w:comment>
  <w:comment w:id="635" w:author="Roshny Ravindran" w:date="2026-08-04T07:50:00Z" w:initials="RR">
    <w:p w14:paraId="3FC3C381" w14:textId="77777777" w:rsidR="003B39BC" w:rsidRDefault="003B39BC" w:rsidP="003B39BC">
      <w:pPr>
        <w:pStyle w:val="CommentText"/>
        <w:bidi w:val="0"/>
        <w:jc w:val="left"/>
      </w:pPr>
      <w:r>
        <w:rPr>
          <w:rStyle w:val="CommentReference"/>
        </w:rPr>
        <w:annotationRef/>
      </w:r>
      <w:r>
        <w:t xml:space="preserve">To be reviewed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CC1B3C9" w15:done="0"/>
  <w15:commentEx w15:paraId="402F6469" w15:done="0"/>
  <w15:commentEx w15:paraId="3FC3C38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CF1C28F" w16cex:dateUtc="2026-08-04T03:44:00Z"/>
  <w16cex:commentExtensible w16cex:durableId="22B25BE6" w16cex:dateUtc="2026-08-04T03:45:00Z"/>
  <w16cex:commentExtensible w16cex:durableId="1AF07618" w16cex:dateUtc="2026-08-04T03: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CC1B3C9" w16cid:durableId="0CF1C28F"/>
  <w16cid:commentId w16cid:paraId="402F6469" w16cid:durableId="22B25BE6"/>
  <w16cid:commentId w16cid:paraId="3FC3C381" w16cid:durableId="1AF0761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D24F0F" w14:textId="77777777" w:rsidR="00C826BD" w:rsidRDefault="00C826BD">
      <w:pPr>
        <w:spacing w:after="0" w:line="240" w:lineRule="auto"/>
      </w:pPr>
      <w:r>
        <w:separator/>
      </w:r>
    </w:p>
  </w:endnote>
  <w:endnote w:type="continuationSeparator" w:id="0">
    <w:p w14:paraId="6E71F0E5" w14:textId="77777777" w:rsidR="00C826BD" w:rsidRDefault="00C826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DF65A" w14:textId="1E6E5898" w:rsidR="0054391F" w:rsidRDefault="00CF19EE">
    <w:pPr>
      <w:bidi w:val="0"/>
      <w:spacing w:after="0"/>
      <w:ind w:right="12240"/>
      <w:jc w:val="left"/>
    </w:pPr>
    <w:r>
      <w:rPr>
        <w:noProof/>
      </w:rPr>
      <mc:AlternateContent>
        <mc:Choice Requires="wps">
          <w:drawing>
            <wp:anchor distT="0" distB="0" distL="0" distR="0" simplePos="0" relativeHeight="251671552" behindDoc="0" locked="0" layoutInCell="1" allowOverlap="1" wp14:anchorId="0A497D7D" wp14:editId="31373C9A">
              <wp:simplePos x="635" y="635"/>
              <wp:positionH relativeFrom="page">
                <wp:align>center</wp:align>
              </wp:positionH>
              <wp:positionV relativeFrom="page">
                <wp:align>bottom</wp:align>
              </wp:positionV>
              <wp:extent cx="423545" cy="357505"/>
              <wp:effectExtent l="0" t="0" r="14605" b="0"/>
              <wp:wrapNone/>
              <wp:docPr id="1025517828" name="Text Box 152" descr="Internal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23545" cy="357505"/>
                      </a:xfrm>
                      <a:prstGeom prst="rect">
                        <a:avLst/>
                      </a:prstGeom>
                      <a:noFill/>
                      <a:ln>
                        <a:noFill/>
                      </a:ln>
                    </wps:spPr>
                    <wps:txbx>
                      <w:txbxContent>
                        <w:p w14:paraId="26DAA647" w14:textId="2D29B528" w:rsidR="00CF19EE" w:rsidRPr="00CF19EE" w:rsidRDefault="00CF19EE" w:rsidP="00CF19EE">
                          <w:pPr>
                            <w:spacing w:after="0"/>
                            <w:rPr>
                              <w:rFonts w:ascii="Aptos" w:eastAsia="Aptos" w:hAnsi="Aptos" w:cs="Aptos"/>
                              <w:noProof/>
                              <w:color w:val="0000FF"/>
                              <w:sz w:val="20"/>
                              <w:szCs w:val="20"/>
                            </w:rPr>
                          </w:pPr>
                          <w:r w:rsidRPr="00CF19EE">
                            <w:rPr>
                              <w:rFonts w:ascii="Aptos" w:eastAsia="Aptos" w:hAnsi="Aptos" w:cs="Aptos"/>
                              <w:noProof/>
                              <w:color w:val="0000FF"/>
                              <w:sz w:val="20"/>
                              <w:szCs w:val="20"/>
                            </w:rPr>
                            <w:t>Internal</w:t>
                          </w:r>
                          <w:r w:rsidRPr="00CF19EE">
                            <w:rPr>
                              <w:rFonts w:ascii="Aptos" w:eastAsia="Aptos" w:hAnsi="Aptos" w:cs="Aptos"/>
                              <w:noProof/>
                              <w:color w:val="0000FF"/>
                              <w:sz w:val="20"/>
                              <w:szCs w:val="20"/>
                              <w:rtl/>
                            </w:rPr>
                            <w:t xml:space="preserve"> </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A497D7D" id="_x0000_t202" coordsize="21600,21600" o:spt="202" path="m,l,21600r21600,l21600,xe">
              <v:stroke joinstyle="miter"/>
              <v:path gradientshapeok="t" o:connecttype="rect"/>
            </v:shapetype>
            <v:shape id="Text Box 152" o:spid="_x0000_s1052" type="#_x0000_t202" alt="Internal " style="position:absolute;margin-left:0;margin-top:0;width:33.35pt;height:28.15pt;z-index:25167155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" filled="f" stroked="f">
              <v:fill o:detectmouseclick="t"/>
              <v:textbox style="mso-fit-shape-to-text:t" inset="0,0,0,15pt">
                <w:txbxContent>
                  <w:p w14:paraId="26DAA647" w14:textId="2D29B528" w:rsidR="00CF19EE" w:rsidRPr="00CF19EE" w:rsidRDefault="00CF19EE" w:rsidP="00CF19EE">
                    <w:pPr>
                      <w:spacing w:after="0"/>
                      <w:rPr>
                        <w:rFonts w:ascii="Aptos" w:eastAsia="Aptos" w:hAnsi="Aptos" w:cs="Aptos"/>
                        <w:noProof/>
                        <w:color w:val="0000FF"/>
                        <w:sz w:val="20"/>
                        <w:szCs w:val="20"/>
                      </w:rPr>
                    </w:pPr>
                    <w:r w:rsidRPr="00CF19EE">
                      <w:rPr>
                        <w:rFonts w:ascii="Aptos" w:eastAsia="Aptos" w:hAnsi="Aptos" w:cs="Aptos"/>
                        <w:noProof/>
                        <w:color w:val="0000FF"/>
                        <w:sz w:val="20"/>
                        <w:szCs w:val="20"/>
                      </w:rPr>
                      <w:t>Internal</w:t>
                    </w:r>
                    <w:r w:rsidRPr="00CF19EE">
                      <w:rPr>
                        <w:rFonts w:ascii="Aptos" w:eastAsia="Aptos" w:hAnsi="Aptos" w:cs="Aptos"/>
                        <w:noProof/>
                        <w:color w:val="0000FF"/>
                        <w:sz w:val="20"/>
                        <w:szCs w:val="20"/>
                        <w:rtl/>
                      </w:rPr>
                      <w:t xml:space="preserve"> </w:t>
                    </w:r>
                  </w:p>
                </w:txbxContent>
              </v:textbox>
              <w10:wrap anchorx="page" anchory="page"/>
            </v:shape>
          </w:pict>
        </mc:Fallback>
      </mc:AlternateContent>
    </w:r>
    <w:r w:rsidR="00C826BD">
      <w:rPr>
        <w:noProof/>
      </w:rPr>
      <mc:AlternateContent>
        <mc:Choice Requires="wpg">
          <w:drawing>
            <wp:anchor distT="0" distB="0" distL="114300" distR="114300" simplePos="0" relativeHeight="251661312" behindDoc="0" locked="0" layoutInCell="1" allowOverlap="1" wp14:anchorId="179A4471" wp14:editId="144071F4">
              <wp:simplePos x="0" y="0"/>
              <wp:positionH relativeFrom="page">
                <wp:posOffset>0</wp:posOffset>
              </wp:positionH>
              <wp:positionV relativeFrom="page">
                <wp:posOffset>9242425</wp:posOffset>
              </wp:positionV>
              <wp:extent cx="6877050" cy="728345"/>
              <wp:effectExtent l="0" t="0" r="0" b="0"/>
              <wp:wrapSquare wrapText="bothSides"/>
              <wp:docPr id="444027" name="Group 444027"/>
              <wp:cNvGraphicFramePr/>
              <a:graphic xmlns:a="http://schemas.openxmlformats.org/drawingml/2006/main">
                <a:graphicData uri="http://schemas.microsoft.com/office/word/2010/wordprocessingGroup">
                  <wpg:wgp>
                    <wpg:cNvGrpSpPr/>
                    <wpg:grpSpPr>
                      <a:xfrm>
                        <a:off x="0" y="0"/>
                        <a:ext cx="6877050" cy="728345"/>
                        <a:chOff x="0" y="0"/>
                        <a:chExt cx="6877050" cy="728345"/>
                      </a:xfrm>
                    </wpg:grpSpPr>
                    <pic:pic xmlns:pic="http://schemas.openxmlformats.org/drawingml/2006/picture">
                      <pic:nvPicPr>
                        <pic:cNvPr id="444028" name="Picture 444028"/>
                        <pic:cNvPicPr/>
                      </pic:nvPicPr>
                      <pic:blipFill>
                        <a:blip r:embed="rId1"/>
                        <a:stretch>
                          <a:fillRect/>
                        </a:stretch>
                      </pic:blipFill>
                      <pic:spPr>
                        <a:xfrm>
                          <a:off x="3407410" y="45085"/>
                          <a:ext cx="1496568" cy="683260"/>
                        </a:xfrm>
                        <a:prstGeom prst="rect">
                          <a:avLst/>
                        </a:prstGeom>
                      </pic:spPr>
                    </pic:pic>
                    <pic:pic xmlns:pic="http://schemas.openxmlformats.org/drawingml/2006/picture">
                      <pic:nvPicPr>
                        <pic:cNvPr id="444030" name="Picture 444030"/>
                        <pic:cNvPicPr/>
                      </pic:nvPicPr>
                      <pic:blipFill>
                        <a:blip r:embed="rId2"/>
                        <a:stretch>
                          <a:fillRect/>
                        </a:stretch>
                      </pic:blipFill>
                      <pic:spPr>
                        <a:xfrm>
                          <a:off x="2319655" y="126365"/>
                          <a:ext cx="485140" cy="485140"/>
                        </a:xfrm>
                        <a:prstGeom prst="rect">
                          <a:avLst/>
                        </a:prstGeom>
                      </pic:spPr>
                    </pic:pic>
                    <wps:wsp>
                      <wps:cNvPr id="535183" name="Shape 535183"/>
                      <wps:cNvSpPr/>
                      <wps:spPr>
                        <a:xfrm>
                          <a:off x="895985"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round/>
                        </a:ln>
                      </wps:spPr>
                      <wps:style>
                        <a:lnRef idx="0">
                          <a:srgbClr val="000000">
                            <a:alpha val="0"/>
                          </a:srgbClr>
                        </a:lnRef>
                        <a:fillRef idx="1">
                          <a:srgbClr val="D9D9D9"/>
                        </a:fillRef>
                        <a:effectRef idx="0">
                          <a:scrgbClr r="0" g="0" b="0"/>
                        </a:effectRef>
                        <a:fontRef idx="none"/>
                      </wps:style>
                      <wps:bodyPr/>
                    </wps:wsp>
                    <wps:wsp>
                      <wps:cNvPr id="444031" name="Rectangle 444031"/>
                      <wps:cNvSpPr/>
                      <wps:spPr>
                        <a:xfrm>
                          <a:off x="6162802" y="53975"/>
                          <a:ext cx="94544" cy="189937"/>
                        </a:xfrm>
                        <a:prstGeom prst="rect">
                          <a:avLst/>
                        </a:prstGeom>
                        <a:ln>
                          <a:noFill/>
                        </a:ln>
                      </wps:spPr>
                      <wps:txbx>
                        <w:txbxContent>
                          <w:p w14:paraId="44667558" w14:textId="77777777" w:rsidR="0054391F" w:rsidRDefault="00C826BD">
                            <w:pPr>
                              <w:bidi w:val="0"/>
                              <w:jc w:val="left"/>
                            </w:pPr>
                            <w:r>
                              <w:fldChar w:fldCharType="begin"/>
                            </w:r>
                            <w:r>
                              <w:instrText xml:space="preserve"> PAGE   \* MERGEFORMAT </w:instrText>
                            </w:r>
                            <w:r>
                              <w:fldChar w:fldCharType="separate"/>
                            </w:r>
                            <w:r>
                              <w:t>1</w:t>
                            </w:r>
                            <w:r>
                              <w:fldChar w:fldCharType="end"/>
                            </w:r>
                          </w:p>
                        </w:txbxContent>
                      </wps:txbx>
                      <wps:bodyPr horzOverflow="overflow" vert="horz" lIns="0" tIns="0" rIns="0" bIns="0" rtlCol="0">
                        <a:noAutofit/>
                      </wps:bodyPr>
                    </wps:wsp>
                    <wps:wsp>
                      <wps:cNvPr id="444032" name="Rectangle 444032"/>
                      <wps:cNvSpPr/>
                      <wps:spPr>
                        <a:xfrm>
                          <a:off x="6234430" y="53975"/>
                          <a:ext cx="42143" cy="189937"/>
                        </a:xfrm>
                        <a:prstGeom prst="rect">
                          <a:avLst/>
                        </a:prstGeom>
                        <a:ln>
                          <a:noFill/>
                        </a:ln>
                      </wps:spPr>
                      <wps:txbx>
                        <w:txbxContent>
                          <w:p w14:paraId="71FE3912" w14:textId="77777777" w:rsidR="0054391F" w:rsidRDefault="00C826BD">
                            <w:pPr>
                              <w:bidi w:val="0"/>
                              <w:jc w:val="left"/>
                            </w:pPr>
                            <w:r>
                              <w:t xml:space="preserve"> </w:t>
                            </w:r>
                          </w:p>
                        </w:txbxContent>
                      </wps:txbx>
                      <wps:bodyPr horzOverflow="overflow" vert="horz" lIns="0" tIns="0" rIns="0" bIns="0" rtlCol="0">
                        <a:noAutofit/>
                      </wps:bodyPr>
                    </wps:wsp>
                    <wps:wsp>
                      <wps:cNvPr id="444033" name="Rectangle 444033"/>
                      <wps:cNvSpPr/>
                      <wps:spPr>
                        <a:xfrm>
                          <a:off x="6266434" y="53975"/>
                          <a:ext cx="85779" cy="189937"/>
                        </a:xfrm>
                        <a:prstGeom prst="rect">
                          <a:avLst/>
                        </a:prstGeom>
                        <a:ln>
                          <a:noFill/>
                        </a:ln>
                      </wps:spPr>
                      <wps:txbx>
                        <w:txbxContent>
                          <w:p w14:paraId="7A74A727" w14:textId="77777777" w:rsidR="0054391F" w:rsidRDefault="00C826BD">
                            <w:pPr>
                              <w:bidi w:val="0"/>
                              <w:jc w:val="left"/>
                            </w:pPr>
                            <w:r>
                              <w:t>|</w:t>
                            </w:r>
                          </w:p>
                        </w:txbxContent>
                      </wps:txbx>
                      <wps:bodyPr horzOverflow="overflow" vert="horz" lIns="0" tIns="0" rIns="0" bIns="0" rtlCol="0">
                        <a:noAutofit/>
                      </wps:bodyPr>
                    </wps:wsp>
                    <wps:wsp>
                      <wps:cNvPr id="444034" name="Rectangle 444034"/>
                      <wps:cNvSpPr/>
                      <wps:spPr>
                        <a:xfrm>
                          <a:off x="6330442" y="53975"/>
                          <a:ext cx="42143" cy="189937"/>
                        </a:xfrm>
                        <a:prstGeom prst="rect">
                          <a:avLst/>
                        </a:prstGeom>
                        <a:ln>
                          <a:noFill/>
                        </a:ln>
                      </wps:spPr>
                      <wps:txbx>
                        <w:txbxContent>
                          <w:p w14:paraId="17F76717" w14:textId="77777777" w:rsidR="0054391F" w:rsidRDefault="00C826BD">
                            <w:pPr>
                              <w:bidi w:val="0"/>
                              <w:jc w:val="left"/>
                            </w:pPr>
                            <w:r>
                              <w:t xml:space="preserve"> </w:t>
                            </w:r>
                          </w:p>
                        </w:txbxContent>
                      </wps:txbx>
                      <wps:bodyPr horzOverflow="overflow" vert="horz" lIns="0" tIns="0" rIns="0" bIns="0" rtlCol="0">
                        <a:noAutofit/>
                      </wps:bodyPr>
                    </wps:wsp>
                    <wps:wsp>
                      <wps:cNvPr id="444035" name="Rectangle 444035"/>
                      <wps:cNvSpPr/>
                      <wps:spPr>
                        <a:xfrm>
                          <a:off x="6360922" y="53975"/>
                          <a:ext cx="96408" cy="189937"/>
                        </a:xfrm>
                        <a:prstGeom prst="rect">
                          <a:avLst/>
                        </a:prstGeom>
                        <a:ln>
                          <a:noFill/>
                        </a:ln>
                      </wps:spPr>
                      <wps:txbx>
                        <w:txbxContent>
                          <w:p w14:paraId="290F1351" w14:textId="77777777" w:rsidR="0054391F" w:rsidRDefault="00C826BD">
                            <w:pPr>
                              <w:bidi w:val="0"/>
                              <w:jc w:val="left"/>
                            </w:pPr>
                            <w:r>
                              <w:rPr>
                                <w:color w:val="7E7E7E"/>
                              </w:rPr>
                              <w:t>P</w:t>
                            </w:r>
                          </w:p>
                        </w:txbxContent>
                      </wps:txbx>
                      <wps:bodyPr horzOverflow="overflow" vert="horz" lIns="0" tIns="0" rIns="0" bIns="0" rtlCol="0">
                        <a:noAutofit/>
                      </wps:bodyPr>
                    </wps:wsp>
                    <wps:wsp>
                      <wps:cNvPr id="444036" name="Rectangle 444036"/>
                      <wps:cNvSpPr/>
                      <wps:spPr>
                        <a:xfrm>
                          <a:off x="6432550" y="53975"/>
                          <a:ext cx="42143" cy="189937"/>
                        </a:xfrm>
                        <a:prstGeom prst="rect">
                          <a:avLst/>
                        </a:prstGeom>
                        <a:ln>
                          <a:noFill/>
                        </a:ln>
                      </wps:spPr>
                      <wps:txbx>
                        <w:txbxContent>
                          <w:p w14:paraId="3159D01D" w14:textId="77777777" w:rsidR="0054391F" w:rsidRDefault="00C826BD">
                            <w:pPr>
                              <w:bidi w:val="0"/>
                              <w:jc w:val="left"/>
                            </w:pPr>
                            <w:r>
                              <w:rPr>
                                <w:color w:val="7E7E7E"/>
                              </w:rPr>
                              <w:t xml:space="preserve"> </w:t>
                            </w:r>
                          </w:p>
                        </w:txbxContent>
                      </wps:txbx>
                      <wps:bodyPr horzOverflow="overflow" vert="horz" lIns="0" tIns="0" rIns="0" bIns="0" rtlCol="0">
                        <a:noAutofit/>
                      </wps:bodyPr>
                    </wps:wsp>
                    <wps:wsp>
                      <wps:cNvPr id="444037" name="Rectangle 444037"/>
                      <wps:cNvSpPr/>
                      <wps:spPr>
                        <a:xfrm>
                          <a:off x="6472174" y="53975"/>
                          <a:ext cx="89322" cy="189937"/>
                        </a:xfrm>
                        <a:prstGeom prst="rect">
                          <a:avLst/>
                        </a:prstGeom>
                        <a:ln>
                          <a:noFill/>
                        </a:ln>
                      </wps:spPr>
                      <wps:txbx>
                        <w:txbxContent>
                          <w:p w14:paraId="38347894" w14:textId="77777777" w:rsidR="0054391F" w:rsidRDefault="00C826BD">
                            <w:pPr>
                              <w:bidi w:val="0"/>
                              <w:jc w:val="left"/>
                            </w:pPr>
                            <w:r>
                              <w:rPr>
                                <w:color w:val="7E7E7E"/>
                              </w:rPr>
                              <w:t>a</w:t>
                            </w:r>
                          </w:p>
                        </w:txbxContent>
                      </wps:txbx>
                      <wps:bodyPr horzOverflow="overflow" vert="horz" lIns="0" tIns="0" rIns="0" bIns="0" rtlCol="0">
                        <a:noAutofit/>
                      </wps:bodyPr>
                    </wps:wsp>
                    <wps:wsp>
                      <wps:cNvPr id="444038" name="Rectangle 444038"/>
                      <wps:cNvSpPr/>
                      <wps:spPr>
                        <a:xfrm>
                          <a:off x="6537960" y="53975"/>
                          <a:ext cx="42144" cy="189937"/>
                        </a:xfrm>
                        <a:prstGeom prst="rect">
                          <a:avLst/>
                        </a:prstGeom>
                        <a:ln>
                          <a:noFill/>
                        </a:ln>
                      </wps:spPr>
                      <wps:txbx>
                        <w:txbxContent>
                          <w:p w14:paraId="0F1F3594" w14:textId="77777777" w:rsidR="0054391F" w:rsidRDefault="00C826BD">
                            <w:pPr>
                              <w:bidi w:val="0"/>
                              <w:jc w:val="left"/>
                            </w:pPr>
                            <w:r>
                              <w:rPr>
                                <w:color w:val="7E7E7E"/>
                              </w:rPr>
                              <w:t xml:space="preserve"> </w:t>
                            </w:r>
                          </w:p>
                        </w:txbxContent>
                      </wps:txbx>
                      <wps:bodyPr horzOverflow="overflow" vert="horz" lIns="0" tIns="0" rIns="0" bIns="0" rtlCol="0">
                        <a:noAutofit/>
                      </wps:bodyPr>
                    </wps:wsp>
                    <wps:wsp>
                      <wps:cNvPr id="444039" name="Rectangle 444039"/>
                      <wps:cNvSpPr/>
                      <wps:spPr>
                        <a:xfrm>
                          <a:off x="6576060" y="53975"/>
                          <a:ext cx="87830" cy="189937"/>
                        </a:xfrm>
                        <a:prstGeom prst="rect">
                          <a:avLst/>
                        </a:prstGeom>
                        <a:ln>
                          <a:noFill/>
                        </a:ln>
                      </wps:spPr>
                      <wps:txbx>
                        <w:txbxContent>
                          <w:p w14:paraId="1B78774A" w14:textId="77777777" w:rsidR="0054391F" w:rsidRDefault="00C826BD">
                            <w:pPr>
                              <w:bidi w:val="0"/>
                              <w:jc w:val="left"/>
                            </w:pPr>
                            <w:r>
                              <w:rPr>
                                <w:color w:val="7E7E7E"/>
                              </w:rPr>
                              <w:t>g</w:t>
                            </w:r>
                          </w:p>
                        </w:txbxContent>
                      </wps:txbx>
                      <wps:bodyPr horzOverflow="overflow" vert="horz" lIns="0" tIns="0" rIns="0" bIns="0" rtlCol="0">
                        <a:noAutofit/>
                      </wps:bodyPr>
                    </wps:wsp>
                    <wps:wsp>
                      <wps:cNvPr id="444040" name="Rectangle 444040"/>
                      <wps:cNvSpPr/>
                      <wps:spPr>
                        <a:xfrm>
                          <a:off x="6641593" y="53975"/>
                          <a:ext cx="42144" cy="189937"/>
                        </a:xfrm>
                        <a:prstGeom prst="rect">
                          <a:avLst/>
                        </a:prstGeom>
                        <a:ln>
                          <a:noFill/>
                        </a:ln>
                      </wps:spPr>
                      <wps:txbx>
                        <w:txbxContent>
                          <w:p w14:paraId="46FA3746" w14:textId="77777777" w:rsidR="0054391F" w:rsidRDefault="00C826BD">
                            <w:pPr>
                              <w:bidi w:val="0"/>
                              <w:jc w:val="left"/>
                            </w:pPr>
                            <w:r>
                              <w:rPr>
                                <w:color w:val="7E7E7E"/>
                              </w:rPr>
                              <w:t xml:space="preserve"> </w:t>
                            </w:r>
                          </w:p>
                        </w:txbxContent>
                      </wps:txbx>
                      <wps:bodyPr horzOverflow="overflow" vert="horz" lIns="0" tIns="0" rIns="0" bIns="0" rtlCol="0">
                        <a:noAutofit/>
                      </wps:bodyPr>
                    </wps:wsp>
                    <wps:wsp>
                      <wps:cNvPr id="444041" name="Rectangle 444041"/>
                      <wps:cNvSpPr/>
                      <wps:spPr>
                        <a:xfrm>
                          <a:off x="6679693" y="53975"/>
                          <a:ext cx="92865" cy="189937"/>
                        </a:xfrm>
                        <a:prstGeom prst="rect">
                          <a:avLst/>
                        </a:prstGeom>
                        <a:ln>
                          <a:noFill/>
                        </a:ln>
                      </wps:spPr>
                      <wps:txbx>
                        <w:txbxContent>
                          <w:p w14:paraId="65CB86E9" w14:textId="77777777" w:rsidR="0054391F" w:rsidRDefault="00C826BD">
                            <w:pPr>
                              <w:bidi w:val="0"/>
                              <w:jc w:val="left"/>
                            </w:pPr>
                            <w:r>
                              <w:rPr>
                                <w:color w:val="7E7E7E"/>
                              </w:rPr>
                              <w:t>e</w:t>
                            </w:r>
                          </w:p>
                        </w:txbxContent>
                      </wps:txbx>
                      <wps:bodyPr horzOverflow="overflow" vert="horz" lIns="0" tIns="0" rIns="0" bIns="0" rtlCol="0">
                        <a:noAutofit/>
                      </wps:bodyPr>
                    </wps:wsp>
                    <wps:wsp>
                      <wps:cNvPr id="444042" name="Rectangle 444042"/>
                      <wps:cNvSpPr/>
                      <wps:spPr>
                        <a:xfrm>
                          <a:off x="6740652" y="53975"/>
                          <a:ext cx="42144" cy="189937"/>
                        </a:xfrm>
                        <a:prstGeom prst="rect">
                          <a:avLst/>
                        </a:prstGeom>
                        <a:ln>
                          <a:noFill/>
                        </a:ln>
                      </wps:spPr>
                      <wps:txbx>
                        <w:txbxContent>
                          <w:p w14:paraId="3F95DF51" w14:textId="77777777" w:rsidR="0054391F" w:rsidRDefault="00C826BD">
                            <w:pPr>
                              <w:bidi w:val="0"/>
                              <w:jc w:val="left"/>
                            </w:pPr>
                            <w:r>
                              <w:t xml:space="preserve"> </w:t>
                            </w:r>
                          </w:p>
                        </w:txbxContent>
                      </wps:txbx>
                      <wps:bodyPr horzOverflow="overflow" vert="horz" lIns="0" tIns="0" rIns="0" bIns="0" rtlCol="0">
                        <a:noAutofit/>
                      </wps:bodyPr>
                    </wps:wsp>
                    <wps:wsp>
                      <wps:cNvPr id="444043" name="Rectangle 444043"/>
                      <wps:cNvSpPr/>
                      <wps:spPr>
                        <a:xfrm>
                          <a:off x="0" y="84074"/>
                          <a:ext cx="38021" cy="171356"/>
                        </a:xfrm>
                        <a:prstGeom prst="rect">
                          <a:avLst/>
                        </a:prstGeom>
                        <a:ln>
                          <a:noFill/>
                        </a:ln>
                      </wps:spPr>
                      <wps:txbx>
                        <w:txbxContent>
                          <w:p w14:paraId="1BC3057B" w14:textId="77777777" w:rsidR="0054391F" w:rsidRDefault="00C826BD">
                            <w:pPr>
                              <w:bidi w:val="0"/>
                              <w:jc w:val="left"/>
                            </w:pPr>
                            <w:r>
                              <w:rPr>
                                <w:sz w:val="20"/>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444027" style="width:541.5pt;height:57.35pt;position:absolute;mso-position-horizontal-relative:page;mso-position-horizontal:absolute;margin-left:0pt;mso-position-vertical-relative:page;margin-top:727.75pt;" coordsize="68770,7283">
              <v:shape id="Picture 444028" style="position:absolute;width:14965;height:6832;left:34074;top:450;" filled="f">
                <v:imagedata r:id="rId15"/>
              </v:shape>
              <v:shape id="Picture 444030" style="position:absolute;width:4851;height:4851;left:23196;top:1263;" filled="f">
                <v:imagedata r:id="rId16"/>
              </v:shape>
              <v:shape id="Shape 535184" style="position:absolute;width:59810;height:91;left:8959;top:0;" coordsize="5981065,9144" path="m0,0l5981065,0l5981065,9144l0,9144l0,0">
                <v:stroke weight="0pt" endcap="flat" joinstyle="round" on="false" color="#000000" opacity="0"/>
                <v:fill on="true" color="#d9d9d9"/>
              </v:shape>
              <v:rect id="Rectangle 444031" style="position:absolute;width:945;height:1899;left:61628;top:539;" filled="f" stroked="f">
                <v:textbox inset="0,0,0,0">
                  <w:txbxContent>
                    <w:p>
                      <w:pPr>
                        <w:bidi w:val="0"/>
                        <w:spacing w:before="0" w:after="160" w:line="259" w:lineRule="auto"/>
                        <w:jc w:val="left"/>
                      </w:pPr>
                      <w:fldSimple w:instr=" PAGE   \* MERGEFORMAT ">
                        <w:r>
                          <w:rPr>
                            <w:rFonts w:cs="Calibri" w:hAnsi="Calibri" w:eastAsia="Calibri" w:ascii="Calibri"/>
                            <w:sz w:val="22"/>
                          </w:rPr>
                          <w:t xml:space="preserve">1</w:t>
                        </w:r>
                      </w:fldSimple>
                    </w:p>
                  </w:txbxContent>
                </v:textbox>
              </v:rect>
              <v:rect id="Rectangle 444032" style="position:absolute;width:421;height:1899;left:62344;top:539;" filled="f" stroked="f">
                <v:textbox inset="0,0,0,0">
                  <w:txbxContent>
                    <w:p>
                      <w:pPr>
                        <w:bidi w:val="0"/>
                        <w:spacing w:before="0" w:after="160" w:line="259" w:lineRule="auto"/>
                        <w:jc w:val="left"/>
                      </w:pPr>
                      <w:r>
                        <w:rPr>
                          <w:rFonts w:cs="Calibri" w:hAnsi="Calibri" w:eastAsia="Calibri" w:ascii="Calibri"/>
                          <w:sz w:val="22"/>
                        </w:rPr>
                        <w:t xml:space="preserve"> </w:t>
                      </w:r>
                    </w:p>
                  </w:txbxContent>
                </v:textbox>
              </v:rect>
              <v:rect id="Rectangle 444033" style="position:absolute;width:857;height:1899;left:62664;top:539;" filled="f" stroked="f">
                <v:textbox inset="0,0,0,0">
                  <w:txbxContent>
                    <w:p>
                      <w:pPr>
                        <w:bidi w:val="0"/>
                        <w:spacing w:before="0" w:after="160" w:line="259" w:lineRule="auto"/>
                        <w:jc w:val="left"/>
                      </w:pPr>
                      <w:r>
                        <w:rPr>
                          <w:rFonts w:cs="Calibri" w:hAnsi="Calibri" w:eastAsia="Calibri" w:ascii="Calibri"/>
                          <w:sz w:val="22"/>
                        </w:rPr>
                        <w:t xml:space="preserve">|</w:t>
                      </w:r>
                    </w:p>
                  </w:txbxContent>
                </v:textbox>
              </v:rect>
              <v:rect id="Rectangle 444034" style="position:absolute;width:421;height:1899;left:63304;top:539;" filled="f" stroked="f">
                <v:textbox inset="0,0,0,0">
                  <w:txbxContent>
                    <w:p>
                      <w:pPr>
                        <w:bidi w:val="0"/>
                        <w:spacing w:before="0" w:after="160" w:line="259" w:lineRule="auto"/>
                        <w:jc w:val="left"/>
                      </w:pPr>
                      <w:r>
                        <w:rPr>
                          <w:rFonts w:cs="Calibri" w:hAnsi="Calibri" w:eastAsia="Calibri" w:ascii="Calibri"/>
                          <w:sz w:val="22"/>
                        </w:rPr>
                        <w:t xml:space="preserve"> </w:t>
                      </w:r>
                    </w:p>
                  </w:txbxContent>
                </v:textbox>
              </v:rect>
              <v:rect id="Rectangle 444035" style="position:absolute;width:964;height:1899;left:63609;top:539;" filled="f" stroked="f">
                <v:textbox inset="0,0,0,0">
                  <w:txbxContent>
                    <w:p>
                      <w:pPr>
                        <w:bidi w:val="0"/>
                        <w:spacing w:before="0" w:after="160" w:line="259" w:lineRule="auto"/>
                        <w:jc w:val="left"/>
                      </w:pPr>
                      <w:r>
                        <w:rPr>
                          <w:rFonts w:cs="Calibri" w:hAnsi="Calibri" w:eastAsia="Calibri" w:ascii="Calibri"/>
                          <w:color w:val="7e7e7e"/>
                          <w:sz w:val="22"/>
                        </w:rPr>
                        <w:t xml:space="preserve">P</w:t>
                      </w:r>
                    </w:p>
                  </w:txbxContent>
                </v:textbox>
              </v:rect>
              <v:rect id="Rectangle 444036" style="position:absolute;width:421;height:1899;left:64325;top:539;" filled="f" stroked="f">
                <v:textbox inset="0,0,0,0">
                  <w:txbxContent>
                    <w:p>
                      <w:pPr>
                        <w:bidi w:val="0"/>
                        <w:spacing w:before="0" w:after="160" w:line="259" w:lineRule="auto"/>
                        <w:jc w:val="left"/>
                      </w:pPr>
                      <w:r>
                        <w:rPr>
                          <w:rFonts w:cs="Calibri" w:hAnsi="Calibri" w:eastAsia="Calibri" w:ascii="Calibri"/>
                          <w:color w:val="7e7e7e"/>
                          <w:sz w:val="22"/>
                        </w:rPr>
                        <w:t xml:space="preserve"> </w:t>
                      </w:r>
                    </w:p>
                  </w:txbxContent>
                </v:textbox>
              </v:rect>
              <v:rect id="Rectangle 444037" style="position:absolute;width:893;height:1899;left:64721;top:539;" filled="f" stroked="f">
                <v:textbox inset="0,0,0,0">
                  <w:txbxContent>
                    <w:p>
                      <w:pPr>
                        <w:bidi w:val="0"/>
                        <w:spacing w:before="0" w:after="160" w:line="259" w:lineRule="auto"/>
                        <w:jc w:val="left"/>
                      </w:pPr>
                      <w:r>
                        <w:rPr>
                          <w:rFonts w:cs="Calibri" w:hAnsi="Calibri" w:eastAsia="Calibri" w:ascii="Calibri"/>
                          <w:color w:val="7e7e7e"/>
                          <w:sz w:val="22"/>
                        </w:rPr>
                        <w:t xml:space="preserve">a</w:t>
                      </w:r>
                    </w:p>
                  </w:txbxContent>
                </v:textbox>
              </v:rect>
              <v:rect id="Rectangle 444038" style="position:absolute;width:421;height:1899;left:65379;top:539;" filled="f" stroked="f">
                <v:textbox inset="0,0,0,0">
                  <w:txbxContent>
                    <w:p>
                      <w:pPr>
                        <w:bidi w:val="0"/>
                        <w:spacing w:before="0" w:after="160" w:line="259" w:lineRule="auto"/>
                        <w:jc w:val="left"/>
                      </w:pPr>
                      <w:r>
                        <w:rPr>
                          <w:rFonts w:cs="Calibri" w:hAnsi="Calibri" w:eastAsia="Calibri" w:ascii="Calibri"/>
                          <w:color w:val="7e7e7e"/>
                          <w:sz w:val="22"/>
                        </w:rPr>
                        <w:t xml:space="preserve"> </w:t>
                      </w:r>
                    </w:p>
                  </w:txbxContent>
                </v:textbox>
              </v:rect>
              <v:rect id="Rectangle 444039" style="position:absolute;width:878;height:1899;left:65760;top:539;" filled="f" stroked="f">
                <v:textbox inset="0,0,0,0">
                  <w:txbxContent>
                    <w:p>
                      <w:pPr>
                        <w:bidi w:val="0"/>
                        <w:spacing w:before="0" w:after="160" w:line="259" w:lineRule="auto"/>
                        <w:jc w:val="left"/>
                      </w:pPr>
                      <w:r>
                        <w:rPr>
                          <w:rFonts w:cs="Calibri" w:hAnsi="Calibri" w:eastAsia="Calibri" w:ascii="Calibri"/>
                          <w:color w:val="7e7e7e"/>
                          <w:sz w:val="22"/>
                        </w:rPr>
                        <w:t xml:space="preserve">g</w:t>
                      </w:r>
                    </w:p>
                  </w:txbxContent>
                </v:textbox>
              </v:rect>
              <v:rect id="Rectangle 444040" style="position:absolute;width:421;height:1899;left:66415;top:539;" filled="f" stroked="f">
                <v:textbox inset="0,0,0,0">
                  <w:txbxContent>
                    <w:p>
                      <w:pPr>
                        <w:bidi w:val="0"/>
                        <w:spacing w:before="0" w:after="160" w:line="259" w:lineRule="auto"/>
                        <w:jc w:val="left"/>
                      </w:pPr>
                      <w:r>
                        <w:rPr>
                          <w:rFonts w:cs="Calibri" w:hAnsi="Calibri" w:eastAsia="Calibri" w:ascii="Calibri"/>
                          <w:color w:val="7e7e7e"/>
                          <w:sz w:val="22"/>
                        </w:rPr>
                        <w:t xml:space="preserve"> </w:t>
                      </w:r>
                    </w:p>
                  </w:txbxContent>
                </v:textbox>
              </v:rect>
              <v:rect id="Rectangle 444041" style="position:absolute;width:928;height:1899;left:66796;top:539;" filled="f" stroked="f">
                <v:textbox inset="0,0,0,0">
                  <w:txbxContent>
                    <w:p>
                      <w:pPr>
                        <w:bidi w:val="0"/>
                        <w:spacing w:before="0" w:after="160" w:line="259" w:lineRule="auto"/>
                        <w:jc w:val="left"/>
                      </w:pPr>
                      <w:r>
                        <w:rPr>
                          <w:rFonts w:cs="Calibri" w:hAnsi="Calibri" w:eastAsia="Calibri" w:ascii="Calibri"/>
                          <w:color w:val="7e7e7e"/>
                          <w:sz w:val="22"/>
                        </w:rPr>
                        <w:t xml:space="preserve">e</w:t>
                      </w:r>
                    </w:p>
                  </w:txbxContent>
                </v:textbox>
              </v:rect>
              <v:rect id="Rectangle 444042" style="position:absolute;width:421;height:1899;left:67406;top:539;" filled="f" stroked="f">
                <v:textbox inset="0,0,0,0">
                  <w:txbxContent>
                    <w:p>
                      <w:pPr>
                        <w:bidi w:val="0"/>
                        <w:spacing w:before="0" w:after="160" w:line="259" w:lineRule="auto"/>
                        <w:jc w:val="left"/>
                      </w:pPr>
                      <w:r>
                        <w:rPr>
                          <w:rFonts w:cs="Calibri" w:hAnsi="Calibri" w:eastAsia="Calibri" w:ascii="Calibri"/>
                          <w:sz w:val="22"/>
                        </w:rPr>
                        <w:t xml:space="preserve"> </w:t>
                      </w:r>
                    </w:p>
                  </w:txbxContent>
                </v:textbox>
              </v:rect>
              <v:rect id="Rectangle 444043" style="position:absolute;width:380;height:1713;left:0;top:840;" filled="f" stroked="f">
                <v:textbox inset="0,0,0,0">
                  <w:txbxContent>
                    <w:p>
                      <w:pPr>
                        <w:bidi w:val="0"/>
                        <w:spacing w:before="0" w:after="160" w:line="259" w:lineRule="auto"/>
                        <w:jc w:val="left"/>
                      </w:pPr>
                      <w:r>
                        <w:rPr>
                          <w:rFonts w:cs="Calibri" w:hAnsi="Calibri" w:eastAsia="Calibri" w:ascii="Calibri"/>
                          <w:sz w:val="20"/>
                        </w:rPr>
                        <w:t xml:space="preserve"> </w:t>
                      </w:r>
                    </w:p>
                  </w:txbxContent>
                </v:textbox>
              </v:rect>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28395" w14:textId="7A9EC64E" w:rsidR="0054391F" w:rsidRDefault="00CF19EE">
    <w:pPr>
      <w:bidi w:val="0"/>
      <w:spacing w:after="0"/>
      <w:ind w:right="12240"/>
      <w:jc w:val="left"/>
    </w:pPr>
    <w:r>
      <w:rPr>
        <w:noProof/>
      </w:rPr>
      <mc:AlternateContent>
        <mc:Choice Requires="wps">
          <w:drawing>
            <wp:anchor distT="0" distB="0" distL="0" distR="0" simplePos="0" relativeHeight="251672576" behindDoc="0" locked="0" layoutInCell="1" allowOverlap="1" wp14:anchorId="382AA9BE" wp14:editId="6B17E675">
              <wp:simplePos x="0" y="9791700"/>
              <wp:positionH relativeFrom="page">
                <wp:align>center</wp:align>
              </wp:positionH>
              <wp:positionV relativeFrom="page">
                <wp:align>bottom</wp:align>
              </wp:positionV>
              <wp:extent cx="423545" cy="357505"/>
              <wp:effectExtent l="0" t="0" r="14605" b="0"/>
              <wp:wrapNone/>
              <wp:docPr id="1648096877" name="Text Box 153" descr="Internal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23545" cy="357505"/>
                      </a:xfrm>
                      <a:prstGeom prst="rect">
                        <a:avLst/>
                      </a:prstGeom>
                      <a:noFill/>
                      <a:ln>
                        <a:noFill/>
                      </a:ln>
                    </wps:spPr>
                    <wps:txbx>
                      <w:txbxContent>
                        <w:p w14:paraId="31169972" w14:textId="4B098155" w:rsidR="00CF19EE" w:rsidRPr="00CF19EE" w:rsidRDefault="00CF19EE" w:rsidP="00CF19EE">
                          <w:pPr>
                            <w:spacing w:after="0"/>
                            <w:rPr>
                              <w:rFonts w:ascii="Aptos" w:eastAsia="Aptos" w:hAnsi="Aptos" w:cs="Aptos"/>
                              <w:noProof/>
                              <w:color w:val="0000FF"/>
                              <w:sz w:val="20"/>
                              <w:szCs w:val="20"/>
                            </w:rPr>
                          </w:pPr>
                          <w:r w:rsidRPr="00CF19EE">
                            <w:rPr>
                              <w:rFonts w:ascii="Aptos" w:eastAsia="Aptos" w:hAnsi="Aptos" w:cs="Aptos"/>
                              <w:noProof/>
                              <w:color w:val="0000FF"/>
                              <w:sz w:val="20"/>
                              <w:szCs w:val="20"/>
                            </w:rPr>
                            <w:t>Internal</w:t>
                          </w:r>
                          <w:r w:rsidRPr="00CF19EE">
                            <w:rPr>
                              <w:rFonts w:ascii="Aptos" w:eastAsia="Aptos" w:hAnsi="Aptos" w:cs="Aptos"/>
                              <w:noProof/>
                              <w:color w:val="0000FF"/>
                              <w:sz w:val="20"/>
                              <w:szCs w:val="20"/>
                              <w:rtl/>
                            </w:rPr>
                            <w:t xml:space="preserve"> </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82AA9BE" id="_x0000_t202" coordsize="21600,21600" o:spt="202" path="m,l,21600r21600,l21600,xe">
              <v:stroke joinstyle="miter"/>
              <v:path gradientshapeok="t" o:connecttype="rect"/>
            </v:shapetype>
            <v:shape id="Text Box 153" o:spid="_x0000_s1070" type="#_x0000_t202" alt="Internal " style="position:absolute;margin-left:0;margin-top:0;width:33.35pt;height:28.15pt;z-index:25167257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" filled="f" stroked="f">
              <v:fill o:detectmouseclick="t"/>
              <v:textbox style="mso-fit-shape-to-text:t" inset="0,0,0,15pt">
                <w:txbxContent>
                  <w:p w14:paraId="31169972" w14:textId="4B098155" w:rsidR="00CF19EE" w:rsidRPr="00CF19EE" w:rsidRDefault="00CF19EE" w:rsidP="00CF19EE">
                    <w:pPr>
                      <w:spacing w:after="0"/>
                      <w:rPr>
                        <w:rFonts w:ascii="Aptos" w:eastAsia="Aptos" w:hAnsi="Aptos" w:cs="Aptos"/>
                        <w:noProof/>
                        <w:color w:val="0000FF"/>
                        <w:sz w:val="20"/>
                        <w:szCs w:val="20"/>
                      </w:rPr>
                    </w:pPr>
                    <w:r w:rsidRPr="00CF19EE">
                      <w:rPr>
                        <w:rFonts w:ascii="Aptos" w:eastAsia="Aptos" w:hAnsi="Aptos" w:cs="Aptos"/>
                        <w:noProof/>
                        <w:color w:val="0000FF"/>
                        <w:sz w:val="20"/>
                        <w:szCs w:val="20"/>
                      </w:rPr>
                      <w:t>Internal</w:t>
                    </w:r>
                    <w:r w:rsidRPr="00CF19EE">
                      <w:rPr>
                        <w:rFonts w:ascii="Aptos" w:eastAsia="Aptos" w:hAnsi="Aptos" w:cs="Aptos"/>
                        <w:noProof/>
                        <w:color w:val="0000FF"/>
                        <w:sz w:val="20"/>
                        <w:szCs w:val="20"/>
                        <w:rtl/>
                      </w:rPr>
                      <w:t xml:space="preserve"> </w:t>
                    </w:r>
                  </w:p>
                </w:txbxContent>
              </v:textbox>
              <w10:wrap anchorx="page" anchory="page"/>
            </v:shape>
          </w:pict>
        </mc:Fallback>
      </mc:AlternateContent>
    </w:r>
    <w:r w:rsidR="00C826BD">
      <w:rPr>
        <w:noProof/>
      </w:rPr>
      <mc:AlternateContent>
        <mc:Choice Requires="wpg">
          <w:drawing>
            <wp:anchor distT="0" distB="0" distL="114300" distR="114300" simplePos="0" relativeHeight="251662336" behindDoc="0" locked="0" layoutInCell="1" allowOverlap="1" wp14:anchorId="07605B63" wp14:editId="169E8BDB">
              <wp:simplePos x="0" y="0"/>
              <wp:positionH relativeFrom="page">
                <wp:posOffset>0</wp:posOffset>
              </wp:positionH>
              <wp:positionV relativeFrom="page">
                <wp:posOffset>9242425</wp:posOffset>
              </wp:positionV>
              <wp:extent cx="6877050" cy="728345"/>
              <wp:effectExtent l="0" t="0" r="0" b="0"/>
              <wp:wrapSquare wrapText="bothSides"/>
              <wp:docPr id="443987" name="Group 443987"/>
              <wp:cNvGraphicFramePr/>
              <a:graphic xmlns:a="http://schemas.openxmlformats.org/drawingml/2006/main">
                <a:graphicData uri="http://schemas.microsoft.com/office/word/2010/wordprocessingGroup">
                  <wpg:wgp>
                    <wpg:cNvGrpSpPr/>
                    <wpg:grpSpPr>
                      <a:xfrm>
                        <a:off x="0" y="0"/>
                        <a:ext cx="6877050" cy="728345"/>
                        <a:chOff x="0" y="0"/>
                        <a:chExt cx="6877050" cy="728345"/>
                      </a:xfrm>
                    </wpg:grpSpPr>
                    <pic:pic xmlns:pic="http://schemas.openxmlformats.org/drawingml/2006/picture">
                      <pic:nvPicPr>
                        <pic:cNvPr id="443988" name="Picture 443988"/>
                        <pic:cNvPicPr/>
                      </pic:nvPicPr>
                      <pic:blipFill>
                        <a:blip r:embed="rId1"/>
                        <a:stretch>
                          <a:fillRect/>
                        </a:stretch>
                      </pic:blipFill>
                      <pic:spPr>
                        <a:xfrm>
                          <a:off x="3407410" y="45085"/>
                          <a:ext cx="1496568" cy="683260"/>
                        </a:xfrm>
                        <a:prstGeom prst="rect">
                          <a:avLst/>
                        </a:prstGeom>
                      </pic:spPr>
                    </pic:pic>
                    <pic:pic xmlns:pic="http://schemas.openxmlformats.org/drawingml/2006/picture">
                      <pic:nvPicPr>
                        <pic:cNvPr id="443990" name="Picture 443990"/>
                        <pic:cNvPicPr/>
                      </pic:nvPicPr>
                      <pic:blipFill>
                        <a:blip r:embed="rId2"/>
                        <a:stretch>
                          <a:fillRect/>
                        </a:stretch>
                      </pic:blipFill>
                      <pic:spPr>
                        <a:xfrm>
                          <a:off x="2319655" y="126365"/>
                          <a:ext cx="485140" cy="485140"/>
                        </a:xfrm>
                        <a:prstGeom prst="rect">
                          <a:avLst/>
                        </a:prstGeom>
                      </pic:spPr>
                    </pic:pic>
                    <wps:wsp>
                      <wps:cNvPr id="535181" name="Shape 535181"/>
                      <wps:cNvSpPr/>
                      <wps:spPr>
                        <a:xfrm>
                          <a:off x="895985"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round/>
                        </a:ln>
                      </wps:spPr>
                      <wps:style>
                        <a:lnRef idx="0">
                          <a:srgbClr val="000000">
                            <a:alpha val="0"/>
                          </a:srgbClr>
                        </a:lnRef>
                        <a:fillRef idx="1">
                          <a:srgbClr val="D9D9D9"/>
                        </a:fillRef>
                        <a:effectRef idx="0">
                          <a:scrgbClr r="0" g="0" b="0"/>
                        </a:effectRef>
                        <a:fontRef idx="none"/>
                      </wps:style>
                      <wps:bodyPr/>
                    </wps:wsp>
                    <wps:wsp>
                      <wps:cNvPr id="443991" name="Rectangle 443991"/>
                      <wps:cNvSpPr/>
                      <wps:spPr>
                        <a:xfrm>
                          <a:off x="6162802" y="53975"/>
                          <a:ext cx="94544" cy="189937"/>
                        </a:xfrm>
                        <a:prstGeom prst="rect">
                          <a:avLst/>
                        </a:prstGeom>
                        <a:ln>
                          <a:noFill/>
                        </a:ln>
                      </wps:spPr>
                      <wps:txbx>
                        <w:txbxContent>
                          <w:p w14:paraId="198597CE" w14:textId="77777777" w:rsidR="0054391F" w:rsidRDefault="00C826BD">
                            <w:pPr>
                              <w:bidi w:val="0"/>
                              <w:jc w:val="left"/>
                            </w:pPr>
                            <w:r>
                              <w:fldChar w:fldCharType="begin"/>
                            </w:r>
                            <w:r>
                              <w:instrText xml:space="preserve"> PAGE   \* MERGEFORMAT </w:instrText>
                            </w:r>
                            <w:r>
                              <w:fldChar w:fldCharType="separate"/>
                            </w:r>
                            <w:r>
                              <w:t>1</w:t>
                            </w:r>
                            <w:r>
                              <w:fldChar w:fldCharType="end"/>
                            </w:r>
                          </w:p>
                        </w:txbxContent>
                      </wps:txbx>
                      <wps:bodyPr horzOverflow="overflow" vert="horz" lIns="0" tIns="0" rIns="0" bIns="0" rtlCol="0">
                        <a:noAutofit/>
                      </wps:bodyPr>
                    </wps:wsp>
                    <wps:wsp>
                      <wps:cNvPr id="443992" name="Rectangle 443992"/>
                      <wps:cNvSpPr/>
                      <wps:spPr>
                        <a:xfrm>
                          <a:off x="6234430" y="53975"/>
                          <a:ext cx="42143" cy="189937"/>
                        </a:xfrm>
                        <a:prstGeom prst="rect">
                          <a:avLst/>
                        </a:prstGeom>
                        <a:ln>
                          <a:noFill/>
                        </a:ln>
                      </wps:spPr>
                      <wps:txbx>
                        <w:txbxContent>
                          <w:p w14:paraId="48897E9C" w14:textId="77777777" w:rsidR="0054391F" w:rsidRDefault="00C826BD">
                            <w:pPr>
                              <w:bidi w:val="0"/>
                              <w:jc w:val="left"/>
                            </w:pPr>
                            <w:r>
                              <w:t xml:space="preserve"> </w:t>
                            </w:r>
                          </w:p>
                        </w:txbxContent>
                      </wps:txbx>
                      <wps:bodyPr horzOverflow="overflow" vert="horz" lIns="0" tIns="0" rIns="0" bIns="0" rtlCol="0">
                        <a:noAutofit/>
                      </wps:bodyPr>
                    </wps:wsp>
                    <wps:wsp>
                      <wps:cNvPr id="443993" name="Rectangle 443993"/>
                      <wps:cNvSpPr/>
                      <wps:spPr>
                        <a:xfrm>
                          <a:off x="6266434" y="53975"/>
                          <a:ext cx="85779" cy="189937"/>
                        </a:xfrm>
                        <a:prstGeom prst="rect">
                          <a:avLst/>
                        </a:prstGeom>
                        <a:ln>
                          <a:noFill/>
                        </a:ln>
                      </wps:spPr>
                      <wps:txbx>
                        <w:txbxContent>
                          <w:p w14:paraId="4EE27EA4" w14:textId="77777777" w:rsidR="0054391F" w:rsidRDefault="00C826BD">
                            <w:pPr>
                              <w:bidi w:val="0"/>
                              <w:jc w:val="left"/>
                            </w:pPr>
                            <w:r>
                              <w:t>|</w:t>
                            </w:r>
                          </w:p>
                        </w:txbxContent>
                      </wps:txbx>
                      <wps:bodyPr horzOverflow="overflow" vert="horz" lIns="0" tIns="0" rIns="0" bIns="0" rtlCol="0">
                        <a:noAutofit/>
                      </wps:bodyPr>
                    </wps:wsp>
                    <wps:wsp>
                      <wps:cNvPr id="443994" name="Rectangle 443994"/>
                      <wps:cNvSpPr/>
                      <wps:spPr>
                        <a:xfrm>
                          <a:off x="6330442" y="53975"/>
                          <a:ext cx="42143" cy="189937"/>
                        </a:xfrm>
                        <a:prstGeom prst="rect">
                          <a:avLst/>
                        </a:prstGeom>
                        <a:ln>
                          <a:noFill/>
                        </a:ln>
                      </wps:spPr>
                      <wps:txbx>
                        <w:txbxContent>
                          <w:p w14:paraId="31480451" w14:textId="77777777" w:rsidR="0054391F" w:rsidRDefault="00C826BD">
                            <w:pPr>
                              <w:bidi w:val="0"/>
                              <w:jc w:val="left"/>
                            </w:pPr>
                            <w:r>
                              <w:t xml:space="preserve"> </w:t>
                            </w:r>
                          </w:p>
                        </w:txbxContent>
                      </wps:txbx>
                      <wps:bodyPr horzOverflow="overflow" vert="horz" lIns="0" tIns="0" rIns="0" bIns="0" rtlCol="0">
                        <a:noAutofit/>
                      </wps:bodyPr>
                    </wps:wsp>
                    <wps:wsp>
                      <wps:cNvPr id="443995" name="Rectangle 443995"/>
                      <wps:cNvSpPr/>
                      <wps:spPr>
                        <a:xfrm>
                          <a:off x="6360922" y="53975"/>
                          <a:ext cx="96408" cy="189937"/>
                        </a:xfrm>
                        <a:prstGeom prst="rect">
                          <a:avLst/>
                        </a:prstGeom>
                        <a:ln>
                          <a:noFill/>
                        </a:ln>
                      </wps:spPr>
                      <wps:txbx>
                        <w:txbxContent>
                          <w:p w14:paraId="7F8EA283" w14:textId="77777777" w:rsidR="0054391F" w:rsidRDefault="00C826BD">
                            <w:pPr>
                              <w:bidi w:val="0"/>
                              <w:jc w:val="left"/>
                            </w:pPr>
                            <w:r>
                              <w:rPr>
                                <w:color w:val="7E7E7E"/>
                              </w:rPr>
                              <w:t>P</w:t>
                            </w:r>
                          </w:p>
                        </w:txbxContent>
                      </wps:txbx>
                      <wps:bodyPr horzOverflow="overflow" vert="horz" lIns="0" tIns="0" rIns="0" bIns="0" rtlCol="0">
                        <a:noAutofit/>
                      </wps:bodyPr>
                    </wps:wsp>
                    <wps:wsp>
                      <wps:cNvPr id="443996" name="Rectangle 443996"/>
                      <wps:cNvSpPr/>
                      <wps:spPr>
                        <a:xfrm>
                          <a:off x="6432550" y="53975"/>
                          <a:ext cx="42143" cy="189937"/>
                        </a:xfrm>
                        <a:prstGeom prst="rect">
                          <a:avLst/>
                        </a:prstGeom>
                        <a:ln>
                          <a:noFill/>
                        </a:ln>
                      </wps:spPr>
                      <wps:txbx>
                        <w:txbxContent>
                          <w:p w14:paraId="1FDC33FF" w14:textId="77777777" w:rsidR="0054391F" w:rsidRDefault="00C826BD">
                            <w:pPr>
                              <w:bidi w:val="0"/>
                              <w:jc w:val="left"/>
                            </w:pPr>
                            <w:r>
                              <w:rPr>
                                <w:color w:val="7E7E7E"/>
                              </w:rPr>
                              <w:t xml:space="preserve"> </w:t>
                            </w:r>
                          </w:p>
                        </w:txbxContent>
                      </wps:txbx>
                      <wps:bodyPr horzOverflow="overflow" vert="horz" lIns="0" tIns="0" rIns="0" bIns="0" rtlCol="0">
                        <a:noAutofit/>
                      </wps:bodyPr>
                    </wps:wsp>
                    <wps:wsp>
                      <wps:cNvPr id="443997" name="Rectangle 443997"/>
                      <wps:cNvSpPr/>
                      <wps:spPr>
                        <a:xfrm>
                          <a:off x="6472174" y="53975"/>
                          <a:ext cx="89322" cy="189937"/>
                        </a:xfrm>
                        <a:prstGeom prst="rect">
                          <a:avLst/>
                        </a:prstGeom>
                        <a:ln>
                          <a:noFill/>
                        </a:ln>
                      </wps:spPr>
                      <wps:txbx>
                        <w:txbxContent>
                          <w:p w14:paraId="30247CB2" w14:textId="77777777" w:rsidR="0054391F" w:rsidRDefault="00C826BD">
                            <w:pPr>
                              <w:bidi w:val="0"/>
                              <w:jc w:val="left"/>
                            </w:pPr>
                            <w:r>
                              <w:rPr>
                                <w:color w:val="7E7E7E"/>
                              </w:rPr>
                              <w:t>a</w:t>
                            </w:r>
                          </w:p>
                        </w:txbxContent>
                      </wps:txbx>
                      <wps:bodyPr horzOverflow="overflow" vert="horz" lIns="0" tIns="0" rIns="0" bIns="0" rtlCol="0">
                        <a:noAutofit/>
                      </wps:bodyPr>
                    </wps:wsp>
                    <wps:wsp>
                      <wps:cNvPr id="443998" name="Rectangle 443998"/>
                      <wps:cNvSpPr/>
                      <wps:spPr>
                        <a:xfrm>
                          <a:off x="6537960" y="53975"/>
                          <a:ext cx="42144" cy="189937"/>
                        </a:xfrm>
                        <a:prstGeom prst="rect">
                          <a:avLst/>
                        </a:prstGeom>
                        <a:ln>
                          <a:noFill/>
                        </a:ln>
                      </wps:spPr>
                      <wps:txbx>
                        <w:txbxContent>
                          <w:p w14:paraId="166052BD" w14:textId="77777777" w:rsidR="0054391F" w:rsidRDefault="00C826BD">
                            <w:pPr>
                              <w:bidi w:val="0"/>
                              <w:jc w:val="left"/>
                            </w:pPr>
                            <w:r>
                              <w:rPr>
                                <w:color w:val="7E7E7E"/>
                              </w:rPr>
                              <w:t xml:space="preserve"> </w:t>
                            </w:r>
                          </w:p>
                        </w:txbxContent>
                      </wps:txbx>
                      <wps:bodyPr horzOverflow="overflow" vert="horz" lIns="0" tIns="0" rIns="0" bIns="0" rtlCol="0">
                        <a:noAutofit/>
                      </wps:bodyPr>
                    </wps:wsp>
                    <wps:wsp>
                      <wps:cNvPr id="443999" name="Rectangle 443999"/>
                      <wps:cNvSpPr/>
                      <wps:spPr>
                        <a:xfrm>
                          <a:off x="6576060" y="53975"/>
                          <a:ext cx="87830" cy="189937"/>
                        </a:xfrm>
                        <a:prstGeom prst="rect">
                          <a:avLst/>
                        </a:prstGeom>
                        <a:ln>
                          <a:noFill/>
                        </a:ln>
                      </wps:spPr>
                      <wps:txbx>
                        <w:txbxContent>
                          <w:p w14:paraId="6AF6A3AC" w14:textId="77777777" w:rsidR="0054391F" w:rsidRDefault="00C826BD">
                            <w:pPr>
                              <w:bidi w:val="0"/>
                              <w:jc w:val="left"/>
                            </w:pPr>
                            <w:r>
                              <w:rPr>
                                <w:color w:val="7E7E7E"/>
                              </w:rPr>
                              <w:t>g</w:t>
                            </w:r>
                          </w:p>
                        </w:txbxContent>
                      </wps:txbx>
                      <wps:bodyPr horzOverflow="overflow" vert="horz" lIns="0" tIns="0" rIns="0" bIns="0" rtlCol="0">
                        <a:noAutofit/>
                      </wps:bodyPr>
                    </wps:wsp>
                    <wps:wsp>
                      <wps:cNvPr id="444000" name="Rectangle 444000"/>
                      <wps:cNvSpPr/>
                      <wps:spPr>
                        <a:xfrm>
                          <a:off x="6641593" y="53975"/>
                          <a:ext cx="42144" cy="189937"/>
                        </a:xfrm>
                        <a:prstGeom prst="rect">
                          <a:avLst/>
                        </a:prstGeom>
                        <a:ln>
                          <a:noFill/>
                        </a:ln>
                      </wps:spPr>
                      <wps:txbx>
                        <w:txbxContent>
                          <w:p w14:paraId="685EDD87" w14:textId="77777777" w:rsidR="0054391F" w:rsidRDefault="00C826BD">
                            <w:pPr>
                              <w:bidi w:val="0"/>
                              <w:jc w:val="left"/>
                            </w:pPr>
                            <w:r>
                              <w:rPr>
                                <w:color w:val="7E7E7E"/>
                              </w:rPr>
                              <w:t xml:space="preserve"> </w:t>
                            </w:r>
                          </w:p>
                        </w:txbxContent>
                      </wps:txbx>
                      <wps:bodyPr horzOverflow="overflow" vert="horz" lIns="0" tIns="0" rIns="0" bIns="0" rtlCol="0">
                        <a:noAutofit/>
                      </wps:bodyPr>
                    </wps:wsp>
                    <wps:wsp>
                      <wps:cNvPr id="444001" name="Rectangle 444001"/>
                      <wps:cNvSpPr/>
                      <wps:spPr>
                        <a:xfrm>
                          <a:off x="6679693" y="53975"/>
                          <a:ext cx="92865" cy="189937"/>
                        </a:xfrm>
                        <a:prstGeom prst="rect">
                          <a:avLst/>
                        </a:prstGeom>
                        <a:ln>
                          <a:noFill/>
                        </a:ln>
                      </wps:spPr>
                      <wps:txbx>
                        <w:txbxContent>
                          <w:p w14:paraId="40E03578" w14:textId="77777777" w:rsidR="0054391F" w:rsidRDefault="00C826BD">
                            <w:pPr>
                              <w:bidi w:val="0"/>
                              <w:jc w:val="left"/>
                            </w:pPr>
                            <w:r>
                              <w:rPr>
                                <w:color w:val="7E7E7E"/>
                              </w:rPr>
                              <w:t>e</w:t>
                            </w:r>
                          </w:p>
                        </w:txbxContent>
                      </wps:txbx>
                      <wps:bodyPr horzOverflow="overflow" vert="horz" lIns="0" tIns="0" rIns="0" bIns="0" rtlCol="0">
                        <a:noAutofit/>
                      </wps:bodyPr>
                    </wps:wsp>
                    <wps:wsp>
                      <wps:cNvPr id="444002" name="Rectangle 444002"/>
                      <wps:cNvSpPr/>
                      <wps:spPr>
                        <a:xfrm>
                          <a:off x="6740652" y="53975"/>
                          <a:ext cx="42144" cy="189937"/>
                        </a:xfrm>
                        <a:prstGeom prst="rect">
                          <a:avLst/>
                        </a:prstGeom>
                        <a:ln>
                          <a:noFill/>
                        </a:ln>
                      </wps:spPr>
                      <wps:txbx>
                        <w:txbxContent>
                          <w:p w14:paraId="09282860" w14:textId="77777777" w:rsidR="0054391F" w:rsidRDefault="00C826BD">
                            <w:pPr>
                              <w:bidi w:val="0"/>
                              <w:jc w:val="left"/>
                            </w:pPr>
                            <w:r>
                              <w:t xml:space="preserve"> </w:t>
                            </w:r>
                          </w:p>
                        </w:txbxContent>
                      </wps:txbx>
                      <wps:bodyPr horzOverflow="overflow" vert="horz" lIns="0" tIns="0" rIns="0" bIns="0" rtlCol="0">
                        <a:noAutofit/>
                      </wps:bodyPr>
                    </wps:wsp>
                    <wps:wsp>
                      <wps:cNvPr id="444003" name="Rectangle 444003"/>
                      <wps:cNvSpPr/>
                      <wps:spPr>
                        <a:xfrm>
                          <a:off x="0" y="84074"/>
                          <a:ext cx="38021" cy="171356"/>
                        </a:xfrm>
                        <a:prstGeom prst="rect">
                          <a:avLst/>
                        </a:prstGeom>
                        <a:ln>
                          <a:noFill/>
                        </a:ln>
                      </wps:spPr>
                      <wps:txbx>
                        <w:txbxContent>
                          <w:p w14:paraId="24D21090" w14:textId="77777777" w:rsidR="0054391F" w:rsidRDefault="00C826BD">
                            <w:pPr>
                              <w:bidi w:val="0"/>
                              <w:jc w:val="left"/>
                            </w:pPr>
                            <w:r>
                              <w:rPr>
                                <w:sz w:val="20"/>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443987" style="width:541.5pt;height:57.35pt;position:absolute;mso-position-horizontal-relative:page;mso-position-horizontal:absolute;margin-left:0pt;mso-position-vertical-relative:page;margin-top:727.75pt;" coordsize="68770,7283">
              <v:shape id="Picture 443988" style="position:absolute;width:14965;height:6832;left:34074;top:450;" filled="f">
                <v:imagedata r:id="rId15"/>
              </v:shape>
              <v:shape id="Picture 443990" style="position:absolute;width:4851;height:4851;left:23196;top:1263;" filled="f">
                <v:imagedata r:id="rId16"/>
              </v:shape>
              <v:shape id="Shape 535182" style="position:absolute;width:59810;height:91;left:8959;top:0;" coordsize="5981065,9144" path="m0,0l5981065,0l5981065,9144l0,9144l0,0">
                <v:stroke weight="0pt" endcap="flat" joinstyle="round" on="false" color="#000000" opacity="0"/>
                <v:fill on="true" color="#d9d9d9"/>
              </v:shape>
              <v:rect id="Rectangle 443991" style="position:absolute;width:945;height:1899;left:61628;top:539;" filled="f" stroked="f">
                <v:textbox inset="0,0,0,0">
                  <w:txbxContent>
                    <w:p>
                      <w:pPr>
                        <w:bidi w:val="0"/>
                        <w:spacing w:before="0" w:after="160" w:line="259" w:lineRule="auto"/>
                        <w:jc w:val="left"/>
                      </w:pPr>
                      <w:fldSimple w:instr=" PAGE   \* MERGEFORMAT ">
                        <w:r>
                          <w:rPr>
                            <w:rFonts w:cs="Calibri" w:hAnsi="Calibri" w:eastAsia="Calibri" w:ascii="Calibri"/>
                            <w:sz w:val="22"/>
                          </w:rPr>
                          <w:t xml:space="preserve">1</w:t>
                        </w:r>
                      </w:fldSimple>
                    </w:p>
                  </w:txbxContent>
                </v:textbox>
              </v:rect>
              <v:rect id="Rectangle 443992" style="position:absolute;width:421;height:1899;left:62344;top:539;" filled="f" stroked="f">
                <v:textbox inset="0,0,0,0">
                  <w:txbxContent>
                    <w:p>
                      <w:pPr>
                        <w:bidi w:val="0"/>
                        <w:spacing w:before="0" w:after="160" w:line="259" w:lineRule="auto"/>
                        <w:jc w:val="left"/>
                      </w:pPr>
                      <w:r>
                        <w:rPr>
                          <w:rFonts w:cs="Calibri" w:hAnsi="Calibri" w:eastAsia="Calibri" w:ascii="Calibri"/>
                          <w:sz w:val="22"/>
                        </w:rPr>
                        <w:t xml:space="preserve"> </w:t>
                      </w:r>
                    </w:p>
                  </w:txbxContent>
                </v:textbox>
              </v:rect>
              <v:rect id="Rectangle 443993" style="position:absolute;width:857;height:1899;left:62664;top:539;" filled="f" stroked="f">
                <v:textbox inset="0,0,0,0">
                  <w:txbxContent>
                    <w:p>
                      <w:pPr>
                        <w:bidi w:val="0"/>
                        <w:spacing w:before="0" w:after="160" w:line="259" w:lineRule="auto"/>
                        <w:jc w:val="left"/>
                      </w:pPr>
                      <w:r>
                        <w:rPr>
                          <w:rFonts w:cs="Calibri" w:hAnsi="Calibri" w:eastAsia="Calibri" w:ascii="Calibri"/>
                          <w:sz w:val="22"/>
                        </w:rPr>
                        <w:t xml:space="preserve">|</w:t>
                      </w:r>
                    </w:p>
                  </w:txbxContent>
                </v:textbox>
              </v:rect>
              <v:rect id="Rectangle 443994" style="position:absolute;width:421;height:1899;left:63304;top:539;" filled="f" stroked="f">
                <v:textbox inset="0,0,0,0">
                  <w:txbxContent>
                    <w:p>
                      <w:pPr>
                        <w:bidi w:val="0"/>
                        <w:spacing w:before="0" w:after="160" w:line="259" w:lineRule="auto"/>
                        <w:jc w:val="left"/>
                      </w:pPr>
                      <w:r>
                        <w:rPr>
                          <w:rFonts w:cs="Calibri" w:hAnsi="Calibri" w:eastAsia="Calibri" w:ascii="Calibri"/>
                          <w:sz w:val="22"/>
                        </w:rPr>
                        <w:t xml:space="preserve"> </w:t>
                      </w:r>
                    </w:p>
                  </w:txbxContent>
                </v:textbox>
              </v:rect>
              <v:rect id="Rectangle 443995" style="position:absolute;width:964;height:1899;left:63609;top:539;" filled="f" stroked="f">
                <v:textbox inset="0,0,0,0">
                  <w:txbxContent>
                    <w:p>
                      <w:pPr>
                        <w:bidi w:val="0"/>
                        <w:spacing w:before="0" w:after="160" w:line="259" w:lineRule="auto"/>
                        <w:jc w:val="left"/>
                      </w:pPr>
                      <w:r>
                        <w:rPr>
                          <w:rFonts w:cs="Calibri" w:hAnsi="Calibri" w:eastAsia="Calibri" w:ascii="Calibri"/>
                          <w:color w:val="7e7e7e"/>
                          <w:sz w:val="22"/>
                        </w:rPr>
                        <w:t xml:space="preserve">P</w:t>
                      </w:r>
                    </w:p>
                  </w:txbxContent>
                </v:textbox>
              </v:rect>
              <v:rect id="Rectangle 443996" style="position:absolute;width:421;height:1899;left:64325;top:539;" filled="f" stroked="f">
                <v:textbox inset="0,0,0,0">
                  <w:txbxContent>
                    <w:p>
                      <w:pPr>
                        <w:bidi w:val="0"/>
                        <w:spacing w:before="0" w:after="160" w:line="259" w:lineRule="auto"/>
                        <w:jc w:val="left"/>
                      </w:pPr>
                      <w:r>
                        <w:rPr>
                          <w:rFonts w:cs="Calibri" w:hAnsi="Calibri" w:eastAsia="Calibri" w:ascii="Calibri"/>
                          <w:color w:val="7e7e7e"/>
                          <w:sz w:val="22"/>
                        </w:rPr>
                        <w:t xml:space="preserve"> </w:t>
                      </w:r>
                    </w:p>
                  </w:txbxContent>
                </v:textbox>
              </v:rect>
              <v:rect id="Rectangle 443997" style="position:absolute;width:893;height:1899;left:64721;top:539;" filled="f" stroked="f">
                <v:textbox inset="0,0,0,0">
                  <w:txbxContent>
                    <w:p>
                      <w:pPr>
                        <w:bidi w:val="0"/>
                        <w:spacing w:before="0" w:after="160" w:line="259" w:lineRule="auto"/>
                        <w:jc w:val="left"/>
                      </w:pPr>
                      <w:r>
                        <w:rPr>
                          <w:rFonts w:cs="Calibri" w:hAnsi="Calibri" w:eastAsia="Calibri" w:ascii="Calibri"/>
                          <w:color w:val="7e7e7e"/>
                          <w:sz w:val="22"/>
                        </w:rPr>
                        <w:t xml:space="preserve">a</w:t>
                      </w:r>
                    </w:p>
                  </w:txbxContent>
                </v:textbox>
              </v:rect>
              <v:rect id="Rectangle 443998" style="position:absolute;width:421;height:1899;left:65379;top:539;" filled="f" stroked="f">
                <v:textbox inset="0,0,0,0">
                  <w:txbxContent>
                    <w:p>
                      <w:pPr>
                        <w:bidi w:val="0"/>
                        <w:spacing w:before="0" w:after="160" w:line="259" w:lineRule="auto"/>
                        <w:jc w:val="left"/>
                      </w:pPr>
                      <w:r>
                        <w:rPr>
                          <w:rFonts w:cs="Calibri" w:hAnsi="Calibri" w:eastAsia="Calibri" w:ascii="Calibri"/>
                          <w:color w:val="7e7e7e"/>
                          <w:sz w:val="22"/>
                        </w:rPr>
                        <w:t xml:space="preserve"> </w:t>
                      </w:r>
                    </w:p>
                  </w:txbxContent>
                </v:textbox>
              </v:rect>
              <v:rect id="Rectangle 443999" style="position:absolute;width:878;height:1899;left:65760;top:539;" filled="f" stroked="f">
                <v:textbox inset="0,0,0,0">
                  <w:txbxContent>
                    <w:p>
                      <w:pPr>
                        <w:bidi w:val="0"/>
                        <w:spacing w:before="0" w:after="160" w:line="259" w:lineRule="auto"/>
                        <w:jc w:val="left"/>
                      </w:pPr>
                      <w:r>
                        <w:rPr>
                          <w:rFonts w:cs="Calibri" w:hAnsi="Calibri" w:eastAsia="Calibri" w:ascii="Calibri"/>
                          <w:color w:val="7e7e7e"/>
                          <w:sz w:val="22"/>
                        </w:rPr>
                        <w:t xml:space="preserve">g</w:t>
                      </w:r>
                    </w:p>
                  </w:txbxContent>
                </v:textbox>
              </v:rect>
              <v:rect id="Rectangle 444000" style="position:absolute;width:421;height:1899;left:66415;top:539;" filled="f" stroked="f">
                <v:textbox inset="0,0,0,0">
                  <w:txbxContent>
                    <w:p>
                      <w:pPr>
                        <w:bidi w:val="0"/>
                        <w:spacing w:before="0" w:after="160" w:line="259" w:lineRule="auto"/>
                        <w:jc w:val="left"/>
                      </w:pPr>
                      <w:r>
                        <w:rPr>
                          <w:rFonts w:cs="Calibri" w:hAnsi="Calibri" w:eastAsia="Calibri" w:ascii="Calibri"/>
                          <w:color w:val="7e7e7e"/>
                          <w:sz w:val="22"/>
                        </w:rPr>
                        <w:t xml:space="preserve"> </w:t>
                      </w:r>
                    </w:p>
                  </w:txbxContent>
                </v:textbox>
              </v:rect>
              <v:rect id="Rectangle 444001" style="position:absolute;width:928;height:1899;left:66796;top:539;" filled="f" stroked="f">
                <v:textbox inset="0,0,0,0">
                  <w:txbxContent>
                    <w:p>
                      <w:pPr>
                        <w:bidi w:val="0"/>
                        <w:spacing w:before="0" w:after="160" w:line="259" w:lineRule="auto"/>
                        <w:jc w:val="left"/>
                      </w:pPr>
                      <w:r>
                        <w:rPr>
                          <w:rFonts w:cs="Calibri" w:hAnsi="Calibri" w:eastAsia="Calibri" w:ascii="Calibri"/>
                          <w:color w:val="7e7e7e"/>
                          <w:sz w:val="22"/>
                        </w:rPr>
                        <w:t xml:space="preserve">e</w:t>
                      </w:r>
                    </w:p>
                  </w:txbxContent>
                </v:textbox>
              </v:rect>
              <v:rect id="Rectangle 444002" style="position:absolute;width:421;height:1899;left:67406;top:539;" filled="f" stroked="f">
                <v:textbox inset="0,0,0,0">
                  <w:txbxContent>
                    <w:p>
                      <w:pPr>
                        <w:bidi w:val="0"/>
                        <w:spacing w:before="0" w:after="160" w:line="259" w:lineRule="auto"/>
                        <w:jc w:val="left"/>
                      </w:pPr>
                      <w:r>
                        <w:rPr>
                          <w:rFonts w:cs="Calibri" w:hAnsi="Calibri" w:eastAsia="Calibri" w:ascii="Calibri"/>
                          <w:sz w:val="22"/>
                        </w:rPr>
                        <w:t xml:space="preserve"> </w:t>
                      </w:r>
                    </w:p>
                  </w:txbxContent>
                </v:textbox>
              </v:rect>
              <v:rect id="Rectangle 444003" style="position:absolute;width:380;height:1713;left:0;top:840;" filled="f" stroked="f">
                <v:textbox inset="0,0,0,0">
                  <w:txbxContent>
                    <w:p>
                      <w:pPr>
                        <w:bidi w:val="0"/>
                        <w:spacing w:before="0" w:after="160" w:line="259" w:lineRule="auto"/>
                        <w:jc w:val="left"/>
                      </w:pPr>
                      <w:r>
                        <w:rPr>
                          <w:rFonts w:cs="Calibri" w:hAnsi="Calibri" w:eastAsia="Calibri" w:ascii="Calibri"/>
                          <w:sz w:val="20"/>
                        </w:rPr>
                        <w:t xml:space="preserve"> </w:t>
                      </w:r>
                    </w:p>
                  </w:txbxContent>
                </v:textbox>
              </v:rect>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BA14B" w14:textId="7DB945AF" w:rsidR="0054391F" w:rsidRDefault="00CF19EE">
    <w:pPr>
      <w:bidi w:val="0"/>
      <w:spacing w:after="0"/>
      <w:ind w:right="12240"/>
      <w:jc w:val="left"/>
    </w:pPr>
    <w:r>
      <w:rPr>
        <w:noProof/>
      </w:rPr>
      <mc:AlternateContent>
        <mc:Choice Requires="wps">
          <w:drawing>
            <wp:anchor distT="0" distB="0" distL="0" distR="0" simplePos="0" relativeHeight="251670528" behindDoc="0" locked="0" layoutInCell="1" allowOverlap="1" wp14:anchorId="47B340D0" wp14:editId="065A3698">
              <wp:simplePos x="635" y="635"/>
              <wp:positionH relativeFrom="page">
                <wp:align>center</wp:align>
              </wp:positionH>
              <wp:positionV relativeFrom="page">
                <wp:align>bottom</wp:align>
              </wp:positionV>
              <wp:extent cx="423545" cy="357505"/>
              <wp:effectExtent l="0" t="0" r="14605" b="0"/>
              <wp:wrapNone/>
              <wp:docPr id="1252778261" name="Text Box 151" descr="Internal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23545" cy="357505"/>
                      </a:xfrm>
                      <a:prstGeom prst="rect">
                        <a:avLst/>
                      </a:prstGeom>
                      <a:noFill/>
                      <a:ln>
                        <a:noFill/>
                      </a:ln>
                    </wps:spPr>
                    <wps:txbx>
                      <w:txbxContent>
                        <w:p w14:paraId="6B05524C" w14:textId="4633287E" w:rsidR="00CF19EE" w:rsidRPr="00CF19EE" w:rsidRDefault="00CF19EE" w:rsidP="00CF19EE">
                          <w:pPr>
                            <w:spacing w:after="0"/>
                            <w:rPr>
                              <w:rFonts w:ascii="Aptos" w:eastAsia="Aptos" w:hAnsi="Aptos" w:cs="Aptos"/>
                              <w:noProof/>
                              <w:color w:val="0000FF"/>
                              <w:sz w:val="20"/>
                              <w:szCs w:val="20"/>
                            </w:rPr>
                          </w:pPr>
                          <w:r w:rsidRPr="00CF19EE">
                            <w:rPr>
                              <w:rFonts w:ascii="Aptos" w:eastAsia="Aptos" w:hAnsi="Aptos" w:cs="Aptos"/>
                              <w:noProof/>
                              <w:color w:val="0000FF"/>
                              <w:sz w:val="20"/>
                              <w:szCs w:val="20"/>
                            </w:rPr>
                            <w:t>Internal</w:t>
                          </w:r>
                          <w:r w:rsidRPr="00CF19EE">
                            <w:rPr>
                              <w:rFonts w:ascii="Aptos" w:eastAsia="Aptos" w:hAnsi="Aptos" w:cs="Aptos"/>
                              <w:noProof/>
                              <w:color w:val="0000FF"/>
                              <w:sz w:val="20"/>
                              <w:szCs w:val="20"/>
                              <w:rtl/>
                            </w:rPr>
                            <w:t xml:space="preserve"> </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7B340D0" id="_x0000_t202" coordsize="21600,21600" o:spt="202" path="m,l,21600r21600,l21600,xe">
              <v:stroke joinstyle="miter"/>
              <v:path gradientshapeok="t" o:connecttype="rect"/>
            </v:shapetype>
            <v:shape id="Text Box 151" o:spid="_x0000_s1101" type="#_x0000_t202" alt="Internal " style="position:absolute;margin-left:0;margin-top:0;width:33.35pt;height:28.15pt;z-index:25167052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" filled="f" stroked="f">
              <v:fill o:detectmouseclick="t"/>
              <v:textbox style="mso-fit-shape-to-text:t" inset="0,0,0,15pt">
                <w:txbxContent>
                  <w:p w14:paraId="6B05524C" w14:textId="4633287E" w:rsidR="00CF19EE" w:rsidRPr="00CF19EE" w:rsidRDefault="00CF19EE" w:rsidP="00CF19EE">
                    <w:pPr>
                      <w:spacing w:after="0"/>
                      <w:rPr>
                        <w:rFonts w:ascii="Aptos" w:eastAsia="Aptos" w:hAnsi="Aptos" w:cs="Aptos"/>
                        <w:noProof/>
                        <w:color w:val="0000FF"/>
                        <w:sz w:val="20"/>
                        <w:szCs w:val="20"/>
                      </w:rPr>
                    </w:pPr>
                    <w:r w:rsidRPr="00CF19EE">
                      <w:rPr>
                        <w:rFonts w:ascii="Aptos" w:eastAsia="Aptos" w:hAnsi="Aptos" w:cs="Aptos"/>
                        <w:noProof/>
                        <w:color w:val="0000FF"/>
                        <w:sz w:val="20"/>
                        <w:szCs w:val="20"/>
                      </w:rPr>
                      <w:t>Internal</w:t>
                    </w:r>
                    <w:r w:rsidRPr="00CF19EE">
                      <w:rPr>
                        <w:rFonts w:ascii="Aptos" w:eastAsia="Aptos" w:hAnsi="Aptos" w:cs="Aptos"/>
                        <w:noProof/>
                        <w:color w:val="0000FF"/>
                        <w:sz w:val="20"/>
                        <w:szCs w:val="20"/>
                        <w:rtl/>
                      </w:rPr>
                      <w:t xml:space="preserve"> </w:t>
                    </w:r>
                  </w:p>
                </w:txbxContent>
              </v:textbox>
              <w10:wrap anchorx="page" anchory="page"/>
            </v:shape>
          </w:pict>
        </mc:Fallback>
      </mc:AlternateContent>
    </w:r>
    <w:r w:rsidR="00C826BD">
      <w:rPr>
        <w:noProof/>
      </w:rPr>
      <mc:AlternateContent>
        <mc:Choice Requires="wpg">
          <w:drawing>
            <wp:anchor distT="0" distB="0" distL="114300" distR="114300" simplePos="0" relativeHeight="251663360" behindDoc="0" locked="0" layoutInCell="1" allowOverlap="1" wp14:anchorId="756CDBBD" wp14:editId="6C36E3F5">
              <wp:simplePos x="0" y="0"/>
              <wp:positionH relativeFrom="page">
                <wp:posOffset>0</wp:posOffset>
              </wp:positionH>
              <wp:positionV relativeFrom="page">
                <wp:posOffset>9242425</wp:posOffset>
              </wp:positionV>
              <wp:extent cx="6877050" cy="728345"/>
              <wp:effectExtent l="0" t="0" r="0" b="0"/>
              <wp:wrapSquare wrapText="bothSides"/>
              <wp:docPr id="443947" name="Group 443947"/>
              <wp:cNvGraphicFramePr/>
              <a:graphic xmlns:a="http://schemas.openxmlformats.org/drawingml/2006/main">
                <a:graphicData uri="http://schemas.microsoft.com/office/word/2010/wordprocessingGroup">
                  <wpg:wgp>
                    <wpg:cNvGrpSpPr/>
                    <wpg:grpSpPr>
                      <a:xfrm>
                        <a:off x="0" y="0"/>
                        <a:ext cx="6877050" cy="728345"/>
                        <a:chOff x="0" y="0"/>
                        <a:chExt cx="6877050" cy="728345"/>
                      </a:xfrm>
                    </wpg:grpSpPr>
                    <pic:pic xmlns:pic="http://schemas.openxmlformats.org/drawingml/2006/picture">
                      <pic:nvPicPr>
                        <pic:cNvPr id="443948" name="Picture 443948"/>
                        <pic:cNvPicPr/>
                      </pic:nvPicPr>
                      <pic:blipFill>
                        <a:blip r:embed="rId1"/>
                        <a:stretch>
                          <a:fillRect/>
                        </a:stretch>
                      </pic:blipFill>
                      <pic:spPr>
                        <a:xfrm>
                          <a:off x="3407410" y="45085"/>
                          <a:ext cx="1496568" cy="683260"/>
                        </a:xfrm>
                        <a:prstGeom prst="rect">
                          <a:avLst/>
                        </a:prstGeom>
                      </pic:spPr>
                    </pic:pic>
                    <pic:pic xmlns:pic="http://schemas.openxmlformats.org/drawingml/2006/picture">
                      <pic:nvPicPr>
                        <pic:cNvPr id="443950" name="Picture 443950"/>
                        <pic:cNvPicPr/>
                      </pic:nvPicPr>
                      <pic:blipFill>
                        <a:blip r:embed="rId2"/>
                        <a:stretch>
                          <a:fillRect/>
                        </a:stretch>
                      </pic:blipFill>
                      <pic:spPr>
                        <a:xfrm>
                          <a:off x="2319655" y="126365"/>
                          <a:ext cx="485140" cy="485140"/>
                        </a:xfrm>
                        <a:prstGeom prst="rect">
                          <a:avLst/>
                        </a:prstGeom>
                      </pic:spPr>
                    </pic:pic>
                    <wps:wsp>
                      <wps:cNvPr id="535179" name="Shape 535179"/>
                      <wps:cNvSpPr/>
                      <wps:spPr>
                        <a:xfrm>
                          <a:off x="895985"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round/>
                        </a:ln>
                      </wps:spPr>
                      <wps:style>
                        <a:lnRef idx="0">
                          <a:srgbClr val="000000">
                            <a:alpha val="0"/>
                          </a:srgbClr>
                        </a:lnRef>
                        <a:fillRef idx="1">
                          <a:srgbClr val="D9D9D9"/>
                        </a:fillRef>
                        <a:effectRef idx="0">
                          <a:scrgbClr r="0" g="0" b="0"/>
                        </a:effectRef>
                        <a:fontRef idx="none"/>
                      </wps:style>
                      <wps:bodyPr/>
                    </wps:wsp>
                    <wps:wsp>
                      <wps:cNvPr id="443951" name="Rectangle 443951"/>
                      <wps:cNvSpPr/>
                      <wps:spPr>
                        <a:xfrm>
                          <a:off x="6162802" y="53975"/>
                          <a:ext cx="94544" cy="189937"/>
                        </a:xfrm>
                        <a:prstGeom prst="rect">
                          <a:avLst/>
                        </a:prstGeom>
                        <a:ln>
                          <a:noFill/>
                        </a:ln>
                      </wps:spPr>
                      <wps:txbx>
                        <w:txbxContent>
                          <w:p w14:paraId="7E3D5727" w14:textId="77777777" w:rsidR="0054391F" w:rsidRDefault="00C826BD">
                            <w:pPr>
                              <w:bidi w:val="0"/>
                              <w:jc w:val="left"/>
                            </w:pPr>
                            <w:r>
                              <w:fldChar w:fldCharType="begin"/>
                            </w:r>
                            <w:r>
                              <w:instrText xml:space="preserve"> PAGE   \* MERGEFORMAT </w:instrText>
                            </w:r>
                            <w:r>
                              <w:fldChar w:fldCharType="separate"/>
                            </w:r>
                            <w:r>
                              <w:t>1</w:t>
                            </w:r>
                            <w:r>
                              <w:fldChar w:fldCharType="end"/>
                            </w:r>
                          </w:p>
                        </w:txbxContent>
                      </wps:txbx>
                      <wps:bodyPr horzOverflow="overflow" vert="horz" lIns="0" tIns="0" rIns="0" bIns="0" rtlCol="0">
                        <a:noAutofit/>
                      </wps:bodyPr>
                    </wps:wsp>
                    <wps:wsp>
                      <wps:cNvPr id="443952" name="Rectangle 443952"/>
                      <wps:cNvSpPr/>
                      <wps:spPr>
                        <a:xfrm>
                          <a:off x="6234430" y="53975"/>
                          <a:ext cx="42143" cy="189937"/>
                        </a:xfrm>
                        <a:prstGeom prst="rect">
                          <a:avLst/>
                        </a:prstGeom>
                        <a:ln>
                          <a:noFill/>
                        </a:ln>
                      </wps:spPr>
                      <wps:txbx>
                        <w:txbxContent>
                          <w:p w14:paraId="0B5CACCD" w14:textId="77777777" w:rsidR="0054391F" w:rsidRDefault="00C826BD">
                            <w:pPr>
                              <w:bidi w:val="0"/>
                              <w:jc w:val="left"/>
                            </w:pPr>
                            <w:r>
                              <w:t xml:space="preserve"> </w:t>
                            </w:r>
                          </w:p>
                        </w:txbxContent>
                      </wps:txbx>
                      <wps:bodyPr horzOverflow="overflow" vert="horz" lIns="0" tIns="0" rIns="0" bIns="0" rtlCol="0">
                        <a:noAutofit/>
                      </wps:bodyPr>
                    </wps:wsp>
                    <wps:wsp>
                      <wps:cNvPr id="443953" name="Rectangle 443953"/>
                      <wps:cNvSpPr/>
                      <wps:spPr>
                        <a:xfrm>
                          <a:off x="6266434" y="53975"/>
                          <a:ext cx="85779" cy="189937"/>
                        </a:xfrm>
                        <a:prstGeom prst="rect">
                          <a:avLst/>
                        </a:prstGeom>
                        <a:ln>
                          <a:noFill/>
                        </a:ln>
                      </wps:spPr>
                      <wps:txbx>
                        <w:txbxContent>
                          <w:p w14:paraId="14FD1972" w14:textId="77777777" w:rsidR="0054391F" w:rsidRDefault="00C826BD">
                            <w:pPr>
                              <w:bidi w:val="0"/>
                              <w:jc w:val="left"/>
                            </w:pPr>
                            <w:r>
                              <w:t>|</w:t>
                            </w:r>
                          </w:p>
                        </w:txbxContent>
                      </wps:txbx>
                      <wps:bodyPr horzOverflow="overflow" vert="horz" lIns="0" tIns="0" rIns="0" bIns="0" rtlCol="0">
                        <a:noAutofit/>
                      </wps:bodyPr>
                    </wps:wsp>
                    <wps:wsp>
                      <wps:cNvPr id="443954" name="Rectangle 443954"/>
                      <wps:cNvSpPr/>
                      <wps:spPr>
                        <a:xfrm>
                          <a:off x="6330442" y="53975"/>
                          <a:ext cx="42143" cy="189937"/>
                        </a:xfrm>
                        <a:prstGeom prst="rect">
                          <a:avLst/>
                        </a:prstGeom>
                        <a:ln>
                          <a:noFill/>
                        </a:ln>
                      </wps:spPr>
                      <wps:txbx>
                        <w:txbxContent>
                          <w:p w14:paraId="5FE3AE38" w14:textId="77777777" w:rsidR="0054391F" w:rsidRDefault="00C826BD">
                            <w:pPr>
                              <w:bidi w:val="0"/>
                              <w:jc w:val="left"/>
                            </w:pPr>
                            <w:r>
                              <w:t xml:space="preserve"> </w:t>
                            </w:r>
                          </w:p>
                        </w:txbxContent>
                      </wps:txbx>
                      <wps:bodyPr horzOverflow="overflow" vert="horz" lIns="0" tIns="0" rIns="0" bIns="0" rtlCol="0">
                        <a:noAutofit/>
                      </wps:bodyPr>
                    </wps:wsp>
                    <wps:wsp>
                      <wps:cNvPr id="443955" name="Rectangle 443955"/>
                      <wps:cNvSpPr/>
                      <wps:spPr>
                        <a:xfrm>
                          <a:off x="6360922" y="53975"/>
                          <a:ext cx="96408" cy="189937"/>
                        </a:xfrm>
                        <a:prstGeom prst="rect">
                          <a:avLst/>
                        </a:prstGeom>
                        <a:ln>
                          <a:noFill/>
                        </a:ln>
                      </wps:spPr>
                      <wps:txbx>
                        <w:txbxContent>
                          <w:p w14:paraId="4FF9158D" w14:textId="77777777" w:rsidR="0054391F" w:rsidRDefault="00C826BD">
                            <w:pPr>
                              <w:bidi w:val="0"/>
                              <w:jc w:val="left"/>
                            </w:pPr>
                            <w:r>
                              <w:rPr>
                                <w:color w:val="7E7E7E"/>
                              </w:rPr>
                              <w:t>P</w:t>
                            </w:r>
                          </w:p>
                        </w:txbxContent>
                      </wps:txbx>
                      <wps:bodyPr horzOverflow="overflow" vert="horz" lIns="0" tIns="0" rIns="0" bIns="0" rtlCol="0">
                        <a:noAutofit/>
                      </wps:bodyPr>
                    </wps:wsp>
                    <wps:wsp>
                      <wps:cNvPr id="443956" name="Rectangle 443956"/>
                      <wps:cNvSpPr/>
                      <wps:spPr>
                        <a:xfrm>
                          <a:off x="6432550" y="53975"/>
                          <a:ext cx="42143" cy="189937"/>
                        </a:xfrm>
                        <a:prstGeom prst="rect">
                          <a:avLst/>
                        </a:prstGeom>
                        <a:ln>
                          <a:noFill/>
                        </a:ln>
                      </wps:spPr>
                      <wps:txbx>
                        <w:txbxContent>
                          <w:p w14:paraId="5C5CDC3E" w14:textId="77777777" w:rsidR="0054391F" w:rsidRDefault="00C826BD">
                            <w:pPr>
                              <w:bidi w:val="0"/>
                              <w:jc w:val="left"/>
                            </w:pPr>
                            <w:r>
                              <w:rPr>
                                <w:color w:val="7E7E7E"/>
                              </w:rPr>
                              <w:t xml:space="preserve"> </w:t>
                            </w:r>
                          </w:p>
                        </w:txbxContent>
                      </wps:txbx>
                      <wps:bodyPr horzOverflow="overflow" vert="horz" lIns="0" tIns="0" rIns="0" bIns="0" rtlCol="0">
                        <a:noAutofit/>
                      </wps:bodyPr>
                    </wps:wsp>
                    <wps:wsp>
                      <wps:cNvPr id="443957" name="Rectangle 443957"/>
                      <wps:cNvSpPr/>
                      <wps:spPr>
                        <a:xfrm>
                          <a:off x="6472174" y="53975"/>
                          <a:ext cx="89322" cy="189937"/>
                        </a:xfrm>
                        <a:prstGeom prst="rect">
                          <a:avLst/>
                        </a:prstGeom>
                        <a:ln>
                          <a:noFill/>
                        </a:ln>
                      </wps:spPr>
                      <wps:txbx>
                        <w:txbxContent>
                          <w:p w14:paraId="72AA5344" w14:textId="77777777" w:rsidR="0054391F" w:rsidRDefault="00C826BD">
                            <w:pPr>
                              <w:bidi w:val="0"/>
                              <w:jc w:val="left"/>
                            </w:pPr>
                            <w:r>
                              <w:rPr>
                                <w:color w:val="7E7E7E"/>
                              </w:rPr>
                              <w:t>a</w:t>
                            </w:r>
                          </w:p>
                        </w:txbxContent>
                      </wps:txbx>
                      <wps:bodyPr horzOverflow="overflow" vert="horz" lIns="0" tIns="0" rIns="0" bIns="0" rtlCol="0">
                        <a:noAutofit/>
                      </wps:bodyPr>
                    </wps:wsp>
                    <wps:wsp>
                      <wps:cNvPr id="443958" name="Rectangle 443958"/>
                      <wps:cNvSpPr/>
                      <wps:spPr>
                        <a:xfrm>
                          <a:off x="6537960" y="53975"/>
                          <a:ext cx="42144" cy="189937"/>
                        </a:xfrm>
                        <a:prstGeom prst="rect">
                          <a:avLst/>
                        </a:prstGeom>
                        <a:ln>
                          <a:noFill/>
                        </a:ln>
                      </wps:spPr>
                      <wps:txbx>
                        <w:txbxContent>
                          <w:p w14:paraId="14D2D2A8" w14:textId="77777777" w:rsidR="0054391F" w:rsidRDefault="00C826BD">
                            <w:pPr>
                              <w:bidi w:val="0"/>
                              <w:jc w:val="left"/>
                            </w:pPr>
                            <w:r>
                              <w:rPr>
                                <w:color w:val="7E7E7E"/>
                              </w:rPr>
                              <w:t xml:space="preserve"> </w:t>
                            </w:r>
                          </w:p>
                        </w:txbxContent>
                      </wps:txbx>
                      <wps:bodyPr horzOverflow="overflow" vert="horz" lIns="0" tIns="0" rIns="0" bIns="0" rtlCol="0">
                        <a:noAutofit/>
                      </wps:bodyPr>
                    </wps:wsp>
                    <wps:wsp>
                      <wps:cNvPr id="443959" name="Rectangle 443959"/>
                      <wps:cNvSpPr/>
                      <wps:spPr>
                        <a:xfrm>
                          <a:off x="6576060" y="53975"/>
                          <a:ext cx="87830" cy="189937"/>
                        </a:xfrm>
                        <a:prstGeom prst="rect">
                          <a:avLst/>
                        </a:prstGeom>
                        <a:ln>
                          <a:noFill/>
                        </a:ln>
                      </wps:spPr>
                      <wps:txbx>
                        <w:txbxContent>
                          <w:p w14:paraId="4446284E" w14:textId="77777777" w:rsidR="0054391F" w:rsidRDefault="00C826BD">
                            <w:pPr>
                              <w:bidi w:val="0"/>
                              <w:jc w:val="left"/>
                            </w:pPr>
                            <w:r>
                              <w:rPr>
                                <w:color w:val="7E7E7E"/>
                              </w:rPr>
                              <w:t>g</w:t>
                            </w:r>
                          </w:p>
                        </w:txbxContent>
                      </wps:txbx>
                      <wps:bodyPr horzOverflow="overflow" vert="horz" lIns="0" tIns="0" rIns="0" bIns="0" rtlCol="0">
                        <a:noAutofit/>
                      </wps:bodyPr>
                    </wps:wsp>
                    <wps:wsp>
                      <wps:cNvPr id="443960" name="Rectangle 443960"/>
                      <wps:cNvSpPr/>
                      <wps:spPr>
                        <a:xfrm>
                          <a:off x="6641593" y="53975"/>
                          <a:ext cx="42144" cy="189937"/>
                        </a:xfrm>
                        <a:prstGeom prst="rect">
                          <a:avLst/>
                        </a:prstGeom>
                        <a:ln>
                          <a:noFill/>
                        </a:ln>
                      </wps:spPr>
                      <wps:txbx>
                        <w:txbxContent>
                          <w:p w14:paraId="53487A5A" w14:textId="77777777" w:rsidR="0054391F" w:rsidRDefault="00C826BD">
                            <w:pPr>
                              <w:bidi w:val="0"/>
                              <w:jc w:val="left"/>
                            </w:pPr>
                            <w:r>
                              <w:rPr>
                                <w:color w:val="7E7E7E"/>
                              </w:rPr>
                              <w:t xml:space="preserve"> </w:t>
                            </w:r>
                          </w:p>
                        </w:txbxContent>
                      </wps:txbx>
                      <wps:bodyPr horzOverflow="overflow" vert="horz" lIns="0" tIns="0" rIns="0" bIns="0" rtlCol="0">
                        <a:noAutofit/>
                      </wps:bodyPr>
                    </wps:wsp>
                    <wps:wsp>
                      <wps:cNvPr id="443961" name="Rectangle 443961"/>
                      <wps:cNvSpPr/>
                      <wps:spPr>
                        <a:xfrm>
                          <a:off x="6679693" y="53975"/>
                          <a:ext cx="92865" cy="189937"/>
                        </a:xfrm>
                        <a:prstGeom prst="rect">
                          <a:avLst/>
                        </a:prstGeom>
                        <a:ln>
                          <a:noFill/>
                        </a:ln>
                      </wps:spPr>
                      <wps:txbx>
                        <w:txbxContent>
                          <w:p w14:paraId="478A6BCA" w14:textId="77777777" w:rsidR="0054391F" w:rsidRDefault="00C826BD">
                            <w:pPr>
                              <w:bidi w:val="0"/>
                              <w:jc w:val="left"/>
                            </w:pPr>
                            <w:r>
                              <w:rPr>
                                <w:color w:val="7E7E7E"/>
                              </w:rPr>
                              <w:t>e</w:t>
                            </w:r>
                          </w:p>
                        </w:txbxContent>
                      </wps:txbx>
                      <wps:bodyPr horzOverflow="overflow" vert="horz" lIns="0" tIns="0" rIns="0" bIns="0" rtlCol="0">
                        <a:noAutofit/>
                      </wps:bodyPr>
                    </wps:wsp>
                    <wps:wsp>
                      <wps:cNvPr id="443962" name="Rectangle 443962"/>
                      <wps:cNvSpPr/>
                      <wps:spPr>
                        <a:xfrm>
                          <a:off x="6740652" y="53975"/>
                          <a:ext cx="42144" cy="189937"/>
                        </a:xfrm>
                        <a:prstGeom prst="rect">
                          <a:avLst/>
                        </a:prstGeom>
                        <a:ln>
                          <a:noFill/>
                        </a:ln>
                      </wps:spPr>
                      <wps:txbx>
                        <w:txbxContent>
                          <w:p w14:paraId="0F9F7E0F" w14:textId="77777777" w:rsidR="0054391F" w:rsidRDefault="00C826BD">
                            <w:pPr>
                              <w:bidi w:val="0"/>
                              <w:jc w:val="left"/>
                            </w:pPr>
                            <w:r>
                              <w:t xml:space="preserve"> </w:t>
                            </w:r>
                          </w:p>
                        </w:txbxContent>
                      </wps:txbx>
                      <wps:bodyPr horzOverflow="overflow" vert="horz" lIns="0" tIns="0" rIns="0" bIns="0" rtlCol="0">
                        <a:noAutofit/>
                      </wps:bodyPr>
                    </wps:wsp>
                    <wps:wsp>
                      <wps:cNvPr id="443963" name="Rectangle 443963"/>
                      <wps:cNvSpPr/>
                      <wps:spPr>
                        <a:xfrm>
                          <a:off x="0" y="84074"/>
                          <a:ext cx="38021" cy="171356"/>
                        </a:xfrm>
                        <a:prstGeom prst="rect">
                          <a:avLst/>
                        </a:prstGeom>
                        <a:ln>
                          <a:noFill/>
                        </a:ln>
                      </wps:spPr>
                      <wps:txbx>
                        <w:txbxContent>
                          <w:p w14:paraId="2DA7AF53" w14:textId="77777777" w:rsidR="0054391F" w:rsidRDefault="00C826BD">
                            <w:pPr>
                              <w:bidi w:val="0"/>
                              <w:jc w:val="left"/>
                            </w:pPr>
                            <w:r>
                              <w:rPr>
                                <w:sz w:val="20"/>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443947" style="width:541.5pt;height:57.35pt;position:absolute;mso-position-horizontal-relative:page;mso-position-horizontal:absolute;margin-left:0pt;mso-position-vertical-relative:page;margin-top:727.75pt;" coordsize="68770,7283">
              <v:shape id="Picture 443948" style="position:absolute;width:14965;height:6832;left:34074;top:450;" filled="f">
                <v:imagedata r:id="rId15"/>
              </v:shape>
              <v:shape id="Picture 443950" style="position:absolute;width:4851;height:4851;left:23196;top:1263;" filled="f">
                <v:imagedata r:id="rId16"/>
              </v:shape>
              <v:shape id="Shape 535180" style="position:absolute;width:59810;height:91;left:8959;top:0;" coordsize="5981065,9144" path="m0,0l5981065,0l5981065,9144l0,9144l0,0">
                <v:stroke weight="0pt" endcap="flat" joinstyle="round" on="false" color="#000000" opacity="0"/>
                <v:fill on="true" color="#d9d9d9"/>
              </v:shape>
              <v:rect id="Rectangle 443951" style="position:absolute;width:945;height:1899;left:61628;top:539;" filled="f" stroked="f">
                <v:textbox inset="0,0,0,0">
                  <w:txbxContent>
                    <w:p>
                      <w:pPr>
                        <w:bidi w:val="0"/>
                        <w:spacing w:before="0" w:after="160" w:line="259" w:lineRule="auto"/>
                        <w:jc w:val="left"/>
                      </w:pPr>
                      <w:fldSimple w:instr=" PAGE   \* MERGEFORMAT ">
                        <w:r>
                          <w:rPr>
                            <w:rFonts w:cs="Calibri" w:hAnsi="Calibri" w:eastAsia="Calibri" w:ascii="Calibri"/>
                            <w:sz w:val="22"/>
                          </w:rPr>
                          <w:t xml:space="preserve">1</w:t>
                        </w:r>
                      </w:fldSimple>
                    </w:p>
                  </w:txbxContent>
                </v:textbox>
              </v:rect>
              <v:rect id="Rectangle 443952" style="position:absolute;width:421;height:1899;left:62344;top:539;" filled="f" stroked="f">
                <v:textbox inset="0,0,0,0">
                  <w:txbxContent>
                    <w:p>
                      <w:pPr>
                        <w:bidi w:val="0"/>
                        <w:spacing w:before="0" w:after="160" w:line="259" w:lineRule="auto"/>
                        <w:jc w:val="left"/>
                      </w:pPr>
                      <w:r>
                        <w:rPr>
                          <w:rFonts w:cs="Calibri" w:hAnsi="Calibri" w:eastAsia="Calibri" w:ascii="Calibri"/>
                          <w:sz w:val="22"/>
                        </w:rPr>
                        <w:t xml:space="preserve"> </w:t>
                      </w:r>
                    </w:p>
                  </w:txbxContent>
                </v:textbox>
              </v:rect>
              <v:rect id="Rectangle 443953" style="position:absolute;width:857;height:1899;left:62664;top:539;" filled="f" stroked="f">
                <v:textbox inset="0,0,0,0">
                  <w:txbxContent>
                    <w:p>
                      <w:pPr>
                        <w:bidi w:val="0"/>
                        <w:spacing w:before="0" w:after="160" w:line="259" w:lineRule="auto"/>
                        <w:jc w:val="left"/>
                      </w:pPr>
                      <w:r>
                        <w:rPr>
                          <w:rFonts w:cs="Calibri" w:hAnsi="Calibri" w:eastAsia="Calibri" w:ascii="Calibri"/>
                          <w:sz w:val="22"/>
                        </w:rPr>
                        <w:t xml:space="preserve">|</w:t>
                      </w:r>
                    </w:p>
                  </w:txbxContent>
                </v:textbox>
              </v:rect>
              <v:rect id="Rectangle 443954" style="position:absolute;width:421;height:1899;left:63304;top:539;" filled="f" stroked="f">
                <v:textbox inset="0,0,0,0">
                  <w:txbxContent>
                    <w:p>
                      <w:pPr>
                        <w:bidi w:val="0"/>
                        <w:spacing w:before="0" w:after="160" w:line="259" w:lineRule="auto"/>
                        <w:jc w:val="left"/>
                      </w:pPr>
                      <w:r>
                        <w:rPr>
                          <w:rFonts w:cs="Calibri" w:hAnsi="Calibri" w:eastAsia="Calibri" w:ascii="Calibri"/>
                          <w:sz w:val="22"/>
                        </w:rPr>
                        <w:t xml:space="preserve"> </w:t>
                      </w:r>
                    </w:p>
                  </w:txbxContent>
                </v:textbox>
              </v:rect>
              <v:rect id="Rectangle 443955" style="position:absolute;width:964;height:1899;left:63609;top:539;" filled="f" stroked="f">
                <v:textbox inset="0,0,0,0">
                  <w:txbxContent>
                    <w:p>
                      <w:pPr>
                        <w:bidi w:val="0"/>
                        <w:spacing w:before="0" w:after="160" w:line="259" w:lineRule="auto"/>
                        <w:jc w:val="left"/>
                      </w:pPr>
                      <w:r>
                        <w:rPr>
                          <w:rFonts w:cs="Calibri" w:hAnsi="Calibri" w:eastAsia="Calibri" w:ascii="Calibri"/>
                          <w:color w:val="7e7e7e"/>
                          <w:sz w:val="22"/>
                        </w:rPr>
                        <w:t xml:space="preserve">P</w:t>
                      </w:r>
                    </w:p>
                  </w:txbxContent>
                </v:textbox>
              </v:rect>
              <v:rect id="Rectangle 443956" style="position:absolute;width:421;height:1899;left:64325;top:539;" filled="f" stroked="f">
                <v:textbox inset="0,0,0,0">
                  <w:txbxContent>
                    <w:p>
                      <w:pPr>
                        <w:bidi w:val="0"/>
                        <w:spacing w:before="0" w:after="160" w:line="259" w:lineRule="auto"/>
                        <w:jc w:val="left"/>
                      </w:pPr>
                      <w:r>
                        <w:rPr>
                          <w:rFonts w:cs="Calibri" w:hAnsi="Calibri" w:eastAsia="Calibri" w:ascii="Calibri"/>
                          <w:color w:val="7e7e7e"/>
                          <w:sz w:val="22"/>
                        </w:rPr>
                        <w:t xml:space="preserve"> </w:t>
                      </w:r>
                    </w:p>
                  </w:txbxContent>
                </v:textbox>
              </v:rect>
              <v:rect id="Rectangle 443957" style="position:absolute;width:893;height:1899;left:64721;top:539;" filled="f" stroked="f">
                <v:textbox inset="0,0,0,0">
                  <w:txbxContent>
                    <w:p>
                      <w:pPr>
                        <w:bidi w:val="0"/>
                        <w:spacing w:before="0" w:after="160" w:line="259" w:lineRule="auto"/>
                        <w:jc w:val="left"/>
                      </w:pPr>
                      <w:r>
                        <w:rPr>
                          <w:rFonts w:cs="Calibri" w:hAnsi="Calibri" w:eastAsia="Calibri" w:ascii="Calibri"/>
                          <w:color w:val="7e7e7e"/>
                          <w:sz w:val="22"/>
                        </w:rPr>
                        <w:t xml:space="preserve">a</w:t>
                      </w:r>
                    </w:p>
                  </w:txbxContent>
                </v:textbox>
              </v:rect>
              <v:rect id="Rectangle 443958" style="position:absolute;width:421;height:1899;left:65379;top:539;" filled="f" stroked="f">
                <v:textbox inset="0,0,0,0">
                  <w:txbxContent>
                    <w:p>
                      <w:pPr>
                        <w:bidi w:val="0"/>
                        <w:spacing w:before="0" w:after="160" w:line="259" w:lineRule="auto"/>
                        <w:jc w:val="left"/>
                      </w:pPr>
                      <w:r>
                        <w:rPr>
                          <w:rFonts w:cs="Calibri" w:hAnsi="Calibri" w:eastAsia="Calibri" w:ascii="Calibri"/>
                          <w:color w:val="7e7e7e"/>
                          <w:sz w:val="22"/>
                        </w:rPr>
                        <w:t xml:space="preserve"> </w:t>
                      </w:r>
                    </w:p>
                  </w:txbxContent>
                </v:textbox>
              </v:rect>
              <v:rect id="Rectangle 443959" style="position:absolute;width:878;height:1899;left:65760;top:539;" filled="f" stroked="f">
                <v:textbox inset="0,0,0,0">
                  <w:txbxContent>
                    <w:p>
                      <w:pPr>
                        <w:bidi w:val="0"/>
                        <w:spacing w:before="0" w:after="160" w:line="259" w:lineRule="auto"/>
                        <w:jc w:val="left"/>
                      </w:pPr>
                      <w:r>
                        <w:rPr>
                          <w:rFonts w:cs="Calibri" w:hAnsi="Calibri" w:eastAsia="Calibri" w:ascii="Calibri"/>
                          <w:color w:val="7e7e7e"/>
                          <w:sz w:val="22"/>
                        </w:rPr>
                        <w:t xml:space="preserve">g</w:t>
                      </w:r>
                    </w:p>
                  </w:txbxContent>
                </v:textbox>
              </v:rect>
              <v:rect id="Rectangle 443960" style="position:absolute;width:421;height:1899;left:66415;top:539;" filled="f" stroked="f">
                <v:textbox inset="0,0,0,0">
                  <w:txbxContent>
                    <w:p>
                      <w:pPr>
                        <w:bidi w:val="0"/>
                        <w:spacing w:before="0" w:after="160" w:line="259" w:lineRule="auto"/>
                        <w:jc w:val="left"/>
                      </w:pPr>
                      <w:r>
                        <w:rPr>
                          <w:rFonts w:cs="Calibri" w:hAnsi="Calibri" w:eastAsia="Calibri" w:ascii="Calibri"/>
                          <w:color w:val="7e7e7e"/>
                          <w:sz w:val="22"/>
                        </w:rPr>
                        <w:t xml:space="preserve"> </w:t>
                      </w:r>
                    </w:p>
                  </w:txbxContent>
                </v:textbox>
              </v:rect>
              <v:rect id="Rectangle 443961" style="position:absolute;width:928;height:1899;left:66796;top:539;" filled="f" stroked="f">
                <v:textbox inset="0,0,0,0">
                  <w:txbxContent>
                    <w:p>
                      <w:pPr>
                        <w:bidi w:val="0"/>
                        <w:spacing w:before="0" w:after="160" w:line="259" w:lineRule="auto"/>
                        <w:jc w:val="left"/>
                      </w:pPr>
                      <w:r>
                        <w:rPr>
                          <w:rFonts w:cs="Calibri" w:hAnsi="Calibri" w:eastAsia="Calibri" w:ascii="Calibri"/>
                          <w:color w:val="7e7e7e"/>
                          <w:sz w:val="22"/>
                        </w:rPr>
                        <w:t xml:space="preserve">e</w:t>
                      </w:r>
                    </w:p>
                  </w:txbxContent>
                </v:textbox>
              </v:rect>
              <v:rect id="Rectangle 443962" style="position:absolute;width:421;height:1899;left:67406;top:539;" filled="f" stroked="f">
                <v:textbox inset="0,0,0,0">
                  <w:txbxContent>
                    <w:p>
                      <w:pPr>
                        <w:bidi w:val="0"/>
                        <w:spacing w:before="0" w:after="160" w:line="259" w:lineRule="auto"/>
                        <w:jc w:val="left"/>
                      </w:pPr>
                      <w:r>
                        <w:rPr>
                          <w:rFonts w:cs="Calibri" w:hAnsi="Calibri" w:eastAsia="Calibri" w:ascii="Calibri"/>
                          <w:sz w:val="22"/>
                        </w:rPr>
                        <w:t xml:space="preserve"> </w:t>
                      </w:r>
                    </w:p>
                  </w:txbxContent>
                </v:textbox>
              </v:rect>
              <v:rect id="Rectangle 443963" style="position:absolute;width:380;height:1713;left:0;top:840;" filled="f" stroked="f">
                <v:textbox inset="0,0,0,0">
                  <w:txbxContent>
                    <w:p>
                      <w:pPr>
                        <w:bidi w:val="0"/>
                        <w:spacing w:before="0" w:after="160" w:line="259" w:lineRule="auto"/>
                        <w:jc w:val="left"/>
                      </w:pPr>
                      <w:r>
                        <w:rPr>
                          <w:rFonts w:cs="Calibri" w:hAnsi="Calibri" w:eastAsia="Calibri" w:ascii="Calibri"/>
                          <w:sz w:val="20"/>
                        </w:rPr>
                        <w:t xml:space="preserve"> </w:t>
                      </w:r>
                    </w:p>
                  </w:txbxContent>
                </v:textbox>
              </v:rect>
              <w10:wrap type="squar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FA1D1" w14:textId="64B57A47" w:rsidR="0054391F" w:rsidRDefault="00CF19EE">
    <w:pPr>
      <w:bidi w:val="0"/>
      <w:spacing w:after="0"/>
      <w:ind w:left="-1440" w:right="10800"/>
      <w:jc w:val="left"/>
    </w:pPr>
    <w:r>
      <w:rPr>
        <w:noProof/>
      </w:rPr>
      <mc:AlternateContent>
        <mc:Choice Requires="wps">
          <w:drawing>
            <wp:anchor distT="0" distB="0" distL="0" distR="0" simplePos="0" relativeHeight="251674624" behindDoc="0" locked="0" layoutInCell="1" allowOverlap="1" wp14:anchorId="2120EF41" wp14:editId="432D7355">
              <wp:simplePos x="635" y="635"/>
              <wp:positionH relativeFrom="page">
                <wp:align>center</wp:align>
              </wp:positionH>
              <wp:positionV relativeFrom="page">
                <wp:align>bottom</wp:align>
              </wp:positionV>
              <wp:extent cx="423545" cy="357505"/>
              <wp:effectExtent l="0" t="0" r="14605" b="0"/>
              <wp:wrapNone/>
              <wp:docPr id="1158054886" name="Text Box 155" descr="Internal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23545" cy="357505"/>
                      </a:xfrm>
                      <a:prstGeom prst="rect">
                        <a:avLst/>
                      </a:prstGeom>
                      <a:noFill/>
                      <a:ln>
                        <a:noFill/>
                      </a:ln>
                    </wps:spPr>
                    <wps:txbx>
                      <w:txbxContent>
                        <w:p w14:paraId="485A0F55" w14:textId="420B05D2" w:rsidR="00CF19EE" w:rsidRPr="00CF19EE" w:rsidRDefault="00CF19EE" w:rsidP="00CF19EE">
                          <w:pPr>
                            <w:spacing w:after="0"/>
                            <w:rPr>
                              <w:rFonts w:ascii="Aptos" w:eastAsia="Aptos" w:hAnsi="Aptos" w:cs="Aptos"/>
                              <w:noProof/>
                              <w:color w:val="0000FF"/>
                              <w:sz w:val="20"/>
                              <w:szCs w:val="20"/>
                            </w:rPr>
                          </w:pPr>
                          <w:r w:rsidRPr="00CF19EE">
                            <w:rPr>
                              <w:rFonts w:ascii="Aptos" w:eastAsia="Aptos" w:hAnsi="Aptos" w:cs="Aptos"/>
                              <w:noProof/>
                              <w:color w:val="0000FF"/>
                              <w:sz w:val="20"/>
                              <w:szCs w:val="20"/>
                            </w:rPr>
                            <w:t>Internal</w:t>
                          </w:r>
                          <w:r w:rsidRPr="00CF19EE">
                            <w:rPr>
                              <w:rFonts w:ascii="Aptos" w:eastAsia="Aptos" w:hAnsi="Aptos" w:cs="Aptos"/>
                              <w:noProof/>
                              <w:color w:val="0000FF"/>
                              <w:sz w:val="20"/>
                              <w:szCs w:val="20"/>
                              <w:rtl/>
                            </w:rPr>
                            <w:t xml:space="preserve"> </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120EF41" id="_x0000_t202" coordsize="21600,21600" o:spt="202" path="m,l,21600r21600,l21600,xe">
              <v:stroke joinstyle="miter"/>
              <v:path gradientshapeok="t" o:connecttype="rect"/>
            </v:shapetype>
            <v:shape id="Text Box 155" o:spid="_x0000_s1145" type="#_x0000_t202" alt="Internal " style="position:absolute;left:0;text-align:left;margin-left:0;margin-top:0;width:33.35pt;height:28.15pt;z-index:25167462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" filled="f" stroked="f">
              <v:fill o:detectmouseclick="t"/>
              <v:textbox style="mso-fit-shape-to-text:t" inset="0,0,0,15pt">
                <w:txbxContent>
                  <w:p w14:paraId="485A0F55" w14:textId="420B05D2" w:rsidR="00CF19EE" w:rsidRPr="00CF19EE" w:rsidRDefault="00CF19EE" w:rsidP="00CF19EE">
                    <w:pPr>
                      <w:spacing w:after="0"/>
                      <w:rPr>
                        <w:rFonts w:ascii="Aptos" w:eastAsia="Aptos" w:hAnsi="Aptos" w:cs="Aptos"/>
                        <w:noProof/>
                        <w:color w:val="0000FF"/>
                        <w:sz w:val="20"/>
                        <w:szCs w:val="20"/>
                      </w:rPr>
                    </w:pPr>
                    <w:r w:rsidRPr="00CF19EE">
                      <w:rPr>
                        <w:rFonts w:ascii="Aptos" w:eastAsia="Aptos" w:hAnsi="Aptos" w:cs="Aptos"/>
                        <w:noProof/>
                        <w:color w:val="0000FF"/>
                        <w:sz w:val="20"/>
                        <w:szCs w:val="20"/>
                      </w:rPr>
                      <w:t>Internal</w:t>
                    </w:r>
                    <w:r w:rsidRPr="00CF19EE">
                      <w:rPr>
                        <w:rFonts w:ascii="Aptos" w:eastAsia="Aptos" w:hAnsi="Aptos" w:cs="Aptos"/>
                        <w:noProof/>
                        <w:color w:val="0000FF"/>
                        <w:sz w:val="20"/>
                        <w:szCs w:val="20"/>
                        <w:rtl/>
                      </w:rPr>
                      <w:t xml:space="preserve"> </w:t>
                    </w:r>
                  </w:p>
                </w:txbxContent>
              </v:textbox>
              <w10:wrap anchorx="page" anchory="page"/>
            </v:shape>
          </w:pict>
        </mc:Fallback>
      </mc:AlternateContent>
    </w:r>
    <w:r w:rsidR="00C826BD">
      <w:rPr>
        <w:noProof/>
      </w:rPr>
      <mc:AlternateContent>
        <mc:Choice Requires="wpg">
          <w:drawing>
            <wp:anchor distT="0" distB="0" distL="114300" distR="114300" simplePos="0" relativeHeight="251667456" behindDoc="0" locked="0" layoutInCell="1" allowOverlap="1" wp14:anchorId="705BD38D" wp14:editId="0DCFC56E">
              <wp:simplePos x="0" y="0"/>
              <wp:positionH relativeFrom="page">
                <wp:posOffset>0</wp:posOffset>
              </wp:positionH>
              <wp:positionV relativeFrom="page">
                <wp:posOffset>9242425</wp:posOffset>
              </wp:positionV>
              <wp:extent cx="6877050" cy="728345"/>
              <wp:effectExtent l="0" t="0" r="0" b="0"/>
              <wp:wrapSquare wrapText="bothSides"/>
              <wp:docPr id="444157" name="Group 444157"/>
              <wp:cNvGraphicFramePr/>
              <a:graphic xmlns:a="http://schemas.openxmlformats.org/drawingml/2006/main">
                <a:graphicData uri="http://schemas.microsoft.com/office/word/2010/wordprocessingGroup">
                  <wpg:wgp>
                    <wpg:cNvGrpSpPr/>
                    <wpg:grpSpPr>
                      <a:xfrm>
                        <a:off x="0" y="0"/>
                        <a:ext cx="6877050" cy="728345"/>
                        <a:chOff x="0" y="0"/>
                        <a:chExt cx="6877050" cy="728345"/>
                      </a:xfrm>
                    </wpg:grpSpPr>
                    <pic:pic xmlns:pic="http://schemas.openxmlformats.org/drawingml/2006/picture">
                      <pic:nvPicPr>
                        <pic:cNvPr id="444158" name="Picture 444158"/>
                        <pic:cNvPicPr/>
                      </pic:nvPicPr>
                      <pic:blipFill>
                        <a:blip r:embed="rId1"/>
                        <a:stretch>
                          <a:fillRect/>
                        </a:stretch>
                      </pic:blipFill>
                      <pic:spPr>
                        <a:xfrm>
                          <a:off x="3407410" y="45085"/>
                          <a:ext cx="1496568" cy="683260"/>
                        </a:xfrm>
                        <a:prstGeom prst="rect">
                          <a:avLst/>
                        </a:prstGeom>
                      </pic:spPr>
                    </pic:pic>
                    <pic:pic xmlns:pic="http://schemas.openxmlformats.org/drawingml/2006/picture">
                      <pic:nvPicPr>
                        <pic:cNvPr id="444160" name="Picture 444160"/>
                        <pic:cNvPicPr/>
                      </pic:nvPicPr>
                      <pic:blipFill>
                        <a:blip r:embed="rId2"/>
                        <a:stretch>
                          <a:fillRect/>
                        </a:stretch>
                      </pic:blipFill>
                      <pic:spPr>
                        <a:xfrm>
                          <a:off x="2319655" y="126365"/>
                          <a:ext cx="485140" cy="485140"/>
                        </a:xfrm>
                        <a:prstGeom prst="rect">
                          <a:avLst/>
                        </a:prstGeom>
                      </pic:spPr>
                    </pic:pic>
                    <wps:wsp>
                      <wps:cNvPr id="535189" name="Shape 535189"/>
                      <wps:cNvSpPr/>
                      <wps:spPr>
                        <a:xfrm>
                          <a:off x="895985"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round/>
                        </a:ln>
                      </wps:spPr>
                      <wps:style>
                        <a:lnRef idx="0">
                          <a:srgbClr val="000000">
                            <a:alpha val="0"/>
                          </a:srgbClr>
                        </a:lnRef>
                        <a:fillRef idx="1">
                          <a:srgbClr val="D9D9D9"/>
                        </a:fillRef>
                        <a:effectRef idx="0">
                          <a:scrgbClr r="0" g="0" b="0"/>
                        </a:effectRef>
                        <a:fontRef idx="none"/>
                      </wps:style>
                      <wps:bodyPr/>
                    </wps:wsp>
                    <wps:wsp>
                      <wps:cNvPr id="444161" name="Rectangle 444161"/>
                      <wps:cNvSpPr/>
                      <wps:spPr>
                        <a:xfrm>
                          <a:off x="6162802" y="53975"/>
                          <a:ext cx="189809" cy="189937"/>
                        </a:xfrm>
                        <a:prstGeom prst="rect">
                          <a:avLst/>
                        </a:prstGeom>
                        <a:ln>
                          <a:noFill/>
                        </a:ln>
                      </wps:spPr>
                      <wps:txbx>
                        <w:txbxContent>
                          <w:p w14:paraId="6BB56017" w14:textId="77777777" w:rsidR="0054391F" w:rsidRDefault="00C826BD">
                            <w:pPr>
                              <w:bidi w:val="0"/>
                              <w:jc w:val="left"/>
                            </w:pPr>
                            <w:r>
                              <w:fldChar w:fldCharType="begin"/>
                            </w:r>
                            <w:r>
                              <w:instrText xml:space="preserve"> PAGE   \* MERGEFORMAT </w:instrText>
                            </w:r>
                            <w:r>
                              <w:fldChar w:fldCharType="separate"/>
                            </w:r>
                            <w:r>
                              <w:t>10</w:t>
                            </w:r>
                            <w:r>
                              <w:fldChar w:fldCharType="end"/>
                            </w:r>
                          </w:p>
                        </w:txbxContent>
                      </wps:txbx>
                      <wps:bodyPr horzOverflow="overflow" vert="horz" lIns="0" tIns="0" rIns="0" bIns="0" rtlCol="0">
                        <a:noAutofit/>
                      </wps:bodyPr>
                    </wps:wsp>
                    <wps:wsp>
                      <wps:cNvPr id="444162" name="Rectangle 444162"/>
                      <wps:cNvSpPr/>
                      <wps:spPr>
                        <a:xfrm>
                          <a:off x="6306058" y="53975"/>
                          <a:ext cx="42143" cy="189937"/>
                        </a:xfrm>
                        <a:prstGeom prst="rect">
                          <a:avLst/>
                        </a:prstGeom>
                        <a:ln>
                          <a:noFill/>
                        </a:ln>
                      </wps:spPr>
                      <wps:txbx>
                        <w:txbxContent>
                          <w:p w14:paraId="771CCEA0" w14:textId="77777777" w:rsidR="0054391F" w:rsidRDefault="00C826BD">
                            <w:pPr>
                              <w:bidi w:val="0"/>
                              <w:jc w:val="left"/>
                            </w:pPr>
                            <w:r>
                              <w:t xml:space="preserve"> </w:t>
                            </w:r>
                          </w:p>
                        </w:txbxContent>
                      </wps:txbx>
                      <wps:bodyPr horzOverflow="overflow" vert="horz" lIns="0" tIns="0" rIns="0" bIns="0" rtlCol="0">
                        <a:noAutofit/>
                      </wps:bodyPr>
                    </wps:wsp>
                    <wps:wsp>
                      <wps:cNvPr id="444163" name="Rectangle 444163"/>
                      <wps:cNvSpPr/>
                      <wps:spPr>
                        <a:xfrm>
                          <a:off x="6338062" y="53975"/>
                          <a:ext cx="85779" cy="189937"/>
                        </a:xfrm>
                        <a:prstGeom prst="rect">
                          <a:avLst/>
                        </a:prstGeom>
                        <a:ln>
                          <a:noFill/>
                        </a:ln>
                      </wps:spPr>
                      <wps:txbx>
                        <w:txbxContent>
                          <w:p w14:paraId="70271A89" w14:textId="77777777" w:rsidR="0054391F" w:rsidRDefault="00C826BD">
                            <w:pPr>
                              <w:bidi w:val="0"/>
                              <w:jc w:val="left"/>
                            </w:pPr>
                            <w:r>
                              <w:t>|</w:t>
                            </w:r>
                          </w:p>
                        </w:txbxContent>
                      </wps:txbx>
                      <wps:bodyPr horzOverflow="overflow" vert="horz" lIns="0" tIns="0" rIns="0" bIns="0" rtlCol="0">
                        <a:noAutofit/>
                      </wps:bodyPr>
                    </wps:wsp>
                    <wps:wsp>
                      <wps:cNvPr id="444164" name="Rectangle 444164"/>
                      <wps:cNvSpPr/>
                      <wps:spPr>
                        <a:xfrm>
                          <a:off x="6402070" y="53975"/>
                          <a:ext cx="42143" cy="189937"/>
                        </a:xfrm>
                        <a:prstGeom prst="rect">
                          <a:avLst/>
                        </a:prstGeom>
                        <a:ln>
                          <a:noFill/>
                        </a:ln>
                      </wps:spPr>
                      <wps:txbx>
                        <w:txbxContent>
                          <w:p w14:paraId="3E956DBA" w14:textId="77777777" w:rsidR="0054391F" w:rsidRDefault="00C826BD">
                            <w:pPr>
                              <w:bidi w:val="0"/>
                              <w:jc w:val="left"/>
                            </w:pPr>
                            <w:r>
                              <w:t xml:space="preserve"> </w:t>
                            </w:r>
                          </w:p>
                        </w:txbxContent>
                      </wps:txbx>
                      <wps:bodyPr horzOverflow="overflow" vert="horz" lIns="0" tIns="0" rIns="0" bIns="0" rtlCol="0">
                        <a:noAutofit/>
                      </wps:bodyPr>
                    </wps:wsp>
                    <wps:wsp>
                      <wps:cNvPr id="444165" name="Rectangle 444165"/>
                      <wps:cNvSpPr/>
                      <wps:spPr>
                        <a:xfrm>
                          <a:off x="6431026" y="53975"/>
                          <a:ext cx="96409" cy="189937"/>
                        </a:xfrm>
                        <a:prstGeom prst="rect">
                          <a:avLst/>
                        </a:prstGeom>
                        <a:ln>
                          <a:noFill/>
                        </a:ln>
                      </wps:spPr>
                      <wps:txbx>
                        <w:txbxContent>
                          <w:p w14:paraId="49B993E1" w14:textId="77777777" w:rsidR="0054391F" w:rsidRDefault="00C826BD">
                            <w:pPr>
                              <w:bidi w:val="0"/>
                              <w:jc w:val="left"/>
                            </w:pPr>
                            <w:r>
                              <w:rPr>
                                <w:color w:val="7E7E7E"/>
                              </w:rPr>
                              <w:t>P</w:t>
                            </w:r>
                          </w:p>
                        </w:txbxContent>
                      </wps:txbx>
                      <wps:bodyPr horzOverflow="overflow" vert="horz" lIns="0" tIns="0" rIns="0" bIns="0" rtlCol="0">
                        <a:noAutofit/>
                      </wps:bodyPr>
                    </wps:wsp>
                    <wps:wsp>
                      <wps:cNvPr id="444166" name="Rectangle 444166"/>
                      <wps:cNvSpPr/>
                      <wps:spPr>
                        <a:xfrm>
                          <a:off x="6502654" y="53975"/>
                          <a:ext cx="42144" cy="189937"/>
                        </a:xfrm>
                        <a:prstGeom prst="rect">
                          <a:avLst/>
                        </a:prstGeom>
                        <a:ln>
                          <a:noFill/>
                        </a:ln>
                      </wps:spPr>
                      <wps:txbx>
                        <w:txbxContent>
                          <w:p w14:paraId="7786E3A6" w14:textId="77777777" w:rsidR="0054391F" w:rsidRDefault="00C826BD">
                            <w:pPr>
                              <w:bidi w:val="0"/>
                              <w:jc w:val="left"/>
                            </w:pPr>
                            <w:r>
                              <w:rPr>
                                <w:color w:val="7E7E7E"/>
                              </w:rPr>
                              <w:t xml:space="preserve"> </w:t>
                            </w:r>
                          </w:p>
                        </w:txbxContent>
                      </wps:txbx>
                      <wps:bodyPr horzOverflow="overflow" vert="horz" lIns="0" tIns="0" rIns="0" bIns="0" rtlCol="0">
                        <a:noAutofit/>
                      </wps:bodyPr>
                    </wps:wsp>
                    <wps:wsp>
                      <wps:cNvPr id="444167" name="Rectangle 444167"/>
                      <wps:cNvSpPr/>
                      <wps:spPr>
                        <a:xfrm>
                          <a:off x="6542532" y="53975"/>
                          <a:ext cx="89322" cy="189937"/>
                        </a:xfrm>
                        <a:prstGeom prst="rect">
                          <a:avLst/>
                        </a:prstGeom>
                        <a:ln>
                          <a:noFill/>
                        </a:ln>
                      </wps:spPr>
                      <wps:txbx>
                        <w:txbxContent>
                          <w:p w14:paraId="60128575" w14:textId="77777777" w:rsidR="0054391F" w:rsidRDefault="00C826BD">
                            <w:pPr>
                              <w:bidi w:val="0"/>
                              <w:jc w:val="left"/>
                            </w:pPr>
                            <w:r>
                              <w:rPr>
                                <w:color w:val="7E7E7E"/>
                              </w:rPr>
                              <w:t>a</w:t>
                            </w:r>
                          </w:p>
                        </w:txbxContent>
                      </wps:txbx>
                      <wps:bodyPr horzOverflow="overflow" vert="horz" lIns="0" tIns="0" rIns="0" bIns="0" rtlCol="0">
                        <a:noAutofit/>
                      </wps:bodyPr>
                    </wps:wsp>
                    <wps:wsp>
                      <wps:cNvPr id="444168" name="Rectangle 444168"/>
                      <wps:cNvSpPr/>
                      <wps:spPr>
                        <a:xfrm>
                          <a:off x="6609588" y="53975"/>
                          <a:ext cx="42144" cy="189937"/>
                        </a:xfrm>
                        <a:prstGeom prst="rect">
                          <a:avLst/>
                        </a:prstGeom>
                        <a:ln>
                          <a:noFill/>
                        </a:ln>
                      </wps:spPr>
                      <wps:txbx>
                        <w:txbxContent>
                          <w:p w14:paraId="51397CCC" w14:textId="77777777" w:rsidR="0054391F" w:rsidRDefault="00C826BD">
                            <w:pPr>
                              <w:bidi w:val="0"/>
                              <w:jc w:val="left"/>
                            </w:pPr>
                            <w:r>
                              <w:rPr>
                                <w:color w:val="7E7E7E"/>
                              </w:rPr>
                              <w:t xml:space="preserve"> </w:t>
                            </w:r>
                          </w:p>
                        </w:txbxContent>
                      </wps:txbx>
                      <wps:bodyPr horzOverflow="overflow" vert="horz" lIns="0" tIns="0" rIns="0" bIns="0" rtlCol="0">
                        <a:noAutofit/>
                      </wps:bodyPr>
                    </wps:wsp>
                    <wps:wsp>
                      <wps:cNvPr id="444169" name="Rectangle 444169"/>
                      <wps:cNvSpPr/>
                      <wps:spPr>
                        <a:xfrm>
                          <a:off x="6647688" y="53975"/>
                          <a:ext cx="87830" cy="189937"/>
                        </a:xfrm>
                        <a:prstGeom prst="rect">
                          <a:avLst/>
                        </a:prstGeom>
                        <a:ln>
                          <a:noFill/>
                        </a:ln>
                      </wps:spPr>
                      <wps:txbx>
                        <w:txbxContent>
                          <w:p w14:paraId="29D1B10F" w14:textId="77777777" w:rsidR="0054391F" w:rsidRDefault="00C826BD">
                            <w:pPr>
                              <w:bidi w:val="0"/>
                              <w:jc w:val="left"/>
                            </w:pPr>
                            <w:r>
                              <w:rPr>
                                <w:color w:val="7E7E7E"/>
                              </w:rPr>
                              <w:t>g</w:t>
                            </w:r>
                          </w:p>
                        </w:txbxContent>
                      </wps:txbx>
                      <wps:bodyPr horzOverflow="overflow" vert="horz" lIns="0" tIns="0" rIns="0" bIns="0" rtlCol="0">
                        <a:noAutofit/>
                      </wps:bodyPr>
                    </wps:wsp>
                    <wps:wsp>
                      <wps:cNvPr id="444170" name="Rectangle 444170"/>
                      <wps:cNvSpPr/>
                      <wps:spPr>
                        <a:xfrm>
                          <a:off x="6711696" y="53975"/>
                          <a:ext cx="42144" cy="189937"/>
                        </a:xfrm>
                        <a:prstGeom prst="rect">
                          <a:avLst/>
                        </a:prstGeom>
                        <a:ln>
                          <a:noFill/>
                        </a:ln>
                      </wps:spPr>
                      <wps:txbx>
                        <w:txbxContent>
                          <w:p w14:paraId="5ECF36C1" w14:textId="77777777" w:rsidR="0054391F" w:rsidRDefault="00C826BD">
                            <w:pPr>
                              <w:bidi w:val="0"/>
                              <w:jc w:val="left"/>
                            </w:pPr>
                            <w:r>
                              <w:rPr>
                                <w:color w:val="7E7E7E"/>
                              </w:rPr>
                              <w:t xml:space="preserve"> </w:t>
                            </w:r>
                          </w:p>
                        </w:txbxContent>
                      </wps:txbx>
                      <wps:bodyPr horzOverflow="overflow" vert="horz" lIns="0" tIns="0" rIns="0" bIns="0" rtlCol="0">
                        <a:noAutofit/>
                      </wps:bodyPr>
                    </wps:wsp>
                    <wps:wsp>
                      <wps:cNvPr id="444171" name="Rectangle 444171"/>
                      <wps:cNvSpPr/>
                      <wps:spPr>
                        <a:xfrm>
                          <a:off x="6749796" y="53975"/>
                          <a:ext cx="92865" cy="189937"/>
                        </a:xfrm>
                        <a:prstGeom prst="rect">
                          <a:avLst/>
                        </a:prstGeom>
                        <a:ln>
                          <a:noFill/>
                        </a:ln>
                      </wps:spPr>
                      <wps:txbx>
                        <w:txbxContent>
                          <w:p w14:paraId="6669E86D" w14:textId="77777777" w:rsidR="0054391F" w:rsidRDefault="00C826BD">
                            <w:pPr>
                              <w:bidi w:val="0"/>
                              <w:jc w:val="left"/>
                            </w:pPr>
                            <w:r>
                              <w:rPr>
                                <w:color w:val="7E7E7E"/>
                              </w:rPr>
                              <w:t>e</w:t>
                            </w:r>
                          </w:p>
                        </w:txbxContent>
                      </wps:txbx>
                      <wps:bodyPr horzOverflow="overflow" vert="horz" lIns="0" tIns="0" rIns="0" bIns="0" rtlCol="0">
                        <a:noAutofit/>
                      </wps:bodyPr>
                    </wps:wsp>
                    <wps:wsp>
                      <wps:cNvPr id="444172" name="Rectangle 444172"/>
                      <wps:cNvSpPr/>
                      <wps:spPr>
                        <a:xfrm>
                          <a:off x="6810757" y="53975"/>
                          <a:ext cx="42144" cy="189937"/>
                        </a:xfrm>
                        <a:prstGeom prst="rect">
                          <a:avLst/>
                        </a:prstGeom>
                        <a:ln>
                          <a:noFill/>
                        </a:ln>
                      </wps:spPr>
                      <wps:txbx>
                        <w:txbxContent>
                          <w:p w14:paraId="7D543C02" w14:textId="77777777" w:rsidR="0054391F" w:rsidRDefault="00C826BD">
                            <w:pPr>
                              <w:bidi w:val="0"/>
                              <w:jc w:val="left"/>
                            </w:pPr>
                            <w:r>
                              <w:t xml:space="preserve"> </w:t>
                            </w:r>
                          </w:p>
                        </w:txbxContent>
                      </wps:txbx>
                      <wps:bodyPr horzOverflow="overflow" vert="horz" lIns="0" tIns="0" rIns="0" bIns="0" rtlCol="0">
                        <a:noAutofit/>
                      </wps:bodyPr>
                    </wps:wsp>
                    <wps:wsp>
                      <wps:cNvPr id="444173" name="Rectangle 444173"/>
                      <wps:cNvSpPr/>
                      <wps:spPr>
                        <a:xfrm>
                          <a:off x="0" y="84074"/>
                          <a:ext cx="38021" cy="171356"/>
                        </a:xfrm>
                        <a:prstGeom prst="rect">
                          <a:avLst/>
                        </a:prstGeom>
                        <a:ln>
                          <a:noFill/>
                        </a:ln>
                      </wps:spPr>
                      <wps:txbx>
                        <w:txbxContent>
                          <w:p w14:paraId="435A789B" w14:textId="77777777" w:rsidR="0054391F" w:rsidRDefault="00C826BD">
                            <w:pPr>
                              <w:bidi w:val="0"/>
                              <w:jc w:val="left"/>
                            </w:pPr>
                            <w:r>
                              <w:rPr>
                                <w:sz w:val="20"/>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444157" style="width:541.5pt;height:57.35pt;position:absolute;mso-position-horizontal-relative:page;mso-position-horizontal:absolute;margin-left:0pt;mso-position-vertical-relative:page;margin-top:727.75pt;" coordsize="68770,7283">
              <v:shape id="Picture 444158" style="position:absolute;width:14965;height:6832;left:34074;top:450;" filled="f">
                <v:imagedata r:id="rId15"/>
              </v:shape>
              <v:shape id="Picture 444160" style="position:absolute;width:4851;height:4851;left:23196;top:1263;" filled="f">
                <v:imagedata r:id="rId16"/>
              </v:shape>
              <v:shape id="Shape 535190" style="position:absolute;width:59810;height:91;left:8959;top:0;" coordsize="5981065,9144" path="m0,0l5981065,0l5981065,9144l0,9144l0,0">
                <v:stroke weight="0pt" endcap="flat" joinstyle="round" on="false" color="#000000" opacity="0"/>
                <v:fill on="true" color="#d9d9d9"/>
              </v:shape>
              <v:rect id="Rectangle 444161" style="position:absolute;width:1898;height:1899;left:61628;top:539;" filled="f" stroked="f">
                <v:textbox inset="0,0,0,0">
                  <w:txbxContent>
                    <w:p>
                      <w:pPr>
                        <w:bidi w:val="0"/>
                        <w:spacing w:before="0" w:after="160" w:line="259" w:lineRule="auto"/>
                        <w:jc w:val="left"/>
                      </w:pPr>
                      <w:fldSimple w:instr=" PAGE   \* MERGEFORMAT ">
                        <w:r>
                          <w:rPr>
                            <w:rFonts w:cs="Calibri" w:hAnsi="Calibri" w:eastAsia="Calibri" w:ascii="Calibri"/>
                            <w:sz w:val="22"/>
                          </w:rPr>
                          <w:t xml:space="preserve">10</w:t>
                        </w:r>
                      </w:fldSimple>
                    </w:p>
                  </w:txbxContent>
                </v:textbox>
              </v:rect>
              <v:rect id="Rectangle 444162" style="position:absolute;width:421;height:1899;left:63060;top:539;" filled="f" stroked="f">
                <v:textbox inset="0,0,0,0">
                  <w:txbxContent>
                    <w:p>
                      <w:pPr>
                        <w:bidi w:val="0"/>
                        <w:spacing w:before="0" w:after="160" w:line="259" w:lineRule="auto"/>
                        <w:jc w:val="left"/>
                      </w:pPr>
                      <w:r>
                        <w:rPr>
                          <w:rFonts w:cs="Calibri" w:hAnsi="Calibri" w:eastAsia="Calibri" w:ascii="Calibri"/>
                          <w:sz w:val="22"/>
                        </w:rPr>
                        <w:t xml:space="preserve"> </w:t>
                      </w:r>
                    </w:p>
                  </w:txbxContent>
                </v:textbox>
              </v:rect>
              <v:rect id="Rectangle 444163" style="position:absolute;width:857;height:1899;left:63380;top:539;" filled="f" stroked="f">
                <v:textbox inset="0,0,0,0">
                  <w:txbxContent>
                    <w:p>
                      <w:pPr>
                        <w:bidi w:val="0"/>
                        <w:spacing w:before="0" w:after="160" w:line="259" w:lineRule="auto"/>
                        <w:jc w:val="left"/>
                      </w:pPr>
                      <w:r>
                        <w:rPr>
                          <w:rFonts w:cs="Calibri" w:hAnsi="Calibri" w:eastAsia="Calibri" w:ascii="Calibri"/>
                          <w:sz w:val="22"/>
                        </w:rPr>
                        <w:t xml:space="preserve">|</w:t>
                      </w:r>
                    </w:p>
                  </w:txbxContent>
                </v:textbox>
              </v:rect>
              <v:rect id="Rectangle 444164" style="position:absolute;width:421;height:1899;left:64020;top:539;" filled="f" stroked="f">
                <v:textbox inset="0,0,0,0">
                  <w:txbxContent>
                    <w:p>
                      <w:pPr>
                        <w:bidi w:val="0"/>
                        <w:spacing w:before="0" w:after="160" w:line="259" w:lineRule="auto"/>
                        <w:jc w:val="left"/>
                      </w:pPr>
                      <w:r>
                        <w:rPr>
                          <w:rFonts w:cs="Calibri" w:hAnsi="Calibri" w:eastAsia="Calibri" w:ascii="Calibri"/>
                          <w:sz w:val="22"/>
                        </w:rPr>
                        <w:t xml:space="preserve"> </w:t>
                      </w:r>
                    </w:p>
                  </w:txbxContent>
                </v:textbox>
              </v:rect>
              <v:rect id="Rectangle 444165" style="position:absolute;width:964;height:1899;left:64310;top:539;" filled="f" stroked="f">
                <v:textbox inset="0,0,0,0">
                  <w:txbxContent>
                    <w:p>
                      <w:pPr>
                        <w:bidi w:val="0"/>
                        <w:spacing w:before="0" w:after="160" w:line="259" w:lineRule="auto"/>
                        <w:jc w:val="left"/>
                      </w:pPr>
                      <w:r>
                        <w:rPr>
                          <w:rFonts w:cs="Calibri" w:hAnsi="Calibri" w:eastAsia="Calibri" w:ascii="Calibri"/>
                          <w:color w:val="7e7e7e"/>
                          <w:sz w:val="22"/>
                        </w:rPr>
                        <w:t xml:space="preserve">P</w:t>
                      </w:r>
                    </w:p>
                  </w:txbxContent>
                </v:textbox>
              </v:rect>
              <v:rect id="Rectangle 444166" style="position:absolute;width:421;height:1899;left:65026;top:539;" filled="f" stroked="f">
                <v:textbox inset="0,0,0,0">
                  <w:txbxContent>
                    <w:p>
                      <w:pPr>
                        <w:bidi w:val="0"/>
                        <w:spacing w:before="0" w:after="160" w:line="259" w:lineRule="auto"/>
                        <w:jc w:val="left"/>
                      </w:pPr>
                      <w:r>
                        <w:rPr>
                          <w:rFonts w:cs="Calibri" w:hAnsi="Calibri" w:eastAsia="Calibri" w:ascii="Calibri"/>
                          <w:color w:val="7e7e7e"/>
                          <w:sz w:val="22"/>
                        </w:rPr>
                        <w:t xml:space="preserve"> </w:t>
                      </w:r>
                    </w:p>
                  </w:txbxContent>
                </v:textbox>
              </v:rect>
              <v:rect id="Rectangle 444167" style="position:absolute;width:893;height:1899;left:65425;top:539;" filled="f" stroked="f">
                <v:textbox inset="0,0,0,0">
                  <w:txbxContent>
                    <w:p>
                      <w:pPr>
                        <w:bidi w:val="0"/>
                        <w:spacing w:before="0" w:after="160" w:line="259" w:lineRule="auto"/>
                        <w:jc w:val="left"/>
                      </w:pPr>
                      <w:r>
                        <w:rPr>
                          <w:rFonts w:cs="Calibri" w:hAnsi="Calibri" w:eastAsia="Calibri" w:ascii="Calibri"/>
                          <w:color w:val="7e7e7e"/>
                          <w:sz w:val="22"/>
                        </w:rPr>
                        <w:t xml:space="preserve">a</w:t>
                      </w:r>
                    </w:p>
                  </w:txbxContent>
                </v:textbox>
              </v:rect>
              <v:rect id="Rectangle 444168" style="position:absolute;width:421;height:1899;left:66095;top:539;" filled="f" stroked="f">
                <v:textbox inset="0,0,0,0">
                  <w:txbxContent>
                    <w:p>
                      <w:pPr>
                        <w:bidi w:val="0"/>
                        <w:spacing w:before="0" w:after="160" w:line="259" w:lineRule="auto"/>
                        <w:jc w:val="left"/>
                      </w:pPr>
                      <w:r>
                        <w:rPr>
                          <w:rFonts w:cs="Calibri" w:hAnsi="Calibri" w:eastAsia="Calibri" w:ascii="Calibri"/>
                          <w:color w:val="7e7e7e"/>
                          <w:sz w:val="22"/>
                        </w:rPr>
                        <w:t xml:space="preserve"> </w:t>
                      </w:r>
                    </w:p>
                  </w:txbxContent>
                </v:textbox>
              </v:rect>
              <v:rect id="Rectangle 444169" style="position:absolute;width:878;height:1899;left:66476;top:539;" filled="f" stroked="f">
                <v:textbox inset="0,0,0,0">
                  <w:txbxContent>
                    <w:p>
                      <w:pPr>
                        <w:bidi w:val="0"/>
                        <w:spacing w:before="0" w:after="160" w:line="259" w:lineRule="auto"/>
                        <w:jc w:val="left"/>
                      </w:pPr>
                      <w:r>
                        <w:rPr>
                          <w:rFonts w:cs="Calibri" w:hAnsi="Calibri" w:eastAsia="Calibri" w:ascii="Calibri"/>
                          <w:color w:val="7e7e7e"/>
                          <w:sz w:val="22"/>
                        </w:rPr>
                        <w:t xml:space="preserve">g</w:t>
                      </w:r>
                    </w:p>
                  </w:txbxContent>
                </v:textbox>
              </v:rect>
              <v:rect id="Rectangle 444170" style="position:absolute;width:421;height:1899;left:67116;top:539;" filled="f" stroked="f">
                <v:textbox inset="0,0,0,0">
                  <w:txbxContent>
                    <w:p>
                      <w:pPr>
                        <w:bidi w:val="0"/>
                        <w:spacing w:before="0" w:after="160" w:line="259" w:lineRule="auto"/>
                        <w:jc w:val="left"/>
                      </w:pPr>
                      <w:r>
                        <w:rPr>
                          <w:rFonts w:cs="Calibri" w:hAnsi="Calibri" w:eastAsia="Calibri" w:ascii="Calibri"/>
                          <w:color w:val="7e7e7e"/>
                          <w:sz w:val="22"/>
                        </w:rPr>
                        <w:t xml:space="preserve"> </w:t>
                      </w:r>
                    </w:p>
                  </w:txbxContent>
                </v:textbox>
              </v:rect>
              <v:rect id="Rectangle 444171" style="position:absolute;width:928;height:1899;left:67497;top:539;" filled="f" stroked="f">
                <v:textbox inset="0,0,0,0">
                  <w:txbxContent>
                    <w:p>
                      <w:pPr>
                        <w:bidi w:val="0"/>
                        <w:spacing w:before="0" w:after="160" w:line="259" w:lineRule="auto"/>
                        <w:jc w:val="left"/>
                      </w:pPr>
                      <w:r>
                        <w:rPr>
                          <w:rFonts w:cs="Calibri" w:hAnsi="Calibri" w:eastAsia="Calibri" w:ascii="Calibri"/>
                          <w:color w:val="7e7e7e"/>
                          <w:sz w:val="22"/>
                        </w:rPr>
                        <w:t xml:space="preserve">e</w:t>
                      </w:r>
                    </w:p>
                  </w:txbxContent>
                </v:textbox>
              </v:rect>
              <v:rect id="Rectangle 444172" style="position:absolute;width:421;height:1899;left:68107;top:539;" filled="f" stroked="f">
                <v:textbox inset="0,0,0,0">
                  <w:txbxContent>
                    <w:p>
                      <w:pPr>
                        <w:bidi w:val="0"/>
                        <w:spacing w:before="0" w:after="160" w:line="259" w:lineRule="auto"/>
                        <w:jc w:val="left"/>
                      </w:pPr>
                      <w:r>
                        <w:rPr>
                          <w:rFonts w:cs="Calibri" w:hAnsi="Calibri" w:eastAsia="Calibri" w:ascii="Calibri"/>
                          <w:sz w:val="22"/>
                        </w:rPr>
                        <w:t xml:space="preserve"> </w:t>
                      </w:r>
                    </w:p>
                  </w:txbxContent>
                </v:textbox>
              </v:rect>
              <v:rect id="Rectangle 444173" style="position:absolute;width:380;height:1713;left:0;top:840;" filled="f" stroked="f">
                <v:textbox inset="0,0,0,0">
                  <w:txbxContent>
                    <w:p>
                      <w:pPr>
                        <w:bidi w:val="0"/>
                        <w:spacing w:before="0" w:after="160" w:line="259" w:lineRule="auto"/>
                        <w:jc w:val="left"/>
                      </w:pPr>
                      <w:r>
                        <w:rPr>
                          <w:rFonts w:cs="Calibri" w:hAnsi="Calibri" w:eastAsia="Calibri" w:ascii="Calibri"/>
                          <w:sz w:val="20"/>
                        </w:rPr>
                        <w:t xml:space="preserve"> </w:t>
                      </w:r>
                    </w:p>
                  </w:txbxContent>
                </v:textbox>
              </v:rect>
              <w10:wrap type="squar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9613A" w14:textId="59D54770" w:rsidR="0054391F" w:rsidRDefault="00CF19EE">
    <w:pPr>
      <w:bidi w:val="0"/>
      <w:spacing w:after="0"/>
      <w:ind w:left="-1440" w:right="10800"/>
      <w:jc w:val="left"/>
    </w:pPr>
    <w:r>
      <w:rPr>
        <w:noProof/>
      </w:rPr>
      <mc:AlternateContent>
        <mc:Choice Requires="wps">
          <w:drawing>
            <wp:anchor distT="0" distB="0" distL="0" distR="0" simplePos="0" relativeHeight="251675648" behindDoc="0" locked="0" layoutInCell="1" allowOverlap="1" wp14:anchorId="66226B34" wp14:editId="7C249813">
              <wp:simplePos x="635" y="635"/>
              <wp:positionH relativeFrom="page">
                <wp:align>center</wp:align>
              </wp:positionH>
              <wp:positionV relativeFrom="page">
                <wp:align>bottom</wp:align>
              </wp:positionV>
              <wp:extent cx="423545" cy="357505"/>
              <wp:effectExtent l="0" t="0" r="14605" b="0"/>
              <wp:wrapNone/>
              <wp:docPr id="1013418748" name="Text Box 156" descr="Internal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23545" cy="357505"/>
                      </a:xfrm>
                      <a:prstGeom prst="rect">
                        <a:avLst/>
                      </a:prstGeom>
                      <a:noFill/>
                      <a:ln>
                        <a:noFill/>
                      </a:ln>
                    </wps:spPr>
                    <wps:txbx>
                      <w:txbxContent>
                        <w:p w14:paraId="6E7220F3" w14:textId="2B66F68D" w:rsidR="00CF19EE" w:rsidRPr="00CF19EE" w:rsidRDefault="00CF19EE" w:rsidP="00CF19EE">
                          <w:pPr>
                            <w:spacing w:after="0"/>
                            <w:rPr>
                              <w:rFonts w:ascii="Aptos" w:eastAsia="Aptos" w:hAnsi="Aptos" w:cs="Aptos"/>
                              <w:noProof/>
                              <w:color w:val="0000FF"/>
                              <w:sz w:val="20"/>
                              <w:szCs w:val="20"/>
                            </w:rPr>
                          </w:pPr>
                          <w:r w:rsidRPr="00CF19EE">
                            <w:rPr>
                              <w:rFonts w:ascii="Aptos" w:eastAsia="Aptos" w:hAnsi="Aptos" w:cs="Aptos"/>
                              <w:noProof/>
                              <w:color w:val="0000FF"/>
                              <w:sz w:val="20"/>
                              <w:szCs w:val="20"/>
                            </w:rPr>
                            <w:t>Internal</w:t>
                          </w:r>
                          <w:r w:rsidRPr="00CF19EE">
                            <w:rPr>
                              <w:rFonts w:ascii="Aptos" w:eastAsia="Aptos" w:hAnsi="Aptos" w:cs="Aptos"/>
                              <w:noProof/>
                              <w:color w:val="0000FF"/>
                              <w:sz w:val="20"/>
                              <w:szCs w:val="20"/>
                              <w:rtl/>
                            </w:rPr>
                            <w:t xml:space="preserve"> </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6226B34" id="_x0000_t202" coordsize="21600,21600" o:spt="202" path="m,l,21600r21600,l21600,xe">
              <v:stroke joinstyle="miter"/>
              <v:path gradientshapeok="t" o:connecttype="rect"/>
            </v:shapetype>
            <v:shape id="Text Box 156" o:spid="_x0000_s1163" type="#_x0000_t202" alt="Internal " style="position:absolute;left:0;text-align:left;margin-left:0;margin-top:0;width:33.35pt;height:28.15pt;z-index:25167564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" filled="f" stroked="f">
              <v:fill o:detectmouseclick="t"/>
              <v:textbox style="mso-fit-shape-to-text:t" inset="0,0,0,15pt">
                <w:txbxContent>
                  <w:p w14:paraId="6E7220F3" w14:textId="2B66F68D" w:rsidR="00CF19EE" w:rsidRPr="00CF19EE" w:rsidRDefault="00CF19EE" w:rsidP="00CF19EE">
                    <w:pPr>
                      <w:spacing w:after="0"/>
                      <w:rPr>
                        <w:rFonts w:ascii="Aptos" w:eastAsia="Aptos" w:hAnsi="Aptos" w:cs="Aptos"/>
                        <w:noProof/>
                        <w:color w:val="0000FF"/>
                        <w:sz w:val="20"/>
                        <w:szCs w:val="20"/>
                      </w:rPr>
                    </w:pPr>
                    <w:r w:rsidRPr="00CF19EE">
                      <w:rPr>
                        <w:rFonts w:ascii="Aptos" w:eastAsia="Aptos" w:hAnsi="Aptos" w:cs="Aptos"/>
                        <w:noProof/>
                        <w:color w:val="0000FF"/>
                        <w:sz w:val="20"/>
                        <w:szCs w:val="20"/>
                      </w:rPr>
                      <w:t>Internal</w:t>
                    </w:r>
                    <w:r w:rsidRPr="00CF19EE">
                      <w:rPr>
                        <w:rFonts w:ascii="Aptos" w:eastAsia="Aptos" w:hAnsi="Aptos" w:cs="Aptos"/>
                        <w:noProof/>
                        <w:color w:val="0000FF"/>
                        <w:sz w:val="20"/>
                        <w:szCs w:val="20"/>
                        <w:rtl/>
                      </w:rPr>
                      <w:t xml:space="preserve"> </w:t>
                    </w:r>
                  </w:p>
                </w:txbxContent>
              </v:textbox>
              <w10:wrap anchorx="page" anchory="page"/>
            </v:shape>
          </w:pict>
        </mc:Fallback>
      </mc:AlternateContent>
    </w:r>
    <w:r w:rsidR="00C826BD">
      <w:rPr>
        <w:noProof/>
      </w:rPr>
      <mc:AlternateContent>
        <mc:Choice Requires="wpg">
          <w:drawing>
            <wp:anchor distT="0" distB="0" distL="114300" distR="114300" simplePos="0" relativeHeight="251668480" behindDoc="0" locked="0" layoutInCell="1" allowOverlap="1" wp14:anchorId="76D5D484" wp14:editId="0446B7B4">
              <wp:simplePos x="0" y="0"/>
              <wp:positionH relativeFrom="page">
                <wp:posOffset>0</wp:posOffset>
              </wp:positionH>
              <wp:positionV relativeFrom="page">
                <wp:posOffset>9242425</wp:posOffset>
              </wp:positionV>
              <wp:extent cx="6877050" cy="728345"/>
              <wp:effectExtent l="0" t="0" r="0" b="0"/>
              <wp:wrapSquare wrapText="bothSides"/>
              <wp:docPr id="444114" name="Group 444114"/>
              <wp:cNvGraphicFramePr/>
              <a:graphic xmlns:a="http://schemas.openxmlformats.org/drawingml/2006/main">
                <a:graphicData uri="http://schemas.microsoft.com/office/word/2010/wordprocessingGroup">
                  <wpg:wgp>
                    <wpg:cNvGrpSpPr/>
                    <wpg:grpSpPr>
                      <a:xfrm>
                        <a:off x="0" y="0"/>
                        <a:ext cx="6877050" cy="728345"/>
                        <a:chOff x="0" y="0"/>
                        <a:chExt cx="6877050" cy="728345"/>
                      </a:xfrm>
                    </wpg:grpSpPr>
                    <pic:pic xmlns:pic="http://schemas.openxmlformats.org/drawingml/2006/picture">
                      <pic:nvPicPr>
                        <pic:cNvPr id="444115" name="Picture 444115"/>
                        <pic:cNvPicPr/>
                      </pic:nvPicPr>
                      <pic:blipFill>
                        <a:blip r:embed="rId1"/>
                        <a:stretch>
                          <a:fillRect/>
                        </a:stretch>
                      </pic:blipFill>
                      <pic:spPr>
                        <a:xfrm>
                          <a:off x="3407410" y="45085"/>
                          <a:ext cx="1496568" cy="683260"/>
                        </a:xfrm>
                        <a:prstGeom prst="rect">
                          <a:avLst/>
                        </a:prstGeom>
                      </pic:spPr>
                    </pic:pic>
                    <pic:pic xmlns:pic="http://schemas.openxmlformats.org/drawingml/2006/picture">
                      <pic:nvPicPr>
                        <pic:cNvPr id="444117" name="Picture 444117"/>
                        <pic:cNvPicPr/>
                      </pic:nvPicPr>
                      <pic:blipFill>
                        <a:blip r:embed="rId2"/>
                        <a:stretch>
                          <a:fillRect/>
                        </a:stretch>
                      </pic:blipFill>
                      <pic:spPr>
                        <a:xfrm>
                          <a:off x="2319655" y="126365"/>
                          <a:ext cx="485140" cy="485140"/>
                        </a:xfrm>
                        <a:prstGeom prst="rect">
                          <a:avLst/>
                        </a:prstGeom>
                      </pic:spPr>
                    </pic:pic>
                    <wps:wsp>
                      <wps:cNvPr id="535187" name="Shape 535187"/>
                      <wps:cNvSpPr/>
                      <wps:spPr>
                        <a:xfrm>
                          <a:off x="895985"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round/>
                        </a:ln>
                      </wps:spPr>
                      <wps:style>
                        <a:lnRef idx="0">
                          <a:srgbClr val="000000">
                            <a:alpha val="0"/>
                          </a:srgbClr>
                        </a:lnRef>
                        <a:fillRef idx="1">
                          <a:srgbClr val="D9D9D9"/>
                        </a:fillRef>
                        <a:effectRef idx="0">
                          <a:scrgbClr r="0" g="0" b="0"/>
                        </a:effectRef>
                        <a:fontRef idx="none"/>
                      </wps:style>
                      <wps:bodyPr/>
                    </wps:wsp>
                    <wps:wsp>
                      <wps:cNvPr id="444118" name="Rectangle 444118"/>
                      <wps:cNvSpPr/>
                      <wps:spPr>
                        <a:xfrm>
                          <a:off x="6162802" y="53975"/>
                          <a:ext cx="189809" cy="189937"/>
                        </a:xfrm>
                        <a:prstGeom prst="rect">
                          <a:avLst/>
                        </a:prstGeom>
                        <a:ln>
                          <a:noFill/>
                        </a:ln>
                      </wps:spPr>
                      <wps:txbx>
                        <w:txbxContent>
                          <w:p w14:paraId="05C06B40" w14:textId="77777777" w:rsidR="0054391F" w:rsidRDefault="00C826BD">
                            <w:pPr>
                              <w:bidi w:val="0"/>
                              <w:jc w:val="left"/>
                            </w:pPr>
                            <w:r>
                              <w:fldChar w:fldCharType="begin"/>
                            </w:r>
                            <w:r>
                              <w:instrText xml:space="preserve"> PAGE   \* MERGEFORMAT </w:instrText>
                            </w:r>
                            <w:r>
                              <w:fldChar w:fldCharType="separate"/>
                            </w:r>
                            <w:r>
                              <w:t>10</w:t>
                            </w:r>
                            <w:r>
                              <w:fldChar w:fldCharType="end"/>
                            </w:r>
                          </w:p>
                        </w:txbxContent>
                      </wps:txbx>
                      <wps:bodyPr horzOverflow="overflow" vert="horz" lIns="0" tIns="0" rIns="0" bIns="0" rtlCol="0">
                        <a:noAutofit/>
                      </wps:bodyPr>
                    </wps:wsp>
                    <wps:wsp>
                      <wps:cNvPr id="444119" name="Rectangle 444119"/>
                      <wps:cNvSpPr/>
                      <wps:spPr>
                        <a:xfrm>
                          <a:off x="6306058" y="53975"/>
                          <a:ext cx="42143" cy="189937"/>
                        </a:xfrm>
                        <a:prstGeom prst="rect">
                          <a:avLst/>
                        </a:prstGeom>
                        <a:ln>
                          <a:noFill/>
                        </a:ln>
                      </wps:spPr>
                      <wps:txbx>
                        <w:txbxContent>
                          <w:p w14:paraId="27F4D164" w14:textId="77777777" w:rsidR="0054391F" w:rsidRDefault="00C826BD">
                            <w:pPr>
                              <w:bidi w:val="0"/>
                              <w:jc w:val="left"/>
                            </w:pPr>
                            <w:r>
                              <w:t xml:space="preserve"> </w:t>
                            </w:r>
                          </w:p>
                        </w:txbxContent>
                      </wps:txbx>
                      <wps:bodyPr horzOverflow="overflow" vert="horz" lIns="0" tIns="0" rIns="0" bIns="0" rtlCol="0">
                        <a:noAutofit/>
                      </wps:bodyPr>
                    </wps:wsp>
                    <wps:wsp>
                      <wps:cNvPr id="444120" name="Rectangle 444120"/>
                      <wps:cNvSpPr/>
                      <wps:spPr>
                        <a:xfrm>
                          <a:off x="6338062" y="53975"/>
                          <a:ext cx="85779" cy="189937"/>
                        </a:xfrm>
                        <a:prstGeom prst="rect">
                          <a:avLst/>
                        </a:prstGeom>
                        <a:ln>
                          <a:noFill/>
                        </a:ln>
                      </wps:spPr>
                      <wps:txbx>
                        <w:txbxContent>
                          <w:p w14:paraId="1DB37142" w14:textId="77777777" w:rsidR="0054391F" w:rsidRDefault="00C826BD">
                            <w:pPr>
                              <w:bidi w:val="0"/>
                              <w:jc w:val="left"/>
                            </w:pPr>
                            <w:r>
                              <w:t>|</w:t>
                            </w:r>
                          </w:p>
                        </w:txbxContent>
                      </wps:txbx>
                      <wps:bodyPr horzOverflow="overflow" vert="horz" lIns="0" tIns="0" rIns="0" bIns="0" rtlCol="0">
                        <a:noAutofit/>
                      </wps:bodyPr>
                    </wps:wsp>
                    <wps:wsp>
                      <wps:cNvPr id="444121" name="Rectangle 444121"/>
                      <wps:cNvSpPr/>
                      <wps:spPr>
                        <a:xfrm>
                          <a:off x="6402070" y="53975"/>
                          <a:ext cx="42143" cy="189937"/>
                        </a:xfrm>
                        <a:prstGeom prst="rect">
                          <a:avLst/>
                        </a:prstGeom>
                        <a:ln>
                          <a:noFill/>
                        </a:ln>
                      </wps:spPr>
                      <wps:txbx>
                        <w:txbxContent>
                          <w:p w14:paraId="6BC25D22" w14:textId="77777777" w:rsidR="0054391F" w:rsidRDefault="00C826BD">
                            <w:pPr>
                              <w:bidi w:val="0"/>
                              <w:jc w:val="left"/>
                            </w:pPr>
                            <w:r>
                              <w:t xml:space="preserve"> </w:t>
                            </w:r>
                          </w:p>
                        </w:txbxContent>
                      </wps:txbx>
                      <wps:bodyPr horzOverflow="overflow" vert="horz" lIns="0" tIns="0" rIns="0" bIns="0" rtlCol="0">
                        <a:noAutofit/>
                      </wps:bodyPr>
                    </wps:wsp>
                    <wps:wsp>
                      <wps:cNvPr id="444122" name="Rectangle 444122"/>
                      <wps:cNvSpPr/>
                      <wps:spPr>
                        <a:xfrm>
                          <a:off x="6431026" y="53975"/>
                          <a:ext cx="96409" cy="189937"/>
                        </a:xfrm>
                        <a:prstGeom prst="rect">
                          <a:avLst/>
                        </a:prstGeom>
                        <a:ln>
                          <a:noFill/>
                        </a:ln>
                      </wps:spPr>
                      <wps:txbx>
                        <w:txbxContent>
                          <w:p w14:paraId="1AE274DB" w14:textId="77777777" w:rsidR="0054391F" w:rsidRDefault="00C826BD">
                            <w:pPr>
                              <w:bidi w:val="0"/>
                              <w:jc w:val="left"/>
                            </w:pPr>
                            <w:r>
                              <w:rPr>
                                <w:color w:val="7E7E7E"/>
                              </w:rPr>
                              <w:t>P</w:t>
                            </w:r>
                          </w:p>
                        </w:txbxContent>
                      </wps:txbx>
                      <wps:bodyPr horzOverflow="overflow" vert="horz" lIns="0" tIns="0" rIns="0" bIns="0" rtlCol="0">
                        <a:noAutofit/>
                      </wps:bodyPr>
                    </wps:wsp>
                    <wps:wsp>
                      <wps:cNvPr id="444123" name="Rectangle 444123"/>
                      <wps:cNvSpPr/>
                      <wps:spPr>
                        <a:xfrm>
                          <a:off x="6502654" y="53975"/>
                          <a:ext cx="42144" cy="189937"/>
                        </a:xfrm>
                        <a:prstGeom prst="rect">
                          <a:avLst/>
                        </a:prstGeom>
                        <a:ln>
                          <a:noFill/>
                        </a:ln>
                      </wps:spPr>
                      <wps:txbx>
                        <w:txbxContent>
                          <w:p w14:paraId="16C60D6A" w14:textId="77777777" w:rsidR="0054391F" w:rsidRDefault="00C826BD">
                            <w:pPr>
                              <w:bidi w:val="0"/>
                              <w:jc w:val="left"/>
                            </w:pPr>
                            <w:r>
                              <w:rPr>
                                <w:color w:val="7E7E7E"/>
                              </w:rPr>
                              <w:t xml:space="preserve"> </w:t>
                            </w:r>
                          </w:p>
                        </w:txbxContent>
                      </wps:txbx>
                      <wps:bodyPr horzOverflow="overflow" vert="horz" lIns="0" tIns="0" rIns="0" bIns="0" rtlCol="0">
                        <a:noAutofit/>
                      </wps:bodyPr>
                    </wps:wsp>
                    <wps:wsp>
                      <wps:cNvPr id="444124" name="Rectangle 444124"/>
                      <wps:cNvSpPr/>
                      <wps:spPr>
                        <a:xfrm>
                          <a:off x="6542532" y="53975"/>
                          <a:ext cx="89322" cy="189937"/>
                        </a:xfrm>
                        <a:prstGeom prst="rect">
                          <a:avLst/>
                        </a:prstGeom>
                        <a:ln>
                          <a:noFill/>
                        </a:ln>
                      </wps:spPr>
                      <wps:txbx>
                        <w:txbxContent>
                          <w:p w14:paraId="009216CA" w14:textId="77777777" w:rsidR="0054391F" w:rsidRDefault="00C826BD">
                            <w:pPr>
                              <w:bidi w:val="0"/>
                              <w:jc w:val="left"/>
                            </w:pPr>
                            <w:r>
                              <w:rPr>
                                <w:color w:val="7E7E7E"/>
                              </w:rPr>
                              <w:t>a</w:t>
                            </w:r>
                          </w:p>
                        </w:txbxContent>
                      </wps:txbx>
                      <wps:bodyPr horzOverflow="overflow" vert="horz" lIns="0" tIns="0" rIns="0" bIns="0" rtlCol="0">
                        <a:noAutofit/>
                      </wps:bodyPr>
                    </wps:wsp>
                    <wps:wsp>
                      <wps:cNvPr id="444125" name="Rectangle 444125"/>
                      <wps:cNvSpPr/>
                      <wps:spPr>
                        <a:xfrm>
                          <a:off x="6609588" y="53975"/>
                          <a:ext cx="42144" cy="189937"/>
                        </a:xfrm>
                        <a:prstGeom prst="rect">
                          <a:avLst/>
                        </a:prstGeom>
                        <a:ln>
                          <a:noFill/>
                        </a:ln>
                      </wps:spPr>
                      <wps:txbx>
                        <w:txbxContent>
                          <w:p w14:paraId="11A22690" w14:textId="77777777" w:rsidR="0054391F" w:rsidRDefault="00C826BD">
                            <w:pPr>
                              <w:bidi w:val="0"/>
                              <w:jc w:val="left"/>
                            </w:pPr>
                            <w:r>
                              <w:rPr>
                                <w:color w:val="7E7E7E"/>
                              </w:rPr>
                              <w:t xml:space="preserve"> </w:t>
                            </w:r>
                          </w:p>
                        </w:txbxContent>
                      </wps:txbx>
                      <wps:bodyPr horzOverflow="overflow" vert="horz" lIns="0" tIns="0" rIns="0" bIns="0" rtlCol="0">
                        <a:noAutofit/>
                      </wps:bodyPr>
                    </wps:wsp>
                    <wps:wsp>
                      <wps:cNvPr id="444126" name="Rectangle 444126"/>
                      <wps:cNvSpPr/>
                      <wps:spPr>
                        <a:xfrm>
                          <a:off x="6647688" y="53975"/>
                          <a:ext cx="87830" cy="189937"/>
                        </a:xfrm>
                        <a:prstGeom prst="rect">
                          <a:avLst/>
                        </a:prstGeom>
                        <a:ln>
                          <a:noFill/>
                        </a:ln>
                      </wps:spPr>
                      <wps:txbx>
                        <w:txbxContent>
                          <w:p w14:paraId="77FF1B9A" w14:textId="77777777" w:rsidR="0054391F" w:rsidRDefault="00C826BD">
                            <w:pPr>
                              <w:bidi w:val="0"/>
                              <w:jc w:val="left"/>
                            </w:pPr>
                            <w:r>
                              <w:rPr>
                                <w:color w:val="7E7E7E"/>
                              </w:rPr>
                              <w:t>g</w:t>
                            </w:r>
                          </w:p>
                        </w:txbxContent>
                      </wps:txbx>
                      <wps:bodyPr horzOverflow="overflow" vert="horz" lIns="0" tIns="0" rIns="0" bIns="0" rtlCol="0">
                        <a:noAutofit/>
                      </wps:bodyPr>
                    </wps:wsp>
                    <wps:wsp>
                      <wps:cNvPr id="444127" name="Rectangle 444127"/>
                      <wps:cNvSpPr/>
                      <wps:spPr>
                        <a:xfrm>
                          <a:off x="6711696" y="53975"/>
                          <a:ext cx="42144" cy="189937"/>
                        </a:xfrm>
                        <a:prstGeom prst="rect">
                          <a:avLst/>
                        </a:prstGeom>
                        <a:ln>
                          <a:noFill/>
                        </a:ln>
                      </wps:spPr>
                      <wps:txbx>
                        <w:txbxContent>
                          <w:p w14:paraId="01AC653C" w14:textId="77777777" w:rsidR="0054391F" w:rsidRDefault="00C826BD">
                            <w:pPr>
                              <w:bidi w:val="0"/>
                              <w:jc w:val="left"/>
                            </w:pPr>
                            <w:r>
                              <w:rPr>
                                <w:color w:val="7E7E7E"/>
                              </w:rPr>
                              <w:t xml:space="preserve"> </w:t>
                            </w:r>
                          </w:p>
                        </w:txbxContent>
                      </wps:txbx>
                      <wps:bodyPr horzOverflow="overflow" vert="horz" lIns="0" tIns="0" rIns="0" bIns="0" rtlCol="0">
                        <a:noAutofit/>
                      </wps:bodyPr>
                    </wps:wsp>
                    <wps:wsp>
                      <wps:cNvPr id="444128" name="Rectangle 444128"/>
                      <wps:cNvSpPr/>
                      <wps:spPr>
                        <a:xfrm>
                          <a:off x="6749796" y="53975"/>
                          <a:ext cx="92865" cy="189937"/>
                        </a:xfrm>
                        <a:prstGeom prst="rect">
                          <a:avLst/>
                        </a:prstGeom>
                        <a:ln>
                          <a:noFill/>
                        </a:ln>
                      </wps:spPr>
                      <wps:txbx>
                        <w:txbxContent>
                          <w:p w14:paraId="19FA6253" w14:textId="77777777" w:rsidR="0054391F" w:rsidRDefault="00C826BD">
                            <w:pPr>
                              <w:bidi w:val="0"/>
                              <w:jc w:val="left"/>
                            </w:pPr>
                            <w:r>
                              <w:rPr>
                                <w:color w:val="7E7E7E"/>
                              </w:rPr>
                              <w:t>e</w:t>
                            </w:r>
                          </w:p>
                        </w:txbxContent>
                      </wps:txbx>
                      <wps:bodyPr horzOverflow="overflow" vert="horz" lIns="0" tIns="0" rIns="0" bIns="0" rtlCol="0">
                        <a:noAutofit/>
                      </wps:bodyPr>
                    </wps:wsp>
                    <wps:wsp>
                      <wps:cNvPr id="444129" name="Rectangle 444129"/>
                      <wps:cNvSpPr/>
                      <wps:spPr>
                        <a:xfrm>
                          <a:off x="6810757" y="53975"/>
                          <a:ext cx="42144" cy="189937"/>
                        </a:xfrm>
                        <a:prstGeom prst="rect">
                          <a:avLst/>
                        </a:prstGeom>
                        <a:ln>
                          <a:noFill/>
                        </a:ln>
                      </wps:spPr>
                      <wps:txbx>
                        <w:txbxContent>
                          <w:p w14:paraId="0F7D37BA" w14:textId="77777777" w:rsidR="0054391F" w:rsidRDefault="00C826BD">
                            <w:pPr>
                              <w:bidi w:val="0"/>
                              <w:jc w:val="left"/>
                            </w:pPr>
                            <w:r>
                              <w:t xml:space="preserve"> </w:t>
                            </w:r>
                          </w:p>
                        </w:txbxContent>
                      </wps:txbx>
                      <wps:bodyPr horzOverflow="overflow" vert="horz" lIns="0" tIns="0" rIns="0" bIns="0" rtlCol="0">
                        <a:noAutofit/>
                      </wps:bodyPr>
                    </wps:wsp>
                    <wps:wsp>
                      <wps:cNvPr id="444130" name="Rectangle 444130"/>
                      <wps:cNvSpPr/>
                      <wps:spPr>
                        <a:xfrm>
                          <a:off x="0" y="84074"/>
                          <a:ext cx="38021" cy="171356"/>
                        </a:xfrm>
                        <a:prstGeom prst="rect">
                          <a:avLst/>
                        </a:prstGeom>
                        <a:ln>
                          <a:noFill/>
                        </a:ln>
                      </wps:spPr>
                      <wps:txbx>
                        <w:txbxContent>
                          <w:p w14:paraId="25B98F4E" w14:textId="77777777" w:rsidR="0054391F" w:rsidRDefault="00C826BD">
                            <w:pPr>
                              <w:bidi w:val="0"/>
                              <w:jc w:val="left"/>
                            </w:pPr>
                            <w:r>
                              <w:rPr>
                                <w:sz w:val="20"/>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444114" style="width:541.5pt;height:57.35pt;position:absolute;mso-position-horizontal-relative:page;mso-position-horizontal:absolute;margin-left:0pt;mso-position-vertical-relative:page;margin-top:727.75pt;" coordsize="68770,7283">
              <v:shape id="Picture 444115" style="position:absolute;width:14965;height:6832;left:34074;top:450;" filled="f">
                <v:imagedata r:id="rId15"/>
              </v:shape>
              <v:shape id="Picture 444117" style="position:absolute;width:4851;height:4851;left:23196;top:1263;" filled="f">
                <v:imagedata r:id="rId16"/>
              </v:shape>
              <v:shape id="Shape 535188" style="position:absolute;width:59810;height:91;left:8959;top:0;" coordsize="5981065,9144" path="m0,0l5981065,0l5981065,9144l0,9144l0,0">
                <v:stroke weight="0pt" endcap="flat" joinstyle="round" on="false" color="#000000" opacity="0"/>
                <v:fill on="true" color="#d9d9d9"/>
              </v:shape>
              <v:rect id="Rectangle 444118" style="position:absolute;width:1898;height:1899;left:61628;top:539;" filled="f" stroked="f">
                <v:textbox inset="0,0,0,0">
                  <w:txbxContent>
                    <w:p>
                      <w:pPr>
                        <w:bidi w:val="0"/>
                        <w:spacing w:before="0" w:after="160" w:line="259" w:lineRule="auto"/>
                        <w:jc w:val="left"/>
                      </w:pPr>
                      <w:fldSimple w:instr=" PAGE   \* MERGEFORMAT ">
                        <w:r>
                          <w:rPr>
                            <w:rFonts w:cs="Calibri" w:hAnsi="Calibri" w:eastAsia="Calibri" w:ascii="Calibri"/>
                            <w:sz w:val="22"/>
                          </w:rPr>
                          <w:t xml:space="preserve">10</w:t>
                        </w:r>
                      </w:fldSimple>
                    </w:p>
                  </w:txbxContent>
                </v:textbox>
              </v:rect>
              <v:rect id="Rectangle 444119" style="position:absolute;width:421;height:1899;left:63060;top:539;" filled="f" stroked="f">
                <v:textbox inset="0,0,0,0">
                  <w:txbxContent>
                    <w:p>
                      <w:pPr>
                        <w:bidi w:val="0"/>
                        <w:spacing w:before="0" w:after="160" w:line="259" w:lineRule="auto"/>
                        <w:jc w:val="left"/>
                      </w:pPr>
                      <w:r>
                        <w:rPr>
                          <w:rFonts w:cs="Calibri" w:hAnsi="Calibri" w:eastAsia="Calibri" w:ascii="Calibri"/>
                          <w:sz w:val="22"/>
                        </w:rPr>
                        <w:t xml:space="preserve"> </w:t>
                      </w:r>
                    </w:p>
                  </w:txbxContent>
                </v:textbox>
              </v:rect>
              <v:rect id="Rectangle 444120" style="position:absolute;width:857;height:1899;left:63380;top:539;" filled="f" stroked="f">
                <v:textbox inset="0,0,0,0">
                  <w:txbxContent>
                    <w:p>
                      <w:pPr>
                        <w:bidi w:val="0"/>
                        <w:spacing w:before="0" w:after="160" w:line="259" w:lineRule="auto"/>
                        <w:jc w:val="left"/>
                      </w:pPr>
                      <w:r>
                        <w:rPr>
                          <w:rFonts w:cs="Calibri" w:hAnsi="Calibri" w:eastAsia="Calibri" w:ascii="Calibri"/>
                          <w:sz w:val="22"/>
                        </w:rPr>
                        <w:t xml:space="preserve">|</w:t>
                      </w:r>
                    </w:p>
                  </w:txbxContent>
                </v:textbox>
              </v:rect>
              <v:rect id="Rectangle 444121" style="position:absolute;width:421;height:1899;left:64020;top:539;" filled="f" stroked="f">
                <v:textbox inset="0,0,0,0">
                  <w:txbxContent>
                    <w:p>
                      <w:pPr>
                        <w:bidi w:val="0"/>
                        <w:spacing w:before="0" w:after="160" w:line="259" w:lineRule="auto"/>
                        <w:jc w:val="left"/>
                      </w:pPr>
                      <w:r>
                        <w:rPr>
                          <w:rFonts w:cs="Calibri" w:hAnsi="Calibri" w:eastAsia="Calibri" w:ascii="Calibri"/>
                          <w:sz w:val="22"/>
                        </w:rPr>
                        <w:t xml:space="preserve"> </w:t>
                      </w:r>
                    </w:p>
                  </w:txbxContent>
                </v:textbox>
              </v:rect>
              <v:rect id="Rectangle 444122" style="position:absolute;width:964;height:1899;left:64310;top:539;" filled="f" stroked="f">
                <v:textbox inset="0,0,0,0">
                  <w:txbxContent>
                    <w:p>
                      <w:pPr>
                        <w:bidi w:val="0"/>
                        <w:spacing w:before="0" w:after="160" w:line="259" w:lineRule="auto"/>
                        <w:jc w:val="left"/>
                      </w:pPr>
                      <w:r>
                        <w:rPr>
                          <w:rFonts w:cs="Calibri" w:hAnsi="Calibri" w:eastAsia="Calibri" w:ascii="Calibri"/>
                          <w:color w:val="7e7e7e"/>
                          <w:sz w:val="22"/>
                        </w:rPr>
                        <w:t xml:space="preserve">P</w:t>
                      </w:r>
                    </w:p>
                  </w:txbxContent>
                </v:textbox>
              </v:rect>
              <v:rect id="Rectangle 444123" style="position:absolute;width:421;height:1899;left:65026;top:539;" filled="f" stroked="f">
                <v:textbox inset="0,0,0,0">
                  <w:txbxContent>
                    <w:p>
                      <w:pPr>
                        <w:bidi w:val="0"/>
                        <w:spacing w:before="0" w:after="160" w:line="259" w:lineRule="auto"/>
                        <w:jc w:val="left"/>
                      </w:pPr>
                      <w:r>
                        <w:rPr>
                          <w:rFonts w:cs="Calibri" w:hAnsi="Calibri" w:eastAsia="Calibri" w:ascii="Calibri"/>
                          <w:color w:val="7e7e7e"/>
                          <w:sz w:val="22"/>
                        </w:rPr>
                        <w:t xml:space="preserve"> </w:t>
                      </w:r>
                    </w:p>
                  </w:txbxContent>
                </v:textbox>
              </v:rect>
              <v:rect id="Rectangle 444124" style="position:absolute;width:893;height:1899;left:65425;top:539;" filled="f" stroked="f">
                <v:textbox inset="0,0,0,0">
                  <w:txbxContent>
                    <w:p>
                      <w:pPr>
                        <w:bidi w:val="0"/>
                        <w:spacing w:before="0" w:after="160" w:line="259" w:lineRule="auto"/>
                        <w:jc w:val="left"/>
                      </w:pPr>
                      <w:r>
                        <w:rPr>
                          <w:rFonts w:cs="Calibri" w:hAnsi="Calibri" w:eastAsia="Calibri" w:ascii="Calibri"/>
                          <w:color w:val="7e7e7e"/>
                          <w:sz w:val="22"/>
                        </w:rPr>
                        <w:t xml:space="preserve">a</w:t>
                      </w:r>
                    </w:p>
                  </w:txbxContent>
                </v:textbox>
              </v:rect>
              <v:rect id="Rectangle 444125" style="position:absolute;width:421;height:1899;left:66095;top:539;" filled="f" stroked="f">
                <v:textbox inset="0,0,0,0">
                  <w:txbxContent>
                    <w:p>
                      <w:pPr>
                        <w:bidi w:val="0"/>
                        <w:spacing w:before="0" w:after="160" w:line="259" w:lineRule="auto"/>
                        <w:jc w:val="left"/>
                      </w:pPr>
                      <w:r>
                        <w:rPr>
                          <w:rFonts w:cs="Calibri" w:hAnsi="Calibri" w:eastAsia="Calibri" w:ascii="Calibri"/>
                          <w:color w:val="7e7e7e"/>
                          <w:sz w:val="22"/>
                        </w:rPr>
                        <w:t xml:space="preserve"> </w:t>
                      </w:r>
                    </w:p>
                  </w:txbxContent>
                </v:textbox>
              </v:rect>
              <v:rect id="Rectangle 444126" style="position:absolute;width:878;height:1899;left:66476;top:539;" filled="f" stroked="f">
                <v:textbox inset="0,0,0,0">
                  <w:txbxContent>
                    <w:p>
                      <w:pPr>
                        <w:bidi w:val="0"/>
                        <w:spacing w:before="0" w:after="160" w:line="259" w:lineRule="auto"/>
                        <w:jc w:val="left"/>
                      </w:pPr>
                      <w:r>
                        <w:rPr>
                          <w:rFonts w:cs="Calibri" w:hAnsi="Calibri" w:eastAsia="Calibri" w:ascii="Calibri"/>
                          <w:color w:val="7e7e7e"/>
                          <w:sz w:val="22"/>
                        </w:rPr>
                        <w:t xml:space="preserve">g</w:t>
                      </w:r>
                    </w:p>
                  </w:txbxContent>
                </v:textbox>
              </v:rect>
              <v:rect id="Rectangle 444127" style="position:absolute;width:421;height:1899;left:67116;top:539;" filled="f" stroked="f">
                <v:textbox inset="0,0,0,0">
                  <w:txbxContent>
                    <w:p>
                      <w:pPr>
                        <w:bidi w:val="0"/>
                        <w:spacing w:before="0" w:after="160" w:line="259" w:lineRule="auto"/>
                        <w:jc w:val="left"/>
                      </w:pPr>
                      <w:r>
                        <w:rPr>
                          <w:rFonts w:cs="Calibri" w:hAnsi="Calibri" w:eastAsia="Calibri" w:ascii="Calibri"/>
                          <w:color w:val="7e7e7e"/>
                          <w:sz w:val="22"/>
                        </w:rPr>
                        <w:t xml:space="preserve"> </w:t>
                      </w:r>
                    </w:p>
                  </w:txbxContent>
                </v:textbox>
              </v:rect>
              <v:rect id="Rectangle 444128" style="position:absolute;width:928;height:1899;left:67497;top:539;" filled="f" stroked="f">
                <v:textbox inset="0,0,0,0">
                  <w:txbxContent>
                    <w:p>
                      <w:pPr>
                        <w:bidi w:val="0"/>
                        <w:spacing w:before="0" w:after="160" w:line="259" w:lineRule="auto"/>
                        <w:jc w:val="left"/>
                      </w:pPr>
                      <w:r>
                        <w:rPr>
                          <w:rFonts w:cs="Calibri" w:hAnsi="Calibri" w:eastAsia="Calibri" w:ascii="Calibri"/>
                          <w:color w:val="7e7e7e"/>
                          <w:sz w:val="22"/>
                        </w:rPr>
                        <w:t xml:space="preserve">e</w:t>
                      </w:r>
                    </w:p>
                  </w:txbxContent>
                </v:textbox>
              </v:rect>
              <v:rect id="Rectangle 444129" style="position:absolute;width:421;height:1899;left:68107;top:539;" filled="f" stroked="f">
                <v:textbox inset="0,0,0,0">
                  <w:txbxContent>
                    <w:p>
                      <w:pPr>
                        <w:bidi w:val="0"/>
                        <w:spacing w:before="0" w:after="160" w:line="259" w:lineRule="auto"/>
                        <w:jc w:val="left"/>
                      </w:pPr>
                      <w:r>
                        <w:rPr>
                          <w:rFonts w:cs="Calibri" w:hAnsi="Calibri" w:eastAsia="Calibri" w:ascii="Calibri"/>
                          <w:sz w:val="22"/>
                        </w:rPr>
                        <w:t xml:space="preserve"> </w:t>
                      </w:r>
                    </w:p>
                  </w:txbxContent>
                </v:textbox>
              </v:rect>
              <v:rect id="Rectangle 444130" style="position:absolute;width:380;height:1713;left:0;top:840;" filled="f" stroked="f">
                <v:textbox inset="0,0,0,0">
                  <w:txbxContent>
                    <w:p>
                      <w:pPr>
                        <w:bidi w:val="0"/>
                        <w:spacing w:before="0" w:after="160" w:line="259" w:lineRule="auto"/>
                        <w:jc w:val="left"/>
                      </w:pPr>
                      <w:r>
                        <w:rPr>
                          <w:rFonts w:cs="Calibri" w:hAnsi="Calibri" w:eastAsia="Calibri" w:ascii="Calibri"/>
                          <w:sz w:val="20"/>
                        </w:rPr>
                        <w:t xml:space="preserve"> </w:t>
                      </w:r>
                    </w:p>
                  </w:txbxContent>
                </v:textbox>
              </v:rect>
              <w10:wrap type="squar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39332" w14:textId="50B09EB5" w:rsidR="0054391F" w:rsidRDefault="00CF19EE">
    <w:pPr>
      <w:bidi w:val="0"/>
      <w:spacing w:after="0"/>
      <w:ind w:left="-1440" w:right="10800"/>
      <w:jc w:val="left"/>
    </w:pPr>
    <w:r>
      <w:rPr>
        <w:noProof/>
      </w:rPr>
      <mc:AlternateContent>
        <mc:Choice Requires="wps">
          <w:drawing>
            <wp:anchor distT="0" distB="0" distL="0" distR="0" simplePos="0" relativeHeight="251673600" behindDoc="0" locked="0" layoutInCell="1" allowOverlap="1" wp14:anchorId="22C55C86" wp14:editId="0903012E">
              <wp:simplePos x="635" y="635"/>
              <wp:positionH relativeFrom="page">
                <wp:align>center</wp:align>
              </wp:positionH>
              <wp:positionV relativeFrom="page">
                <wp:align>bottom</wp:align>
              </wp:positionV>
              <wp:extent cx="423545" cy="357505"/>
              <wp:effectExtent l="0" t="0" r="14605" b="0"/>
              <wp:wrapNone/>
              <wp:docPr id="765459727" name="Text Box 154" descr="Internal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23545" cy="357505"/>
                      </a:xfrm>
                      <a:prstGeom prst="rect">
                        <a:avLst/>
                      </a:prstGeom>
                      <a:noFill/>
                      <a:ln>
                        <a:noFill/>
                      </a:ln>
                    </wps:spPr>
                    <wps:txbx>
                      <w:txbxContent>
                        <w:p w14:paraId="19C60142" w14:textId="5C2B03BC" w:rsidR="00CF19EE" w:rsidRPr="00CF19EE" w:rsidRDefault="00CF19EE" w:rsidP="00CF19EE">
                          <w:pPr>
                            <w:spacing w:after="0"/>
                            <w:rPr>
                              <w:rFonts w:ascii="Aptos" w:eastAsia="Aptos" w:hAnsi="Aptos" w:cs="Aptos"/>
                              <w:noProof/>
                              <w:color w:val="0000FF"/>
                              <w:sz w:val="20"/>
                              <w:szCs w:val="20"/>
                            </w:rPr>
                          </w:pPr>
                          <w:r w:rsidRPr="00CF19EE">
                            <w:rPr>
                              <w:rFonts w:ascii="Aptos" w:eastAsia="Aptos" w:hAnsi="Aptos" w:cs="Aptos"/>
                              <w:noProof/>
                              <w:color w:val="0000FF"/>
                              <w:sz w:val="20"/>
                              <w:szCs w:val="20"/>
                            </w:rPr>
                            <w:t>Internal</w:t>
                          </w:r>
                          <w:r w:rsidRPr="00CF19EE">
                            <w:rPr>
                              <w:rFonts w:ascii="Aptos" w:eastAsia="Aptos" w:hAnsi="Aptos" w:cs="Aptos"/>
                              <w:noProof/>
                              <w:color w:val="0000FF"/>
                              <w:sz w:val="20"/>
                              <w:szCs w:val="20"/>
                              <w:rtl/>
                            </w:rPr>
                            <w:t xml:space="preserve"> </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2C55C86" id="_x0000_t202" coordsize="21600,21600" o:spt="202" path="m,l,21600r21600,l21600,xe">
              <v:stroke joinstyle="miter"/>
              <v:path gradientshapeok="t" o:connecttype="rect"/>
            </v:shapetype>
            <v:shape id="Text Box 154" o:spid="_x0000_s1194" type="#_x0000_t202" alt="Internal " style="position:absolute;left:0;text-align:left;margin-left:0;margin-top:0;width:33.35pt;height:28.15pt;z-index:25167360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" filled="f" stroked="f">
              <v:fill o:detectmouseclick="t"/>
              <v:textbox style="mso-fit-shape-to-text:t" inset="0,0,0,15pt">
                <w:txbxContent>
                  <w:p w14:paraId="19C60142" w14:textId="5C2B03BC" w:rsidR="00CF19EE" w:rsidRPr="00CF19EE" w:rsidRDefault="00CF19EE" w:rsidP="00CF19EE">
                    <w:pPr>
                      <w:spacing w:after="0"/>
                      <w:rPr>
                        <w:rFonts w:ascii="Aptos" w:eastAsia="Aptos" w:hAnsi="Aptos" w:cs="Aptos"/>
                        <w:noProof/>
                        <w:color w:val="0000FF"/>
                        <w:sz w:val="20"/>
                        <w:szCs w:val="20"/>
                      </w:rPr>
                    </w:pPr>
                    <w:r w:rsidRPr="00CF19EE">
                      <w:rPr>
                        <w:rFonts w:ascii="Aptos" w:eastAsia="Aptos" w:hAnsi="Aptos" w:cs="Aptos"/>
                        <w:noProof/>
                        <w:color w:val="0000FF"/>
                        <w:sz w:val="20"/>
                        <w:szCs w:val="20"/>
                      </w:rPr>
                      <w:t>Internal</w:t>
                    </w:r>
                    <w:r w:rsidRPr="00CF19EE">
                      <w:rPr>
                        <w:rFonts w:ascii="Aptos" w:eastAsia="Aptos" w:hAnsi="Aptos" w:cs="Aptos"/>
                        <w:noProof/>
                        <w:color w:val="0000FF"/>
                        <w:sz w:val="20"/>
                        <w:szCs w:val="20"/>
                        <w:rtl/>
                      </w:rPr>
                      <w:t xml:space="preserve"> </w:t>
                    </w:r>
                  </w:p>
                </w:txbxContent>
              </v:textbox>
              <w10:wrap anchorx="page" anchory="page"/>
            </v:shape>
          </w:pict>
        </mc:Fallback>
      </mc:AlternateContent>
    </w:r>
    <w:r w:rsidR="00C826BD">
      <w:rPr>
        <w:noProof/>
      </w:rPr>
      <mc:AlternateContent>
        <mc:Choice Requires="wpg">
          <w:drawing>
            <wp:anchor distT="0" distB="0" distL="114300" distR="114300" simplePos="0" relativeHeight="251669504" behindDoc="0" locked="0" layoutInCell="1" allowOverlap="1" wp14:anchorId="3831C4CF" wp14:editId="68580819">
              <wp:simplePos x="0" y="0"/>
              <wp:positionH relativeFrom="page">
                <wp:posOffset>0</wp:posOffset>
              </wp:positionH>
              <wp:positionV relativeFrom="page">
                <wp:posOffset>9242425</wp:posOffset>
              </wp:positionV>
              <wp:extent cx="6877050" cy="728345"/>
              <wp:effectExtent l="0" t="0" r="0" b="0"/>
              <wp:wrapSquare wrapText="bothSides"/>
              <wp:docPr id="444071" name="Group 444071"/>
              <wp:cNvGraphicFramePr/>
              <a:graphic xmlns:a="http://schemas.openxmlformats.org/drawingml/2006/main">
                <a:graphicData uri="http://schemas.microsoft.com/office/word/2010/wordprocessingGroup">
                  <wpg:wgp>
                    <wpg:cNvGrpSpPr/>
                    <wpg:grpSpPr>
                      <a:xfrm>
                        <a:off x="0" y="0"/>
                        <a:ext cx="6877050" cy="728345"/>
                        <a:chOff x="0" y="0"/>
                        <a:chExt cx="6877050" cy="728345"/>
                      </a:xfrm>
                    </wpg:grpSpPr>
                    <pic:pic xmlns:pic="http://schemas.openxmlformats.org/drawingml/2006/picture">
                      <pic:nvPicPr>
                        <pic:cNvPr id="444072" name="Picture 444072"/>
                        <pic:cNvPicPr/>
                      </pic:nvPicPr>
                      <pic:blipFill>
                        <a:blip r:embed="rId1"/>
                        <a:stretch>
                          <a:fillRect/>
                        </a:stretch>
                      </pic:blipFill>
                      <pic:spPr>
                        <a:xfrm>
                          <a:off x="3407410" y="45085"/>
                          <a:ext cx="1496568" cy="683260"/>
                        </a:xfrm>
                        <a:prstGeom prst="rect">
                          <a:avLst/>
                        </a:prstGeom>
                      </pic:spPr>
                    </pic:pic>
                    <pic:pic xmlns:pic="http://schemas.openxmlformats.org/drawingml/2006/picture">
                      <pic:nvPicPr>
                        <pic:cNvPr id="444074" name="Picture 444074"/>
                        <pic:cNvPicPr/>
                      </pic:nvPicPr>
                      <pic:blipFill>
                        <a:blip r:embed="rId2"/>
                        <a:stretch>
                          <a:fillRect/>
                        </a:stretch>
                      </pic:blipFill>
                      <pic:spPr>
                        <a:xfrm>
                          <a:off x="2319655" y="126365"/>
                          <a:ext cx="485140" cy="485140"/>
                        </a:xfrm>
                        <a:prstGeom prst="rect">
                          <a:avLst/>
                        </a:prstGeom>
                      </pic:spPr>
                    </pic:pic>
                    <wps:wsp>
                      <wps:cNvPr id="535185" name="Shape 535185"/>
                      <wps:cNvSpPr/>
                      <wps:spPr>
                        <a:xfrm>
                          <a:off x="895985"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round/>
                        </a:ln>
                      </wps:spPr>
                      <wps:style>
                        <a:lnRef idx="0">
                          <a:srgbClr val="000000">
                            <a:alpha val="0"/>
                          </a:srgbClr>
                        </a:lnRef>
                        <a:fillRef idx="1">
                          <a:srgbClr val="D9D9D9"/>
                        </a:fillRef>
                        <a:effectRef idx="0">
                          <a:scrgbClr r="0" g="0" b="0"/>
                        </a:effectRef>
                        <a:fontRef idx="none"/>
                      </wps:style>
                      <wps:bodyPr/>
                    </wps:wsp>
                    <wps:wsp>
                      <wps:cNvPr id="444075" name="Rectangle 444075"/>
                      <wps:cNvSpPr/>
                      <wps:spPr>
                        <a:xfrm>
                          <a:off x="6162802" y="53975"/>
                          <a:ext cx="189809" cy="189937"/>
                        </a:xfrm>
                        <a:prstGeom prst="rect">
                          <a:avLst/>
                        </a:prstGeom>
                        <a:ln>
                          <a:noFill/>
                        </a:ln>
                      </wps:spPr>
                      <wps:txbx>
                        <w:txbxContent>
                          <w:p w14:paraId="62C15B6B" w14:textId="77777777" w:rsidR="0054391F" w:rsidRDefault="00C826BD">
                            <w:pPr>
                              <w:bidi w:val="0"/>
                              <w:jc w:val="left"/>
                            </w:pPr>
                            <w:r>
                              <w:fldChar w:fldCharType="begin"/>
                            </w:r>
                            <w:r>
                              <w:instrText xml:space="preserve"> PAGE   \* MERGEFORMAT </w:instrText>
                            </w:r>
                            <w:r>
                              <w:fldChar w:fldCharType="separate"/>
                            </w:r>
                            <w:r>
                              <w:t>10</w:t>
                            </w:r>
                            <w:r>
                              <w:fldChar w:fldCharType="end"/>
                            </w:r>
                          </w:p>
                        </w:txbxContent>
                      </wps:txbx>
                      <wps:bodyPr horzOverflow="overflow" vert="horz" lIns="0" tIns="0" rIns="0" bIns="0" rtlCol="0">
                        <a:noAutofit/>
                      </wps:bodyPr>
                    </wps:wsp>
                    <wps:wsp>
                      <wps:cNvPr id="444076" name="Rectangle 444076"/>
                      <wps:cNvSpPr/>
                      <wps:spPr>
                        <a:xfrm>
                          <a:off x="6306058" y="53975"/>
                          <a:ext cx="42143" cy="189937"/>
                        </a:xfrm>
                        <a:prstGeom prst="rect">
                          <a:avLst/>
                        </a:prstGeom>
                        <a:ln>
                          <a:noFill/>
                        </a:ln>
                      </wps:spPr>
                      <wps:txbx>
                        <w:txbxContent>
                          <w:p w14:paraId="706D7F8A" w14:textId="77777777" w:rsidR="0054391F" w:rsidRDefault="00C826BD">
                            <w:pPr>
                              <w:bidi w:val="0"/>
                              <w:jc w:val="left"/>
                            </w:pPr>
                            <w:r>
                              <w:t xml:space="preserve"> </w:t>
                            </w:r>
                          </w:p>
                        </w:txbxContent>
                      </wps:txbx>
                      <wps:bodyPr horzOverflow="overflow" vert="horz" lIns="0" tIns="0" rIns="0" bIns="0" rtlCol="0">
                        <a:noAutofit/>
                      </wps:bodyPr>
                    </wps:wsp>
                    <wps:wsp>
                      <wps:cNvPr id="444077" name="Rectangle 444077"/>
                      <wps:cNvSpPr/>
                      <wps:spPr>
                        <a:xfrm>
                          <a:off x="6338062" y="53975"/>
                          <a:ext cx="85779" cy="189937"/>
                        </a:xfrm>
                        <a:prstGeom prst="rect">
                          <a:avLst/>
                        </a:prstGeom>
                        <a:ln>
                          <a:noFill/>
                        </a:ln>
                      </wps:spPr>
                      <wps:txbx>
                        <w:txbxContent>
                          <w:p w14:paraId="54305EA0" w14:textId="77777777" w:rsidR="0054391F" w:rsidRDefault="00C826BD">
                            <w:pPr>
                              <w:bidi w:val="0"/>
                              <w:jc w:val="left"/>
                            </w:pPr>
                            <w:r>
                              <w:t>|</w:t>
                            </w:r>
                          </w:p>
                        </w:txbxContent>
                      </wps:txbx>
                      <wps:bodyPr horzOverflow="overflow" vert="horz" lIns="0" tIns="0" rIns="0" bIns="0" rtlCol="0">
                        <a:noAutofit/>
                      </wps:bodyPr>
                    </wps:wsp>
                    <wps:wsp>
                      <wps:cNvPr id="444078" name="Rectangle 444078"/>
                      <wps:cNvSpPr/>
                      <wps:spPr>
                        <a:xfrm>
                          <a:off x="6402070" y="53975"/>
                          <a:ext cx="42143" cy="189937"/>
                        </a:xfrm>
                        <a:prstGeom prst="rect">
                          <a:avLst/>
                        </a:prstGeom>
                        <a:ln>
                          <a:noFill/>
                        </a:ln>
                      </wps:spPr>
                      <wps:txbx>
                        <w:txbxContent>
                          <w:p w14:paraId="626F1171" w14:textId="77777777" w:rsidR="0054391F" w:rsidRDefault="00C826BD">
                            <w:pPr>
                              <w:bidi w:val="0"/>
                              <w:jc w:val="left"/>
                            </w:pPr>
                            <w:r>
                              <w:t xml:space="preserve"> </w:t>
                            </w:r>
                          </w:p>
                        </w:txbxContent>
                      </wps:txbx>
                      <wps:bodyPr horzOverflow="overflow" vert="horz" lIns="0" tIns="0" rIns="0" bIns="0" rtlCol="0">
                        <a:noAutofit/>
                      </wps:bodyPr>
                    </wps:wsp>
                    <wps:wsp>
                      <wps:cNvPr id="444079" name="Rectangle 444079"/>
                      <wps:cNvSpPr/>
                      <wps:spPr>
                        <a:xfrm>
                          <a:off x="6431026" y="53975"/>
                          <a:ext cx="96409" cy="189937"/>
                        </a:xfrm>
                        <a:prstGeom prst="rect">
                          <a:avLst/>
                        </a:prstGeom>
                        <a:ln>
                          <a:noFill/>
                        </a:ln>
                      </wps:spPr>
                      <wps:txbx>
                        <w:txbxContent>
                          <w:p w14:paraId="59EA8C8F" w14:textId="77777777" w:rsidR="0054391F" w:rsidRDefault="00C826BD">
                            <w:pPr>
                              <w:bidi w:val="0"/>
                              <w:jc w:val="left"/>
                            </w:pPr>
                            <w:r>
                              <w:rPr>
                                <w:color w:val="7E7E7E"/>
                              </w:rPr>
                              <w:t>P</w:t>
                            </w:r>
                          </w:p>
                        </w:txbxContent>
                      </wps:txbx>
                      <wps:bodyPr horzOverflow="overflow" vert="horz" lIns="0" tIns="0" rIns="0" bIns="0" rtlCol="0">
                        <a:noAutofit/>
                      </wps:bodyPr>
                    </wps:wsp>
                    <wps:wsp>
                      <wps:cNvPr id="444080" name="Rectangle 444080"/>
                      <wps:cNvSpPr/>
                      <wps:spPr>
                        <a:xfrm>
                          <a:off x="6502654" y="53975"/>
                          <a:ext cx="42144" cy="189937"/>
                        </a:xfrm>
                        <a:prstGeom prst="rect">
                          <a:avLst/>
                        </a:prstGeom>
                        <a:ln>
                          <a:noFill/>
                        </a:ln>
                      </wps:spPr>
                      <wps:txbx>
                        <w:txbxContent>
                          <w:p w14:paraId="4331339E" w14:textId="77777777" w:rsidR="0054391F" w:rsidRDefault="00C826BD">
                            <w:pPr>
                              <w:bidi w:val="0"/>
                              <w:jc w:val="left"/>
                            </w:pPr>
                            <w:r>
                              <w:rPr>
                                <w:color w:val="7E7E7E"/>
                              </w:rPr>
                              <w:t xml:space="preserve"> </w:t>
                            </w:r>
                          </w:p>
                        </w:txbxContent>
                      </wps:txbx>
                      <wps:bodyPr horzOverflow="overflow" vert="horz" lIns="0" tIns="0" rIns="0" bIns="0" rtlCol="0">
                        <a:noAutofit/>
                      </wps:bodyPr>
                    </wps:wsp>
                    <wps:wsp>
                      <wps:cNvPr id="444081" name="Rectangle 444081"/>
                      <wps:cNvSpPr/>
                      <wps:spPr>
                        <a:xfrm>
                          <a:off x="6542532" y="53975"/>
                          <a:ext cx="89322" cy="189937"/>
                        </a:xfrm>
                        <a:prstGeom prst="rect">
                          <a:avLst/>
                        </a:prstGeom>
                        <a:ln>
                          <a:noFill/>
                        </a:ln>
                      </wps:spPr>
                      <wps:txbx>
                        <w:txbxContent>
                          <w:p w14:paraId="026B45D5" w14:textId="77777777" w:rsidR="0054391F" w:rsidRDefault="00C826BD">
                            <w:pPr>
                              <w:bidi w:val="0"/>
                              <w:jc w:val="left"/>
                            </w:pPr>
                            <w:r>
                              <w:rPr>
                                <w:color w:val="7E7E7E"/>
                              </w:rPr>
                              <w:t>a</w:t>
                            </w:r>
                          </w:p>
                        </w:txbxContent>
                      </wps:txbx>
                      <wps:bodyPr horzOverflow="overflow" vert="horz" lIns="0" tIns="0" rIns="0" bIns="0" rtlCol="0">
                        <a:noAutofit/>
                      </wps:bodyPr>
                    </wps:wsp>
                    <wps:wsp>
                      <wps:cNvPr id="444082" name="Rectangle 444082"/>
                      <wps:cNvSpPr/>
                      <wps:spPr>
                        <a:xfrm>
                          <a:off x="6609588" y="53975"/>
                          <a:ext cx="42144" cy="189937"/>
                        </a:xfrm>
                        <a:prstGeom prst="rect">
                          <a:avLst/>
                        </a:prstGeom>
                        <a:ln>
                          <a:noFill/>
                        </a:ln>
                      </wps:spPr>
                      <wps:txbx>
                        <w:txbxContent>
                          <w:p w14:paraId="2A97320A" w14:textId="77777777" w:rsidR="0054391F" w:rsidRDefault="00C826BD">
                            <w:pPr>
                              <w:bidi w:val="0"/>
                              <w:jc w:val="left"/>
                            </w:pPr>
                            <w:r>
                              <w:rPr>
                                <w:color w:val="7E7E7E"/>
                              </w:rPr>
                              <w:t xml:space="preserve"> </w:t>
                            </w:r>
                          </w:p>
                        </w:txbxContent>
                      </wps:txbx>
                      <wps:bodyPr horzOverflow="overflow" vert="horz" lIns="0" tIns="0" rIns="0" bIns="0" rtlCol="0">
                        <a:noAutofit/>
                      </wps:bodyPr>
                    </wps:wsp>
                    <wps:wsp>
                      <wps:cNvPr id="444083" name="Rectangle 444083"/>
                      <wps:cNvSpPr/>
                      <wps:spPr>
                        <a:xfrm>
                          <a:off x="6647688" y="53975"/>
                          <a:ext cx="87830" cy="189937"/>
                        </a:xfrm>
                        <a:prstGeom prst="rect">
                          <a:avLst/>
                        </a:prstGeom>
                        <a:ln>
                          <a:noFill/>
                        </a:ln>
                      </wps:spPr>
                      <wps:txbx>
                        <w:txbxContent>
                          <w:p w14:paraId="6D59DF94" w14:textId="77777777" w:rsidR="0054391F" w:rsidRDefault="00C826BD">
                            <w:pPr>
                              <w:bidi w:val="0"/>
                              <w:jc w:val="left"/>
                            </w:pPr>
                            <w:r>
                              <w:rPr>
                                <w:color w:val="7E7E7E"/>
                              </w:rPr>
                              <w:t>g</w:t>
                            </w:r>
                          </w:p>
                        </w:txbxContent>
                      </wps:txbx>
                      <wps:bodyPr horzOverflow="overflow" vert="horz" lIns="0" tIns="0" rIns="0" bIns="0" rtlCol="0">
                        <a:noAutofit/>
                      </wps:bodyPr>
                    </wps:wsp>
                    <wps:wsp>
                      <wps:cNvPr id="444084" name="Rectangle 444084"/>
                      <wps:cNvSpPr/>
                      <wps:spPr>
                        <a:xfrm>
                          <a:off x="6711696" y="53975"/>
                          <a:ext cx="42144" cy="189937"/>
                        </a:xfrm>
                        <a:prstGeom prst="rect">
                          <a:avLst/>
                        </a:prstGeom>
                        <a:ln>
                          <a:noFill/>
                        </a:ln>
                      </wps:spPr>
                      <wps:txbx>
                        <w:txbxContent>
                          <w:p w14:paraId="42599431" w14:textId="77777777" w:rsidR="0054391F" w:rsidRDefault="00C826BD">
                            <w:pPr>
                              <w:bidi w:val="0"/>
                              <w:jc w:val="left"/>
                            </w:pPr>
                            <w:r>
                              <w:rPr>
                                <w:color w:val="7E7E7E"/>
                              </w:rPr>
                              <w:t xml:space="preserve"> </w:t>
                            </w:r>
                          </w:p>
                        </w:txbxContent>
                      </wps:txbx>
                      <wps:bodyPr horzOverflow="overflow" vert="horz" lIns="0" tIns="0" rIns="0" bIns="0" rtlCol="0">
                        <a:noAutofit/>
                      </wps:bodyPr>
                    </wps:wsp>
                    <wps:wsp>
                      <wps:cNvPr id="444085" name="Rectangle 444085"/>
                      <wps:cNvSpPr/>
                      <wps:spPr>
                        <a:xfrm>
                          <a:off x="6749796" y="53975"/>
                          <a:ext cx="92865" cy="189937"/>
                        </a:xfrm>
                        <a:prstGeom prst="rect">
                          <a:avLst/>
                        </a:prstGeom>
                        <a:ln>
                          <a:noFill/>
                        </a:ln>
                      </wps:spPr>
                      <wps:txbx>
                        <w:txbxContent>
                          <w:p w14:paraId="158B9B13" w14:textId="77777777" w:rsidR="0054391F" w:rsidRDefault="00C826BD">
                            <w:pPr>
                              <w:bidi w:val="0"/>
                              <w:jc w:val="left"/>
                            </w:pPr>
                            <w:r>
                              <w:rPr>
                                <w:color w:val="7E7E7E"/>
                              </w:rPr>
                              <w:t>e</w:t>
                            </w:r>
                          </w:p>
                        </w:txbxContent>
                      </wps:txbx>
                      <wps:bodyPr horzOverflow="overflow" vert="horz" lIns="0" tIns="0" rIns="0" bIns="0" rtlCol="0">
                        <a:noAutofit/>
                      </wps:bodyPr>
                    </wps:wsp>
                    <wps:wsp>
                      <wps:cNvPr id="444086" name="Rectangle 444086"/>
                      <wps:cNvSpPr/>
                      <wps:spPr>
                        <a:xfrm>
                          <a:off x="6810757" y="53975"/>
                          <a:ext cx="42144" cy="189937"/>
                        </a:xfrm>
                        <a:prstGeom prst="rect">
                          <a:avLst/>
                        </a:prstGeom>
                        <a:ln>
                          <a:noFill/>
                        </a:ln>
                      </wps:spPr>
                      <wps:txbx>
                        <w:txbxContent>
                          <w:p w14:paraId="6135C2A8" w14:textId="77777777" w:rsidR="0054391F" w:rsidRDefault="00C826BD">
                            <w:pPr>
                              <w:bidi w:val="0"/>
                              <w:jc w:val="left"/>
                            </w:pPr>
                            <w:r>
                              <w:t xml:space="preserve"> </w:t>
                            </w:r>
                          </w:p>
                        </w:txbxContent>
                      </wps:txbx>
                      <wps:bodyPr horzOverflow="overflow" vert="horz" lIns="0" tIns="0" rIns="0" bIns="0" rtlCol="0">
                        <a:noAutofit/>
                      </wps:bodyPr>
                    </wps:wsp>
                    <wps:wsp>
                      <wps:cNvPr id="444087" name="Rectangle 444087"/>
                      <wps:cNvSpPr/>
                      <wps:spPr>
                        <a:xfrm>
                          <a:off x="0" y="84074"/>
                          <a:ext cx="38021" cy="171356"/>
                        </a:xfrm>
                        <a:prstGeom prst="rect">
                          <a:avLst/>
                        </a:prstGeom>
                        <a:ln>
                          <a:noFill/>
                        </a:ln>
                      </wps:spPr>
                      <wps:txbx>
                        <w:txbxContent>
                          <w:p w14:paraId="62E23813" w14:textId="77777777" w:rsidR="0054391F" w:rsidRDefault="00C826BD">
                            <w:pPr>
                              <w:bidi w:val="0"/>
                              <w:jc w:val="left"/>
                            </w:pPr>
                            <w:r>
                              <w:rPr>
                                <w:sz w:val="20"/>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444071" style="width:541.5pt;height:57.35pt;position:absolute;mso-position-horizontal-relative:page;mso-position-horizontal:absolute;margin-left:0pt;mso-position-vertical-relative:page;margin-top:727.75pt;" coordsize="68770,7283">
              <v:shape id="Picture 444072" style="position:absolute;width:14965;height:6832;left:34074;top:450;" filled="f">
                <v:imagedata r:id="rId15"/>
              </v:shape>
              <v:shape id="Picture 444074" style="position:absolute;width:4851;height:4851;left:23196;top:1263;" filled="f">
                <v:imagedata r:id="rId16"/>
              </v:shape>
              <v:shape id="Shape 535186" style="position:absolute;width:59810;height:91;left:8959;top:0;" coordsize="5981065,9144" path="m0,0l5981065,0l5981065,9144l0,9144l0,0">
                <v:stroke weight="0pt" endcap="flat" joinstyle="round" on="false" color="#000000" opacity="0"/>
                <v:fill on="true" color="#d9d9d9"/>
              </v:shape>
              <v:rect id="Rectangle 444075" style="position:absolute;width:1898;height:1899;left:61628;top:539;" filled="f" stroked="f">
                <v:textbox inset="0,0,0,0">
                  <w:txbxContent>
                    <w:p>
                      <w:pPr>
                        <w:bidi w:val="0"/>
                        <w:spacing w:before="0" w:after="160" w:line="259" w:lineRule="auto"/>
                        <w:jc w:val="left"/>
                      </w:pPr>
                      <w:fldSimple w:instr=" PAGE   \* MERGEFORMAT ">
                        <w:r>
                          <w:rPr>
                            <w:rFonts w:cs="Calibri" w:hAnsi="Calibri" w:eastAsia="Calibri" w:ascii="Calibri"/>
                            <w:sz w:val="22"/>
                          </w:rPr>
                          <w:t xml:space="preserve">10</w:t>
                        </w:r>
                      </w:fldSimple>
                    </w:p>
                  </w:txbxContent>
                </v:textbox>
              </v:rect>
              <v:rect id="Rectangle 444076" style="position:absolute;width:421;height:1899;left:63060;top:539;" filled="f" stroked="f">
                <v:textbox inset="0,0,0,0">
                  <w:txbxContent>
                    <w:p>
                      <w:pPr>
                        <w:bidi w:val="0"/>
                        <w:spacing w:before="0" w:after="160" w:line="259" w:lineRule="auto"/>
                        <w:jc w:val="left"/>
                      </w:pPr>
                      <w:r>
                        <w:rPr>
                          <w:rFonts w:cs="Calibri" w:hAnsi="Calibri" w:eastAsia="Calibri" w:ascii="Calibri"/>
                          <w:sz w:val="22"/>
                        </w:rPr>
                        <w:t xml:space="preserve"> </w:t>
                      </w:r>
                    </w:p>
                  </w:txbxContent>
                </v:textbox>
              </v:rect>
              <v:rect id="Rectangle 444077" style="position:absolute;width:857;height:1899;left:63380;top:539;" filled="f" stroked="f">
                <v:textbox inset="0,0,0,0">
                  <w:txbxContent>
                    <w:p>
                      <w:pPr>
                        <w:bidi w:val="0"/>
                        <w:spacing w:before="0" w:after="160" w:line="259" w:lineRule="auto"/>
                        <w:jc w:val="left"/>
                      </w:pPr>
                      <w:r>
                        <w:rPr>
                          <w:rFonts w:cs="Calibri" w:hAnsi="Calibri" w:eastAsia="Calibri" w:ascii="Calibri"/>
                          <w:sz w:val="22"/>
                        </w:rPr>
                        <w:t xml:space="preserve">|</w:t>
                      </w:r>
                    </w:p>
                  </w:txbxContent>
                </v:textbox>
              </v:rect>
              <v:rect id="Rectangle 444078" style="position:absolute;width:421;height:1899;left:64020;top:539;" filled="f" stroked="f">
                <v:textbox inset="0,0,0,0">
                  <w:txbxContent>
                    <w:p>
                      <w:pPr>
                        <w:bidi w:val="0"/>
                        <w:spacing w:before="0" w:after="160" w:line="259" w:lineRule="auto"/>
                        <w:jc w:val="left"/>
                      </w:pPr>
                      <w:r>
                        <w:rPr>
                          <w:rFonts w:cs="Calibri" w:hAnsi="Calibri" w:eastAsia="Calibri" w:ascii="Calibri"/>
                          <w:sz w:val="22"/>
                        </w:rPr>
                        <w:t xml:space="preserve"> </w:t>
                      </w:r>
                    </w:p>
                  </w:txbxContent>
                </v:textbox>
              </v:rect>
              <v:rect id="Rectangle 444079" style="position:absolute;width:964;height:1899;left:64310;top:539;" filled="f" stroked="f">
                <v:textbox inset="0,0,0,0">
                  <w:txbxContent>
                    <w:p>
                      <w:pPr>
                        <w:bidi w:val="0"/>
                        <w:spacing w:before="0" w:after="160" w:line="259" w:lineRule="auto"/>
                        <w:jc w:val="left"/>
                      </w:pPr>
                      <w:r>
                        <w:rPr>
                          <w:rFonts w:cs="Calibri" w:hAnsi="Calibri" w:eastAsia="Calibri" w:ascii="Calibri"/>
                          <w:color w:val="7e7e7e"/>
                          <w:sz w:val="22"/>
                        </w:rPr>
                        <w:t xml:space="preserve">P</w:t>
                      </w:r>
                    </w:p>
                  </w:txbxContent>
                </v:textbox>
              </v:rect>
              <v:rect id="Rectangle 444080" style="position:absolute;width:421;height:1899;left:65026;top:539;" filled="f" stroked="f">
                <v:textbox inset="0,0,0,0">
                  <w:txbxContent>
                    <w:p>
                      <w:pPr>
                        <w:bidi w:val="0"/>
                        <w:spacing w:before="0" w:after="160" w:line="259" w:lineRule="auto"/>
                        <w:jc w:val="left"/>
                      </w:pPr>
                      <w:r>
                        <w:rPr>
                          <w:rFonts w:cs="Calibri" w:hAnsi="Calibri" w:eastAsia="Calibri" w:ascii="Calibri"/>
                          <w:color w:val="7e7e7e"/>
                          <w:sz w:val="22"/>
                        </w:rPr>
                        <w:t xml:space="preserve"> </w:t>
                      </w:r>
                    </w:p>
                  </w:txbxContent>
                </v:textbox>
              </v:rect>
              <v:rect id="Rectangle 444081" style="position:absolute;width:893;height:1899;left:65425;top:539;" filled="f" stroked="f">
                <v:textbox inset="0,0,0,0">
                  <w:txbxContent>
                    <w:p>
                      <w:pPr>
                        <w:bidi w:val="0"/>
                        <w:spacing w:before="0" w:after="160" w:line="259" w:lineRule="auto"/>
                        <w:jc w:val="left"/>
                      </w:pPr>
                      <w:r>
                        <w:rPr>
                          <w:rFonts w:cs="Calibri" w:hAnsi="Calibri" w:eastAsia="Calibri" w:ascii="Calibri"/>
                          <w:color w:val="7e7e7e"/>
                          <w:sz w:val="22"/>
                        </w:rPr>
                        <w:t xml:space="preserve">a</w:t>
                      </w:r>
                    </w:p>
                  </w:txbxContent>
                </v:textbox>
              </v:rect>
              <v:rect id="Rectangle 444082" style="position:absolute;width:421;height:1899;left:66095;top:539;" filled="f" stroked="f">
                <v:textbox inset="0,0,0,0">
                  <w:txbxContent>
                    <w:p>
                      <w:pPr>
                        <w:bidi w:val="0"/>
                        <w:spacing w:before="0" w:after="160" w:line="259" w:lineRule="auto"/>
                        <w:jc w:val="left"/>
                      </w:pPr>
                      <w:r>
                        <w:rPr>
                          <w:rFonts w:cs="Calibri" w:hAnsi="Calibri" w:eastAsia="Calibri" w:ascii="Calibri"/>
                          <w:color w:val="7e7e7e"/>
                          <w:sz w:val="22"/>
                        </w:rPr>
                        <w:t xml:space="preserve"> </w:t>
                      </w:r>
                    </w:p>
                  </w:txbxContent>
                </v:textbox>
              </v:rect>
              <v:rect id="Rectangle 444083" style="position:absolute;width:878;height:1899;left:66476;top:539;" filled="f" stroked="f">
                <v:textbox inset="0,0,0,0">
                  <w:txbxContent>
                    <w:p>
                      <w:pPr>
                        <w:bidi w:val="0"/>
                        <w:spacing w:before="0" w:after="160" w:line="259" w:lineRule="auto"/>
                        <w:jc w:val="left"/>
                      </w:pPr>
                      <w:r>
                        <w:rPr>
                          <w:rFonts w:cs="Calibri" w:hAnsi="Calibri" w:eastAsia="Calibri" w:ascii="Calibri"/>
                          <w:color w:val="7e7e7e"/>
                          <w:sz w:val="22"/>
                        </w:rPr>
                        <w:t xml:space="preserve">g</w:t>
                      </w:r>
                    </w:p>
                  </w:txbxContent>
                </v:textbox>
              </v:rect>
              <v:rect id="Rectangle 444084" style="position:absolute;width:421;height:1899;left:67116;top:539;" filled="f" stroked="f">
                <v:textbox inset="0,0,0,0">
                  <w:txbxContent>
                    <w:p>
                      <w:pPr>
                        <w:bidi w:val="0"/>
                        <w:spacing w:before="0" w:after="160" w:line="259" w:lineRule="auto"/>
                        <w:jc w:val="left"/>
                      </w:pPr>
                      <w:r>
                        <w:rPr>
                          <w:rFonts w:cs="Calibri" w:hAnsi="Calibri" w:eastAsia="Calibri" w:ascii="Calibri"/>
                          <w:color w:val="7e7e7e"/>
                          <w:sz w:val="22"/>
                        </w:rPr>
                        <w:t xml:space="preserve"> </w:t>
                      </w:r>
                    </w:p>
                  </w:txbxContent>
                </v:textbox>
              </v:rect>
              <v:rect id="Rectangle 444085" style="position:absolute;width:928;height:1899;left:67497;top:539;" filled="f" stroked="f">
                <v:textbox inset="0,0,0,0">
                  <w:txbxContent>
                    <w:p>
                      <w:pPr>
                        <w:bidi w:val="0"/>
                        <w:spacing w:before="0" w:after="160" w:line="259" w:lineRule="auto"/>
                        <w:jc w:val="left"/>
                      </w:pPr>
                      <w:r>
                        <w:rPr>
                          <w:rFonts w:cs="Calibri" w:hAnsi="Calibri" w:eastAsia="Calibri" w:ascii="Calibri"/>
                          <w:color w:val="7e7e7e"/>
                          <w:sz w:val="22"/>
                        </w:rPr>
                        <w:t xml:space="preserve">e</w:t>
                      </w:r>
                    </w:p>
                  </w:txbxContent>
                </v:textbox>
              </v:rect>
              <v:rect id="Rectangle 444086" style="position:absolute;width:421;height:1899;left:68107;top:539;" filled="f" stroked="f">
                <v:textbox inset="0,0,0,0">
                  <w:txbxContent>
                    <w:p>
                      <w:pPr>
                        <w:bidi w:val="0"/>
                        <w:spacing w:before="0" w:after="160" w:line="259" w:lineRule="auto"/>
                        <w:jc w:val="left"/>
                      </w:pPr>
                      <w:r>
                        <w:rPr>
                          <w:rFonts w:cs="Calibri" w:hAnsi="Calibri" w:eastAsia="Calibri" w:ascii="Calibri"/>
                          <w:sz w:val="22"/>
                        </w:rPr>
                        <w:t xml:space="preserve"> </w:t>
                      </w:r>
                    </w:p>
                  </w:txbxContent>
                </v:textbox>
              </v:rect>
              <v:rect id="Rectangle 444087" style="position:absolute;width:380;height:1713;left:0;top:840;" filled="f" stroked="f">
                <v:textbox inset="0,0,0,0">
                  <w:txbxContent>
                    <w:p>
                      <w:pPr>
                        <w:bidi w:val="0"/>
                        <w:spacing w:before="0" w:after="160" w:line="259" w:lineRule="auto"/>
                        <w:jc w:val="left"/>
                      </w:pPr>
                      <w:r>
                        <w:rPr>
                          <w:rFonts w:cs="Calibri" w:hAnsi="Calibri" w:eastAsia="Calibri" w:ascii="Calibri"/>
                          <w:sz w:val="20"/>
                        </w:rPr>
                        <w:t xml:space="preserve"> </w:t>
                      </w:r>
                    </w:p>
                  </w:txbxContent>
                </v:textbox>
              </v:rect>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78D93B" w14:textId="77777777" w:rsidR="00C826BD" w:rsidRDefault="00C826BD">
      <w:pPr>
        <w:spacing w:after="0" w:line="240" w:lineRule="auto"/>
      </w:pPr>
      <w:r>
        <w:separator/>
      </w:r>
    </w:p>
  </w:footnote>
  <w:footnote w:type="continuationSeparator" w:id="0">
    <w:p w14:paraId="6655A614" w14:textId="77777777" w:rsidR="00C826BD" w:rsidRDefault="00C826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A062F" w14:textId="77777777" w:rsidR="0054391F" w:rsidRDefault="00C826BD">
    <w:pPr>
      <w:bidi w:val="0"/>
      <w:spacing w:after="0"/>
      <w:jc w:val="left"/>
    </w:pPr>
    <w:r>
      <w:rPr>
        <w:noProof/>
      </w:rPr>
      <mc:AlternateContent>
        <mc:Choice Requires="wpg">
          <w:drawing>
            <wp:anchor distT="0" distB="0" distL="114300" distR="114300" simplePos="0" relativeHeight="251658240" behindDoc="0" locked="0" layoutInCell="1" allowOverlap="1" wp14:anchorId="1DF2E80E" wp14:editId="0ABD1551">
              <wp:simplePos x="0" y="0"/>
              <wp:positionH relativeFrom="page">
                <wp:posOffset>5079</wp:posOffset>
              </wp:positionH>
              <wp:positionV relativeFrom="page">
                <wp:posOffset>463912</wp:posOffset>
              </wp:positionV>
              <wp:extent cx="7559677" cy="343173"/>
              <wp:effectExtent l="0" t="0" r="0" b="0"/>
              <wp:wrapSquare wrapText="bothSides"/>
              <wp:docPr id="444010" name="Group 444010"/>
              <wp:cNvGraphicFramePr/>
              <a:graphic xmlns:a="http://schemas.openxmlformats.org/drawingml/2006/main">
                <a:graphicData uri="http://schemas.microsoft.com/office/word/2010/wordprocessingGroup">
                  <wpg:wgp>
                    <wpg:cNvGrpSpPr/>
                    <wpg:grpSpPr>
                      <a:xfrm>
                        <a:off x="0" y="0"/>
                        <a:ext cx="7559677" cy="343173"/>
                        <a:chOff x="0" y="0"/>
                        <a:chExt cx="7559677" cy="343173"/>
                      </a:xfrm>
                    </wpg:grpSpPr>
                    <pic:pic xmlns:pic="http://schemas.openxmlformats.org/drawingml/2006/picture">
                      <pic:nvPicPr>
                        <pic:cNvPr id="444011" name="Picture 444011"/>
                        <pic:cNvPicPr/>
                      </pic:nvPicPr>
                      <pic:blipFill>
                        <a:blip r:embed="rId1"/>
                        <a:stretch>
                          <a:fillRect/>
                        </a:stretch>
                      </pic:blipFill>
                      <pic:spPr>
                        <a:xfrm>
                          <a:off x="22857" y="15513"/>
                          <a:ext cx="533832" cy="323215"/>
                        </a:xfrm>
                        <a:prstGeom prst="rect">
                          <a:avLst/>
                        </a:prstGeom>
                      </pic:spPr>
                    </pic:pic>
                    <wps:wsp>
                      <wps:cNvPr id="444012" name="Shape 444012"/>
                      <wps:cNvSpPr/>
                      <wps:spPr>
                        <a:xfrm>
                          <a:off x="0" y="343173"/>
                          <a:ext cx="7559677" cy="0"/>
                        </a:xfrm>
                        <a:custGeom>
                          <a:avLst/>
                          <a:gdLst/>
                          <a:ahLst/>
                          <a:cxnLst/>
                          <a:rect l="0" t="0" r="0" b="0"/>
                          <a:pathLst>
                            <a:path w="7559677">
                              <a:moveTo>
                                <a:pt x="0" y="0"/>
                              </a:moveTo>
                              <a:lnTo>
                                <a:pt x="7559677" y="0"/>
                              </a:lnTo>
                            </a:path>
                          </a:pathLst>
                        </a:custGeom>
                        <a:ln w="9525" cap="flat">
                          <a:round/>
                        </a:ln>
                      </wps:spPr>
                      <wps:style>
                        <a:lnRef idx="1">
                          <a:srgbClr val="21675F"/>
                        </a:lnRef>
                        <a:fillRef idx="0">
                          <a:srgbClr val="000000">
                            <a:alpha val="0"/>
                          </a:srgbClr>
                        </a:fillRef>
                        <a:effectRef idx="0">
                          <a:scrgbClr r="0" g="0" b="0"/>
                        </a:effectRef>
                        <a:fontRef idx="none"/>
                      </wps:style>
                      <wps:bodyPr/>
                    </wps:wsp>
                    <wps:wsp>
                      <wps:cNvPr id="444013" name="Rectangle 444013"/>
                      <wps:cNvSpPr/>
                      <wps:spPr>
                        <a:xfrm>
                          <a:off x="639573" y="0"/>
                          <a:ext cx="810869" cy="291716"/>
                        </a:xfrm>
                        <a:prstGeom prst="rect">
                          <a:avLst/>
                        </a:prstGeom>
                        <a:ln>
                          <a:noFill/>
                        </a:ln>
                      </wps:spPr>
                      <wps:txbx>
                        <w:txbxContent>
                          <w:p w14:paraId="143B8B30" w14:textId="77777777" w:rsidR="0054391F" w:rsidRDefault="00C826BD">
                            <w:pPr>
                              <w:bidi w:val="0"/>
                              <w:jc w:val="left"/>
                            </w:pPr>
                            <w:r>
                              <w:rPr>
                                <w:rFonts w:ascii="Trebuchet MS" w:eastAsia="Trebuchet MS" w:hAnsi="Trebuchet MS" w:cs="Trebuchet MS"/>
                                <w:color w:val="FF0000"/>
                                <w:sz w:val="36"/>
                              </w:rPr>
                              <w:t>Policy</w:t>
                            </w:r>
                          </w:p>
                        </w:txbxContent>
                      </wps:txbx>
                      <wps:bodyPr horzOverflow="overflow" vert="horz" lIns="0" tIns="0" rIns="0" bIns="0" rtlCol="0">
                        <a:noAutofit/>
                      </wps:bodyPr>
                    </wps:wsp>
                    <wps:wsp>
                      <wps:cNvPr id="444014" name="Rectangle 444014"/>
                      <wps:cNvSpPr/>
                      <wps:spPr>
                        <a:xfrm>
                          <a:off x="1249478" y="0"/>
                          <a:ext cx="91515" cy="291716"/>
                        </a:xfrm>
                        <a:prstGeom prst="rect">
                          <a:avLst/>
                        </a:prstGeom>
                        <a:ln>
                          <a:noFill/>
                        </a:ln>
                      </wps:spPr>
                      <wps:txbx>
                        <w:txbxContent>
                          <w:p w14:paraId="767DAD30" w14:textId="77777777" w:rsidR="0054391F" w:rsidRDefault="00C826BD">
                            <w:pPr>
                              <w:bidi w:val="0"/>
                              <w:jc w:val="left"/>
                            </w:pPr>
                            <w:r>
                              <w:rPr>
                                <w:rFonts w:ascii="Trebuchet MS" w:eastAsia="Trebuchet MS" w:hAnsi="Trebuchet MS" w:cs="Trebuchet MS"/>
                                <w:color w:val="FF0000"/>
                                <w:sz w:val="36"/>
                              </w:rPr>
                              <w:t xml:space="preserve"> </w:t>
                            </w:r>
                          </w:p>
                        </w:txbxContent>
                      </wps:txbx>
                      <wps:bodyPr horzOverflow="overflow" vert="horz" lIns="0" tIns="0" rIns="0" bIns="0" rtlCol="0">
                        <a:noAutofit/>
                      </wps:bodyPr>
                    </wps:wsp>
                    <wps:wsp>
                      <wps:cNvPr id="444015" name="Rectangle 444015"/>
                      <wps:cNvSpPr/>
                      <wps:spPr>
                        <a:xfrm>
                          <a:off x="1305815" y="0"/>
                          <a:ext cx="1113995" cy="291716"/>
                        </a:xfrm>
                        <a:prstGeom prst="rect">
                          <a:avLst/>
                        </a:prstGeom>
                        <a:ln>
                          <a:noFill/>
                        </a:ln>
                      </wps:spPr>
                      <wps:txbx>
                        <w:txbxContent>
                          <w:p w14:paraId="555AC4FF" w14:textId="77777777" w:rsidR="0054391F" w:rsidRDefault="00C826BD">
                            <w:pPr>
                              <w:bidi w:val="0"/>
                              <w:jc w:val="left"/>
                            </w:pPr>
                            <w:r>
                              <w:rPr>
                                <w:rFonts w:ascii="Trebuchet MS" w:eastAsia="Trebuchet MS" w:hAnsi="Trebuchet MS" w:cs="Trebuchet MS"/>
                                <w:color w:val="FF0000"/>
                                <w:sz w:val="36"/>
                              </w:rPr>
                              <w:t>Wording</w:t>
                            </w:r>
                          </w:p>
                        </w:txbxContent>
                      </wps:txbx>
                      <wps:bodyPr horzOverflow="overflow" vert="horz" lIns="0" tIns="0" rIns="0" bIns="0" rtlCol="0">
                        <a:noAutofit/>
                      </wps:bodyPr>
                    </wps:wsp>
                    <wps:wsp>
                      <wps:cNvPr id="444016" name="Rectangle 444016"/>
                      <wps:cNvSpPr/>
                      <wps:spPr>
                        <a:xfrm>
                          <a:off x="2144396" y="0"/>
                          <a:ext cx="91515" cy="291716"/>
                        </a:xfrm>
                        <a:prstGeom prst="rect">
                          <a:avLst/>
                        </a:prstGeom>
                        <a:ln>
                          <a:noFill/>
                        </a:ln>
                      </wps:spPr>
                      <wps:txbx>
                        <w:txbxContent>
                          <w:p w14:paraId="555F9E58" w14:textId="77777777" w:rsidR="0054391F" w:rsidRDefault="00C826BD">
                            <w:pPr>
                              <w:bidi w:val="0"/>
                              <w:jc w:val="left"/>
                            </w:pPr>
                            <w:r>
                              <w:rPr>
                                <w:rFonts w:ascii="Trebuchet MS" w:eastAsia="Trebuchet MS" w:hAnsi="Trebuchet MS" w:cs="Trebuchet MS"/>
                                <w:color w:val="FF0000"/>
                                <w:sz w:val="36"/>
                              </w:rPr>
                              <w:t xml:space="preserve"> </w:t>
                            </w:r>
                          </w:p>
                        </w:txbxContent>
                      </wps:txbx>
                      <wps:bodyPr horzOverflow="overflow" vert="horz" lIns="0" tIns="0" rIns="0" bIns="0" rtlCol="0">
                        <a:noAutofit/>
                      </wps:bodyPr>
                    </wps:wsp>
                    <wps:wsp>
                      <wps:cNvPr id="444017" name="Rectangle 444017"/>
                      <wps:cNvSpPr/>
                      <wps:spPr>
                        <a:xfrm>
                          <a:off x="2199260" y="0"/>
                          <a:ext cx="111582" cy="291716"/>
                        </a:xfrm>
                        <a:prstGeom prst="rect">
                          <a:avLst/>
                        </a:prstGeom>
                        <a:ln>
                          <a:noFill/>
                        </a:ln>
                      </wps:spPr>
                      <wps:txbx>
                        <w:txbxContent>
                          <w:p w14:paraId="52A1CA84" w14:textId="77777777" w:rsidR="0054391F" w:rsidRDefault="00C826BD">
                            <w:pPr>
                              <w:bidi w:val="0"/>
                              <w:jc w:val="left"/>
                            </w:pPr>
                            <w:r>
                              <w:rPr>
                                <w:rFonts w:ascii="Trebuchet MS" w:eastAsia="Trebuchet MS" w:hAnsi="Trebuchet MS" w:cs="Trebuchet MS"/>
                                <w:color w:val="FF0000"/>
                                <w:sz w:val="36"/>
                              </w:rPr>
                              <w:t>–</w:t>
                            </w:r>
                          </w:p>
                        </w:txbxContent>
                      </wps:txbx>
                      <wps:bodyPr horzOverflow="overflow" vert="horz" lIns="0" tIns="0" rIns="0" bIns="0" rtlCol="0">
                        <a:noAutofit/>
                      </wps:bodyPr>
                    </wps:wsp>
                    <wps:wsp>
                      <wps:cNvPr id="444018" name="Rectangle 444018"/>
                      <wps:cNvSpPr/>
                      <wps:spPr>
                        <a:xfrm>
                          <a:off x="2283080" y="0"/>
                          <a:ext cx="91515" cy="291716"/>
                        </a:xfrm>
                        <a:prstGeom prst="rect">
                          <a:avLst/>
                        </a:prstGeom>
                        <a:ln>
                          <a:noFill/>
                        </a:ln>
                      </wps:spPr>
                      <wps:txbx>
                        <w:txbxContent>
                          <w:p w14:paraId="5A1A91A1" w14:textId="77777777" w:rsidR="0054391F" w:rsidRDefault="00C826BD">
                            <w:pPr>
                              <w:bidi w:val="0"/>
                              <w:jc w:val="left"/>
                            </w:pPr>
                            <w:r>
                              <w:rPr>
                                <w:rFonts w:ascii="Trebuchet MS" w:eastAsia="Trebuchet MS" w:hAnsi="Trebuchet MS" w:cs="Trebuchet MS"/>
                                <w:color w:val="FF0000"/>
                                <w:sz w:val="36"/>
                              </w:rPr>
                              <w:t xml:space="preserve"> </w:t>
                            </w:r>
                          </w:p>
                        </w:txbxContent>
                      </wps:txbx>
                      <wps:bodyPr horzOverflow="overflow" vert="horz" lIns="0" tIns="0" rIns="0" bIns="0" rtlCol="0">
                        <a:noAutofit/>
                      </wps:bodyPr>
                    </wps:wsp>
                    <wps:wsp>
                      <wps:cNvPr id="444019" name="Rectangle 444019"/>
                      <wps:cNvSpPr/>
                      <wps:spPr>
                        <a:xfrm>
                          <a:off x="2344040" y="0"/>
                          <a:ext cx="1086632" cy="291716"/>
                        </a:xfrm>
                        <a:prstGeom prst="rect">
                          <a:avLst/>
                        </a:prstGeom>
                        <a:ln>
                          <a:noFill/>
                        </a:ln>
                      </wps:spPr>
                      <wps:txbx>
                        <w:txbxContent>
                          <w:p w14:paraId="00142D1D" w14:textId="77777777" w:rsidR="0054391F" w:rsidRDefault="00C826BD">
                            <w:pPr>
                              <w:bidi w:val="0"/>
                              <w:jc w:val="left"/>
                            </w:pPr>
                            <w:r>
                              <w:rPr>
                                <w:rFonts w:ascii="Trebuchet MS" w:eastAsia="Trebuchet MS" w:hAnsi="Trebuchet MS" w:cs="Trebuchet MS"/>
                                <w:color w:val="FF0000"/>
                                <w:sz w:val="36"/>
                              </w:rPr>
                              <w:t>Inbound</w:t>
                            </w:r>
                          </w:p>
                        </w:txbxContent>
                      </wps:txbx>
                      <wps:bodyPr horzOverflow="overflow" vert="horz" lIns="0" tIns="0" rIns="0" bIns="0" rtlCol="0">
                        <a:noAutofit/>
                      </wps:bodyPr>
                    </wps:wsp>
                    <wps:wsp>
                      <wps:cNvPr id="444020" name="Rectangle 444020"/>
                      <wps:cNvSpPr/>
                      <wps:spPr>
                        <a:xfrm>
                          <a:off x="3162428" y="0"/>
                          <a:ext cx="91515" cy="291716"/>
                        </a:xfrm>
                        <a:prstGeom prst="rect">
                          <a:avLst/>
                        </a:prstGeom>
                        <a:ln>
                          <a:noFill/>
                        </a:ln>
                      </wps:spPr>
                      <wps:txbx>
                        <w:txbxContent>
                          <w:p w14:paraId="7FBDD9C5" w14:textId="77777777" w:rsidR="0054391F" w:rsidRDefault="00C826BD">
                            <w:pPr>
                              <w:bidi w:val="0"/>
                              <w:jc w:val="left"/>
                            </w:pPr>
                            <w:r>
                              <w:rPr>
                                <w:rFonts w:ascii="Trebuchet MS" w:eastAsia="Trebuchet MS" w:hAnsi="Trebuchet MS" w:cs="Trebuchet MS"/>
                                <w:color w:val="FF0000"/>
                                <w:sz w:val="36"/>
                              </w:rPr>
                              <w:t xml:space="preserve"> </w:t>
                            </w:r>
                          </w:p>
                        </w:txbxContent>
                      </wps:txbx>
                      <wps:bodyPr horzOverflow="overflow" vert="horz" lIns="0" tIns="0" rIns="0" bIns="0" rtlCol="0">
                        <a:noAutofit/>
                      </wps:bodyPr>
                    </wps:wsp>
                    <wps:wsp>
                      <wps:cNvPr id="444021" name="Rectangle 444021"/>
                      <wps:cNvSpPr/>
                      <wps:spPr>
                        <a:xfrm>
                          <a:off x="3223388" y="0"/>
                          <a:ext cx="839449" cy="291716"/>
                        </a:xfrm>
                        <a:prstGeom prst="rect">
                          <a:avLst/>
                        </a:prstGeom>
                        <a:ln>
                          <a:noFill/>
                        </a:ln>
                      </wps:spPr>
                      <wps:txbx>
                        <w:txbxContent>
                          <w:p w14:paraId="23BEFED6" w14:textId="77777777" w:rsidR="0054391F" w:rsidRDefault="00C826BD">
                            <w:pPr>
                              <w:bidi w:val="0"/>
                              <w:jc w:val="left"/>
                            </w:pPr>
                            <w:r>
                              <w:rPr>
                                <w:rFonts w:ascii="Trebuchet MS" w:eastAsia="Trebuchet MS" w:hAnsi="Trebuchet MS" w:cs="Trebuchet MS"/>
                                <w:color w:val="FF0000"/>
                                <w:sz w:val="36"/>
                              </w:rPr>
                              <w:t>Travel</w:t>
                            </w:r>
                          </w:p>
                        </w:txbxContent>
                      </wps:txbx>
                      <wps:bodyPr horzOverflow="overflow" vert="horz" lIns="0" tIns="0" rIns="0" bIns="0" rtlCol="0">
                        <a:noAutofit/>
                      </wps:bodyPr>
                    </wps:wsp>
                    <wps:wsp>
                      <wps:cNvPr id="444022" name="Rectangle 444022"/>
                      <wps:cNvSpPr/>
                      <wps:spPr>
                        <a:xfrm>
                          <a:off x="3853054" y="0"/>
                          <a:ext cx="91515" cy="291716"/>
                        </a:xfrm>
                        <a:prstGeom prst="rect">
                          <a:avLst/>
                        </a:prstGeom>
                        <a:ln>
                          <a:noFill/>
                        </a:ln>
                      </wps:spPr>
                      <wps:txbx>
                        <w:txbxContent>
                          <w:p w14:paraId="39679796" w14:textId="77777777" w:rsidR="0054391F" w:rsidRDefault="00C826BD">
                            <w:pPr>
                              <w:bidi w:val="0"/>
                              <w:jc w:val="left"/>
                            </w:pPr>
                            <w:r>
                              <w:rPr>
                                <w:rFonts w:ascii="Trebuchet MS" w:eastAsia="Trebuchet MS" w:hAnsi="Trebuchet MS" w:cs="Trebuchet MS"/>
                                <w:sz w:val="36"/>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444010" style="width:595.25pt;height:27.0215pt;position:absolute;mso-position-horizontal-relative:page;mso-position-horizontal:absolute;margin-left:0.39992pt;mso-position-vertical-relative:page;margin-top:36.5285pt;" coordsize="75596,3431">
              <v:shape id="Picture 444011" style="position:absolute;width:5338;height:3232;left:228;top:155;" filled="f">
                <v:imagedata r:id="rId14"/>
              </v:shape>
              <v:shape id="Shape 444012" style="position:absolute;width:75596;height:0;left:0;top:3431;" coordsize="7559677,0" path="m0,0l7559677,0">
                <v:stroke weight="0.75pt" endcap="flat" joinstyle="round" on="true" color="#21675f"/>
                <v:fill on="false" color="#000000" opacity="0"/>
              </v:shape>
              <v:rect id="Rectangle 444013" style="position:absolute;width:8108;height:2917;left:6395;top:0;" filled="f" stroked="f">
                <v:textbox inset="0,0,0,0">
                  <w:txbxContent>
                    <w:p>
                      <w:pPr>
                        <w:bidi w:val="0"/>
                        <w:spacing w:before="0" w:after="160" w:line="259" w:lineRule="auto"/>
                        <w:jc w:val="left"/>
                      </w:pPr>
                      <w:r>
                        <w:rPr>
                          <w:rFonts w:cs="Trebuchet MS" w:hAnsi="Trebuchet MS" w:eastAsia="Trebuchet MS" w:ascii="Trebuchet MS"/>
                          <w:color w:val="ff0000"/>
                          <w:sz w:val="36"/>
                        </w:rPr>
                        <w:t xml:space="preserve">Policy</w:t>
                      </w:r>
                    </w:p>
                  </w:txbxContent>
                </v:textbox>
              </v:rect>
              <v:rect id="Rectangle 444014" style="position:absolute;width:915;height:2917;left:12494;top:0;" filled="f" stroked="f">
                <v:textbox inset="0,0,0,0">
                  <w:txbxContent>
                    <w:p>
                      <w:pPr>
                        <w:bidi w:val="0"/>
                        <w:spacing w:before="0" w:after="160" w:line="259" w:lineRule="auto"/>
                        <w:jc w:val="left"/>
                      </w:pPr>
                      <w:r>
                        <w:rPr>
                          <w:rFonts w:cs="Trebuchet MS" w:hAnsi="Trebuchet MS" w:eastAsia="Trebuchet MS" w:ascii="Trebuchet MS"/>
                          <w:color w:val="ff0000"/>
                          <w:sz w:val="36"/>
                        </w:rPr>
                        <w:t xml:space="preserve"> </w:t>
                      </w:r>
                    </w:p>
                  </w:txbxContent>
                </v:textbox>
              </v:rect>
              <v:rect id="Rectangle 444015" style="position:absolute;width:11139;height:2917;left:13058;top:0;" filled="f" stroked="f">
                <v:textbox inset="0,0,0,0">
                  <w:txbxContent>
                    <w:p>
                      <w:pPr>
                        <w:bidi w:val="0"/>
                        <w:spacing w:before="0" w:after="160" w:line="259" w:lineRule="auto"/>
                        <w:jc w:val="left"/>
                      </w:pPr>
                      <w:r>
                        <w:rPr>
                          <w:rFonts w:cs="Trebuchet MS" w:hAnsi="Trebuchet MS" w:eastAsia="Trebuchet MS" w:ascii="Trebuchet MS"/>
                          <w:color w:val="ff0000"/>
                          <w:sz w:val="36"/>
                        </w:rPr>
                        <w:t xml:space="preserve">Wording</w:t>
                      </w:r>
                    </w:p>
                  </w:txbxContent>
                </v:textbox>
              </v:rect>
              <v:rect id="Rectangle 444016" style="position:absolute;width:915;height:2917;left:21443;top:0;" filled="f" stroked="f">
                <v:textbox inset="0,0,0,0">
                  <w:txbxContent>
                    <w:p>
                      <w:pPr>
                        <w:bidi w:val="0"/>
                        <w:spacing w:before="0" w:after="160" w:line="259" w:lineRule="auto"/>
                        <w:jc w:val="left"/>
                      </w:pPr>
                      <w:r>
                        <w:rPr>
                          <w:rFonts w:cs="Trebuchet MS" w:hAnsi="Trebuchet MS" w:eastAsia="Trebuchet MS" w:ascii="Trebuchet MS"/>
                          <w:color w:val="ff0000"/>
                          <w:sz w:val="36"/>
                        </w:rPr>
                        <w:t xml:space="preserve"> </w:t>
                      </w:r>
                    </w:p>
                  </w:txbxContent>
                </v:textbox>
              </v:rect>
              <v:rect id="Rectangle 444017" style="position:absolute;width:1115;height:2917;left:21992;top:0;" filled="f" stroked="f">
                <v:textbox inset="0,0,0,0">
                  <w:txbxContent>
                    <w:p>
                      <w:pPr>
                        <w:bidi w:val="0"/>
                        <w:spacing w:before="0" w:after="160" w:line="259" w:lineRule="auto"/>
                        <w:jc w:val="left"/>
                      </w:pPr>
                      <w:r>
                        <w:rPr>
                          <w:rFonts w:cs="Trebuchet MS" w:hAnsi="Trebuchet MS" w:eastAsia="Trebuchet MS" w:ascii="Trebuchet MS"/>
                          <w:color w:val="ff0000"/>
                          <w:sz w:val="36"/>
                        </w:rPr>
                        <w:t xml:space="preserve">–</w:t>
                      </w:r>
                    </w:p>
                  </w:txbxContent>
                </v:textbox>
              </v:rect>
              <v:rect id="Rectangle 444018" style="position:absolute;width:915;height:2917;left:22830;top:0;" filled="f" stroked="f">
                <v:textbox inset="0,0,0,0">
                  <w:txbxContent>
                    <w:p>
                      <w:pPr>
                        <w:bidi w:val="0"/>
                        <w:spacing w:before="0" w:after="160" w:line="259" w:lineRule="auto"/>
                        <w:jc w:val="left"/>
                      </w:pPr>
                      <w:r>
                        <w:rPr>
                          <w:rFonts w:cs="Trebuchet MS" w:hAnsi="Trebuchet MS" w:eastAsia="Trebuchet MS" w:ascii="Trebuchet MS"/>
                          <w:color w:val="ff0000"/>
                          <w:sz w:val="36"/>
                        </w:rPr>
                        <w:t xml:space="preserve"> </w:t>
                      </w:r>
                    </w:p>
                  </w:txbxContent>
                </v:textbox>
              </v:rect>
              <v:rect id="Rectangle 444019" style="position:absolute;width:10866;height:2917;left:23440;top:0;" filled="f" stroked="f">
                <v:textbox inset="0,0,0,0">
                  <w:txbxContent>
                    <w:p>
                      <w:pPr>
                        <w:bidi w:val="0"/>
                        <w:spacing w:before="0" w:after="160" w:line="259" w:lineRule="auto"/>
                        <w:jc w:val="left"/>
                      </w:pPr>
                      <w:r>
                        <w:rPr>
                          <w:rFonts w:cs="Trebuchet MS" w:hAnsi="Trebuchet MS" w:eastAsia="Trebuchet MS" w:ascii="Trebuchet MS"/>
                          <w:color w:val="ff0000"/>
                          <w:sz w:val="36"/>
                        </w:rPr>
                        <w:t xml:space="preserve">Inbound</w:t>
                      </w:r>
                    </w:p>
                  </w:txbxContent>
                </v:textbox>
              </v:rect>
              <v:rect id="Rectangle 444020" style="position:absolute;width:915;height:2917;left:31624;top:0;" filled="f" stroked="f">
                <v:textbox inset="0,0,0,0">
                  <w:txbxContent>
                    <w:p>
                      <w:pPr>
                        <w:bidi w:val="0"/>
                        <w:spacing w:before="0" w:after="160" w:line="259" w:lineRule="auto"/>
                        <w:jc w:val="left"/>
                      </w:pPr>
                      <w:r>
                        <w:rPr>
                          <w:rFonts w:cs="Trebuchet MS" w:hAnsi="Trebuchet MS" w:eastAsia="Trebuchet MS" w:ascii="Trebuchet MS"/>
                          <w:color w:val="ff0000"/>
                          <w:sz w:val="36"/>
                        </w:rPr>
                        <w:t xml:space="preserve"> </w:t>
                      </w:r>
                    </w:p>
                  </w:txbxContent>
                </v:textbox>
              </v:rect>
              <v:rect id="Rectangle 444021" style="position:absolute;width:8394;height:2917;left:32233;top:0;" filled="f" stroked="f">
                <v:textbox inset="0,0,0,0">
                  <w:txbxContent>
                    <w:p>
                      <w:pPr>
                        <w:bidi w:val="0"/>
                        <w:spacing w:before="0" w:after="160" w:line="259" w:lineRule="auto"/>
                        <w:jc w:val="left"/>
                      </w:pPr>
                      <w:r>
                        <w:rPr>
                          <w:rFonts w:cs="Trebuchet MS" w:hAnsi="Trebuchet MS" w:eastAsia="Trebuchet MS" w:ascii="Trebuchet MS"/>
                          <w:color w:val="ff0000"/>
                          <w:sz w:val="36"/>
                        </w:rPr>
                        <w:t xml:space="preserve">Travel</w:t>
                      </w:r>
                    </w:p>
                  </w:txbxContent>
                </v:textbox>
              </v:rect>
              <v:rect id="Rectangle 444022" style="position:absolute;width:915;height:2917;left:38530;top:0;" filled="f" stroked="f">
                <v:textbox inset="0,0,0,0">
                  <w:txbxContent>
                    <w:p>
                      <w:pPr>
                        <w:bidi w:val="0"/>
                        <w:spacing w:before="0" w:after="160" w:line="259" w:lineRule="auto"/>
                        <w:jc w:val="left"/>
                      </w:pPr>
                      <w:r>
                        <w:rPr>
                          <w:rFonts w:cs="Trebuchet MS" w:hAnsi="Trebuchet MS" w:eastAsia="Trebuchet MS" w:ascii="Trebuchet MS"/>
                          <w:sz w:val="36"/>
                        </w:rPr>
                        <w:t xml:space="preserve"> </w:t>
                      </w:r>
                    </w:p>
                  </w:txbxContent>
                </v:textbox>
              </v:rect>
              <w10:wrap type="square"/>
            </v:group>
          </w:pict>
        </mc:Fallback>
      </mc:AlternateContent>
    </w:r>
    <w:r>
      <w:rPr>
        <w:sz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DFAB3" w14:textId="77777777" w:rsidR="0054391F" w:rsidRDefault="00C826BD">
    <w:pPr>
      <w:bidi w:val="0"/>
      <w:spacing w:after="0"/>
      <w:jc w:val="left"/>
    </w:pPr>
    <w:r>
      <w:rPr>
        <w:noProof/>
      </w:rPr>
      <mc:AlternateContent>
        <mc:Choice Requires="wpg">
          <w:drawing>
            <wp:anchor distT="0" distB="0" distL="114300" distR="114300" simplePos="0" relativeHeight="251659264" behindDoc="0" locked="0" layoutInCell="1" allowOverlap="1" wp14:anchorId="12E768B2" wp14:editId="52A824D8">
              <wp:simplePos x="0" y="0"/>
              <wp:positionH relativeFrom="page">
                <wp:posOffset>5079</wp:posOffset>
              </wp:positionH>
              <wp:positionV relativeFrom="page">
                <wp:posOffset>463912</wp:posOffset>
              </wp:positionV>
              <wp:extent cx="7559677" cy="343173"/>
              <wp:effectExtent l="0" t="0" r="0" b="0"/>
              <wp:wrapSquare wrapText="bothSides"/>
              <wp:docPr id="443970" name="Group 443970"/>
              <wp:cNvGraphicFramePr/>
              <a:graphic xmlns:a="http://schemas.openxmlformats.org/drawingml/2006/main">
                <a:graphicData uri="http://schemas.microsoft.com/office/word/2010/wordprocessingGroup">
                  <wpg:wgp>
                    <wpg:cNvGrpSpPr/>
                    <wpg:grpSpPr>
                      <a:xfrm>
                        <a:off x="0" y="0"/>
                        <a:ext cx="7559677" cy="343173"/>
                        <a:chOff x="0" y="0"/>
                        <a:chExt cx="7559677" cy="343173"/>
                      </a:xfrm>
                    </wpg:grpSpPr>
                    <pic:pic xmlns:pic="http://schemas.openxmlformats.org/drawingml/2006/picture">
                      <pic:nvPicPr>
                        <pic:cNvPr id="443971" name="Picture 443971"/>
                        <pic:cNvPicPr/>
                      </pic:nvPicPr>
                      <pic:blipFill>
                        <a:blip r:embed="rId1"/>
                        <a:stretch>
                          <a:fillRect/>
                        </a:stretch>
                      </pic:blipFill>
                      <pic:spPr>
                        <a:xfrm>
                          <a:off x="22857" y="15513"/>
                          <a:ext cx="533832" cy="323215"/>
                        </a:xfrm>
                        <a:prstGeom prst="rect">
                          <a:avLst/>
                        </a:prstGeom>
                      </pic:spPr>
                    </pic:pic>
                    <wps:wsp>
                      <wps:cNvPr id="443972" name="Shape 443972"/>
                      <wps:cNvSpPr/>
                      <wps:spPr>
                        <a:xfrm>
                          <a:off x="0" y="343173"/>
                          <a:ext cx="7559677" cy="0"/>
                        </a:xfrm>
                        <a:custGeom>
                          <a:avLst/>
                          <a:gdLst/>
                          <a:ahLst/>
                          <a:cxnLst/>
                          <a:rect l="0" t="0" r="0" b="0"/>
                          <a:pathLst>
                            <a:path w="7559677">
                              <a:moveTo>
                                <a:pt x="0" y="0"/>
                              </a:moveTo>
                              <a:lnTo>
                                <a:pt x="7559677" y="0"/>
                              </a:lnTo>
                            </a:path>
                          </a:pathLst>
                        </a:custGeom>
                        <a:ln w="9525" cap="flat">
                          <a:round/>
                        </a:ln>
                      </wps:spPr>
                      <wps:style>
                        <a:lnRef idx="1">
                          <a:srgbClr val="21675F"/>
                        </a:lnRef>
                        <a:fillRef idx="0">
                          <a:srgbClr val="000000">
                            <a:alpha val="0"/>
                          </a:srgbClr>
                        </a:fillRef>
                        <a:effectRef idx="0">
                          <a:scrgbClr r="0" g="0" b="0"/>
                        </a:effectRef>
                        <a:fontRef idx="none"/>
                      </wps:style>
                      <wps:bodyPr/>
                    </wps:wsp>
                    <wps:wsp>
                      <wps:cNvPr id="443973" name="Rectangle 443973"/>
                      <wps:cNvSpPr/>
                      <wps:spPr>
                        <a:xfrm>
                          <a:off x="639573" y="0"/>
                          <a:ext cx="810869" cy="291716"/>
                        </a:xfrm>
                        <a:prstGeom prst="rect">
                          <a:avLst/>
                        </a:prstGeom>
                        <a:ln>
                          <a:noFill/>
                        </a:ln>
                      </wps:spPr>
                      <wps:txbx>
                        <w:txbxContent>
                          <w:p w14:paraId="6B03E3E0" w14:textId="77777777" w:rsidR="0054391F" w:rsidRDefault="00C826BD">
                            <w:pPr>
                              <w:bidi w:val="0"/>
                              <w:jc w:val="left"/>
                            </w:pPr>
                            <w:r>
                              <w:rPr>
                                <w:rFonts w:ascii="Trebuchet MS" w:eastAsia="Trebuchet MS" w:hAnsi="Trebuchet MS" w:cs="Trebuchet MS"/>
                                <w:color w:val="FF0000"/>
                                <w:sz w:val="36"/>
                              </w:rPr>
                              <w:t>Policy</w:t>
                            </w:r>
                          </w:p>
                        </w:txbxContent>
                      </wps:txbx>
                      <wps:bodyPr horzOverflow="overflow" vert="horz" lIns="0" tIns="0" rIns="0" bIns="0" rtlCol="0">
                        <a:noAutofit/>
                      </wps:bodyPr>
                    </wps:wsp>
                    <wps:wsp>
                      <wps:cNvPr id="443974" name="Rectangle 443974"/>
                      <wps:cNvSpPr/>
                      <wps:spPr>
                        <a:xfrm>
                          <a:off x="1249478" y="0"/>
                          <a:ext cx="91515" cy="291716"/>
                        </a:xfrm>
                        <a:prstGeom prst="rect">
                          <a:avLst/>
                        </a:prstGeom>
                        <a:ln>
                          <a:noFill/>
                        </a:ln>
                      </wps:spPr>
                      <wps:txbx>
                        <w:txbxContent>
                          <w:p w14:paraId="25C4ECB0" w14:textId="77777777" w:rsidR="0054391F" w:rsidRDefault="00C826BD">
                            <w:pPr>
                              <w:bidi w:val="0"/>
                              <w:jc w:val="left"/>
                            </w:pPr>
                            <w:r>
                              <w:rPr>
                                <w:rFonts w:ascii="Trebuchet MS" w:eastAsia="Trebuchet MS" w:hAnsi="Trebuchet MS" w:cs="Trebuchet MS"/>
                                <w:color w:val="FF0000"/>
                                <w:sz w:val="36"/>
                              </w:rPr>
                              <w:t xml:space="preserve"> </w:t>
                            </w:r>
                          </w:p>
                        </w:txbxContent>
                      </wps:txbx>
                      <wps:bodyPr horzOverflow="overflow" vert="horz" lIns="0" tIns="0" rIns="0" bIns="0" rtlCol="0">
                        <a:noAutofit/>
                      </wps:bodyPr>
                    </wps:wsp>
                    <wps:wsp>
                      <wps:cNvPr id="443975" name="Rectangle 443975"/>
                      <wps:cNvSpPr/>
                      <wps:spPr>
                        <a:xfrm>
                          <a:off x="1305815" y="0"/>
                          <a:ext cx="1113995" cy="291716"/>
                        </a:xfrm>
                        <a:prstGeom prst="rect">
                          <a:avLst/>
                        </a:prstGeom>
                        <a:ln>
                          <a:noFill/>
                        </a:ln>
                      </wps:spPr>
                      <wps:txbx>
                        <w:txbxContent>
                          <w:p w14:paraId="65A8E845" w14:textId="77777777" w:rsidR="0054391F" w:rsidRDefault="00C826BD">
                            <w:pPr>
                              <w:bidi w:val="0"/>
                              <w:jc w:val="left"/>
                            </w:pPr>
                            <w:r>
                              <w:rPr>
                                <w:rFonts w:ascii="Trebuchet MS" w:eastAsia="Trebuchet MS" w:hAnsi="Trebuchet MS" w:cs="Trebuchet MS"/>
                                <w:color w:val="FF0000"/>
                                <w:sz w:val="36"/>
                              </w:rPr>
                              <w:t>Wording</w:t>
                            </w:r>
                          </w:p>
                        </w:txbxContent>
                      </wps:txbx>
                      <wps:bodyPr horzOverflow="overflow" vert="horz" lIns="0" tIns="0" rIns="0" bIns="0" rtlCol="0">
                        <a:noAutofit/>
                      </wps:bodyPr>
                    </wps:wsp>
                    <wps:wsp>
                      <wps:cNvPr id="443976" name="Rectangle 443976"/>
                      <wps:cNvSpPr/>
                      <wps:spPr>
                        <a:xfrm>
                          <a:off x="2144396" y="0"/>
                          <a:ext cx="91515" cy="291716"/>
                        </a:xfrm>
                        <a:prstGeom prst="rect">
                          <a:avLst/>
                        </a:prstGeom>
                        <a:ln>
                          <a:noFill/>
                        </a:ln>
                      </wps:spPr>
                      <wps:txbx>
                        <w:txbxContent>
                          <w:p w14:paraId="0270F923" w14:textId="77777777" w:rsidR="0054391F" w:rsidRDefault="00C826BD">
                            <w:pPr>
                              <w:bidi w:val="0"/>
                              <w:jc w:val="left"/>
                            </w:pPr>
                            <w:r>
                              <w:rPr>
                                <w:rFonts w:ascii="Trebuchet MS" w:eastAsia="Trebuchet MS" w:hAnsi="Trebuchet MS" w:cs="Trebuchet MS"/>
                                <w:color w:val="FF0000"/>
                                <w:sz w:val="36"/>
                              </w:rPr>
                              <w:t xml:space="preserve"> </w:t>
                            </w:r>
                          </w:p>
                        </w:txbxContent>
                      </wps:txbx>
                      <wps:bodyPr horzOverflow="overflow" vert="horz" lIns="0" tIns="0" rIns="0" bIns="0" rtlCol="0">
                        <a:noAutofit/>
                      </wps:bodyPr>
                    </wps:wsp>
                    <wps:wsp>
                      <wps:cNvPr id="443977" name="Rectangle 443977"/>
                      <wps:cNvSpPr/>
                      <wps:spPr>
                        <a:xfrm>
                          <a:off x="2199260" y="0"/>
                          <a:ext cx="111582" cy="291716"/>
                        </a:xfrm>
                        <a:prstGeom prst="rect">
                          <a:avLst/>
                        </a:prstGeom>
                        <a:ln>
                          <a:noFill/>
                        </a:ln>
                      </wps:spPr>
                      <wps:txbx>
                        <w:txbxContent>
                          <w:p w14:paraId="324A48C8" w14:textId="77777777" w:rsidR="0054391F" w:rsidRDefault="00C826BD">
                            <w:pPr>
                              <w:bidi w:val="0"/>
                              <w:jc w:val="left"/>
                            </w:pPr>
                            <w:r>
                              <w:rPr>
                                <w:rFonts w:ascii="Trebuchet MS" w:eastAsia="Trebuchet MS" w:hAnsi="Trebuchet MS" w:cs="Trebuchet MS"/>
                                <w:color w:val="FF0000"/>
                                <w:sz w:val="36"/>
                              </w:rPr>
                              <w:t>–</w:t>
                            </w:r>
                          </w:p>
                        </w:txbxContent>
                      </wps:txbx>
                      <wps:bodyPr horzOverflow="overflow" vert="horz" lIns="0" tIns="0" rIns="0" bIns="0" rtlCol="0">
                        <a:noAutofit/>
                      </wps:bodyPr>
                    </wps:wsp>
                    <wps:wsp>
                      <wps:cNvPr id="443978" name="Rectangle 443978"/>
                      <wps:cNvSpPr/>
                      <wps:spPr>
                        <a:xfrm>
                          <a:off x="2283080" y="0"/>
                          <a:ext cx="91515" cy="291716"/>
                        </a:xfrm>
                        <a:prstGeom prst="rect">
                          <a:avLst/>
                        </a:prstGeom>
                        <a:ln>
                          <a:noFill/>
                        </a:ln>
                      </wps:spPr>
                      <wps:txbx>
                        <w:txbxContent>
                          <w:p w14:paraId="5D2FD005" w14:textId="77777777" w:rsidR="0054391F" w:rsidRDefault="00C826BD">
                            <w:pPr>
                              <w:bidi w:val="0"/>
                              <w:jc w:val="left"/>
                            </w:pPr>
                            <w:r>
                              <w:rPr>
                                <w:rFonts w:ascii="Trebuchet MS" w:eastAsia="Trebuchet MS" w:hAnsi="Trebuchet MS" w:cs="Trebuchet MS"/>
                                <w:color w:val="FF0000"/>
                                <w:sz w:val="36"/>
                              </w:rPr>
                              <w:t xml:space="preserve"> </w:t>
                            </w:r>
                          </w:p>
                        </w:txbxContent>
                      </wps:txbx>
                      <wps:bodyPr horzOverflow="overflow" vert="horz" lIns="0" tIns="0" rIns="0" bIns="0" rtlCol="0">
                        <a:noAutofit/>
                      </wps:bodyPr>
                    </wps:wsp>
                    <wps:wsp>
                      <wps:cNvPr id="443979" name="Rectangle 443979"/>
                      <wps:cNvSpPr/>
                      <wps:spPr>
                        <a:xfrm>
                          <a:off x="2344040" y="0"/>
                          <a:ext cx="1086632" cy="291716"/>
                        </a:xfrm>
                        <a:prstGeom prst="rect">
                          <a:avLst/>
                        </a:prstGeom>
                        <a:ln>
                          <a:noFill/>
                        </a:ln>
                      </wps:spPr>
                      <wps:txbx>
                        <w:txbxContent>
                          <w:p w14:paraId="1B489F4F" w14:textId="77777777" w:rsidR="0054391F" w:rsidRDefault="00C826BD">
                            <w:pPr>
                              <w:bidi w:val="0"/>
                              <w:jc w:val="left"/>
                            </w:pPr>
                            <w:r>
                              <w:rPr>
                                <w:rFonts w:ascii="Trebuchet MS" w:eastAsia="Trebuchet MS" w:hAnsi="Trebuchet MS" w:cs="Trebuchet MS"/>
                                <w:color w:val="FF0000"/>
                                <w:sz w:val="36"/>
                              </w:rPr>
                              <w:t>Inbound</w:t>
                            </w:r>
                          </w:p>
                        </w:txbxContent>
                      </wps:txbx>
                      <wps:bodyPr horzOverflow="overflow" vert="horz" lIns="0" tIns="0" rIns="0" bIns="0" rtlCol="0">
                        <a:noAutofit/>
                      </wps:bodyPr>
                    </wps:wsp>
                    <wps:wsp>
                      <wps:cNvPr id="443980" name="Rectangle 443980"/>
                      <wps:cNvSpPr/>
                      <wps:spPr>
                        <a:xfrm>
                          <a:off x="3162428" y="0"/>
                          <a:ext cx="91515" cy="291716"/>
                        </a:xfrm>
                        <a:prstGeom prst="rect">
                          <a:avLst/>
                        </a:prstGeom>
                        <a:ln>
                          <a:noFill/>
                        </a:ln>
                      </wps:spPr>
                      <wps:txbx>
                        <w:txbxContent>
                          <w:p w14:paraId="43CFF2C7" w14:textId="77777777" w:rsidR="0054391F" w:rsidRDefault="00C826BD">
                            <w:pPr>
                              <w:bidi w:val="0"/>
                              <w:jc w:val="left"/>
                            </w:pPr>
                            <w:r>
                              <w:rPr>
                                <w:rFonts w:ascii="Trebuchet MS" w:eastAsia="Trebuchet MS" w:hAnsi="Trebuchet MS" w:cs="Trebuchet MS"/>
                                <w:color w:val="FF0000"/>
                                <w:sz w:val="36"/>
                              </w:rPr>
                              <w:t xml:space="preserve"> </w:t>
                            </w:r>
                          </w:p>
                        </w:txbxContent>
                      </wps:txbx>
                      <wps:bodyPr horzOverflow="overflow" vert="horz" lIns="0" tIns="0" rIns="0" bIns="0" rtlCol="0">
                        <a:noAutofit/>
                      </wps:bodyPr>
                    </wps:wsp>
                    <wps:wsp>
                      <wps:cNvPr id="443981" name="Rectangle 443981"/>
                      <wps:cNvSpPr/>
                      <wps:spPr>
                        <a:xfrm>
                          <a:off x="3223388" y="0"/>
                          <a:ext cx="839449" cy="291716"/>
                        </a:xfrm>
                        <a:prstGeom prst="rect">
                          <a:avLst/>
                        </a:prstGeom>
                        <a:ln>
                          <a:noFill/>
                        </a:ln>
                      </wps:spPr>
                      <wps:txbx>
                        <w:txbxContent>
                          <w:p w14:paraId="1E3AC85B" w14:textId="77777777" w:rsidR="0054391F" w:rsidRDefault="00C826BD">
                            <w:pPr>
                              <w:bidi w:val="0"/>
                              <w:jc w:val="left"/>
                            </w:pPr>
                            <w:r>
                              <w:rPr>
                                <w:rFonts w:ascii="Trebuchet MS" w:eastAsia="Trebuchet MS" w:hAnsi="Trebuchet MS" w:cs="Trebuchet MS"/>
                                <w:color w:val="FF0000"/>
                                <w:sz w:val="36"/>
                              </w:rPr>
                              <w:t>Travel</w:t>
                            </w:r>
                          </w:p>
                        </w:txbxContent>
                      </wps:txbx>
                      <wps:bodyPr horzOverflow="overflow" vert="horz" lIns="0" tIns="0" rIns="0" bIns="0" rtlCol="0">
                        <a:noAutofit/>
                      </wps:bodyPr>
                    </wps:wsp>
                    <wps:wsp>
                      <wps:cNvPr id="443982" name="Rectangle 443982"/>
                      <wps:cNvSpPr/>
                      <wps:spPr>
                        <a:xfrm>
                          <a:off x="3853054" y="0"/>
                          <a:ext cx="91515" cy="291716"/>
                        </a:xfrm>
                        <a:prstGeom prst="rect">
                          <a:avLst/>
                        </a:prstGeom>
                        <a:ln>
                          <a:noFill/>
                        </a:ln>
                      </wps:spPr>
                      <wps:txbx>
                        <w:txbxContent>
                          <w:p w14:paraId="3B1F6793" w14:textId="77777777" w:rsidR="0054391F" w:rsidRDefault="00C826BD">
                            <w:pPr>
                              <w:bidi w:val="0"/>
                              <w:jc w:val="left"/>
                            </w:pPr>
                            <w:r>
                              <w:rPr>
                                <w:rFonts w:ascii="Trebuchet MS" w:eastAsia="Trebuchet MS" w:hAnsi="Trebuchet MS" w:cs="Trebuchet MS"/>
                                <w:sz w:val="36"/>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443970" style="width:595.25pt;height:27.0215pt;position:absolute;mso-position-horizontal-relative:page;mso-position-horizontal:absolute;margin-left:0.39992pt;mso-position-vertical-relative:page;margin-top:36.5285pt;" coordsize="75596,3431">
              <v:shape id="Picture 443971" style="position:absolute;width:5338;height:3232;left:228;top:155;" filled="f">
                <v:imagedata r:id="rId14"/>
              </v:shape>
              <v:shape id="Shape 443972" style="position:absolute;width:75596;height:0;left:0;top:3431;" coordsize="7559677,0" path="m0,0l7559677,0">
                <v:stroke weight="0.75pt" endcap="flat" joinstyle="round" on="true" color="#21675f"/>
                <v:fill on="false" color="#000000" opacity="0"/>
              </v:shape>
              <v:rect id="Rectangle 443973" style="position:absolute;width:8108;height:2917;left:6395;top:0;" filled="f" stroked="f">
                <v:textbox inset="0,0,0,0">
                  <w:txbxContent>
                    <w:p>
                      <w:pPr>
                        <w:bidi w:val="0"/>
                        <w:spacing w:before="0" w:after="160" w:line="259" w:lineRule="auto"/>
                        <w:jc w:val="left"/>
                      </w:pPr>
                      <w:r>
                        <w:rPr>
                          <w:rFonts w:cs="Trebuchet MS" w:hAnsi="Trebuchet MS" w:eastAsia="Trebuchet MS" w:ascii="Trebuchet MS"/>
                          <w:color w:val="ff0000"/>
                          <w:sz w:val="36"/>
                        </w:rPr>
                        <w:t xml:space="preserve">Policy</w:t>
                      </w:r>
                    </w:p>
                  </w:txbxContent>
                </v:textbox>
              </v:rect>
              <v:rect id="Rectangle 443974" style="position:absolute;width:915;height:2917;left:12494;top:0;" filled="f" stroked="f">
                <v:textbox inset="0,0,0,0">
                  <w:txbxContent>
                    <w:p>
                      <w:pPr>
                        <w:bidi w:val="0"/>
                        <w:spacing w:before="0" w:after="160" w:line="259" w:lineRule="auto"/>
                        <w:jc w:val="left"/>
                      </w:pPr>
                      <w:r>
                        <w:rPr>
                          <w:rFonts w:cs="Trebuchet MS" w:hAnsi="Trebuchet MS" w:eastAsia="Trebuchet MS" w:ascii="Trebuchet MS"/>
                          <w:color w:val="ff0000"/>
                          <w:sz w:val="36"/>
                        </w:rPr>
                        <w:t xml:space="preserve"> </w:t>
                      </w:r>
                    </w:p>
                  </w:txbxContent>
                </v:textbox>
              </v:rect>
              <v:rect id="Rectangle 443975" style="position:absolute;width:11139;height:2917;left:13058;top:0;" filled="f" stroked="f">
                <v:textbox inset="0,0,0,0">
                  <w:txbxContent>
                    <w:p>
                      <w:pPr>
                        <w:bidi w:val="0"/>
                        <w:spacing w:before="0" w:after="160" w:line="259" w:lineRule="auto"/>
                        <w:jc w:val="left"/>
                      </w:pPr>
                      <w:r>
                        <w:rPr>
                          <w:rFonts w:cs="Trebuchet MS" w:hAnsi="Trebuchet MS" w:eastAsia="Trebuchet MS" w:ascii="Trebuchet MS"/>
                          <w:color w:val="ff0000"/>
                          <w:sz w:val="36"/>
                        </w:rPr>
                        <w:t xml:space="preserve">Wording</w:t>
                      </w:r>
                    </w:p>
                  </w:txbxContent>
                </v:textbox>
              </v:rect>
              <v:rect id="Rectangle 443976" style="position:absolute;width:915;height:2917;left:21443;top:0;" filled="f" stroked="f">
                <v:textbox inset="0,0,0,0">
                  <w:txbxContent>
                    <w:p>
                      <w:pPr>
                        <w:bidi w:val="0"/>
                        <w:spacing w:before="0" w:after="160" w:line="259" w:lineRule="auto"/>
                        <w:jc w:val="left"/>
                      </w:pPr>
                      <w:r>
                        <w:rPr>
                          <w:rFonts w:cs="Trebuchet MS" w:hAnsi="Trebuchet MS" w:eastAsia="Trebuchet MS" w:ascii="Trebuchet MS"/>
                          <w:color w:val="ff0000"/>
                          <w:sz w:val="36"/>
                        </w:rPr>
                        <w:t xml:space="preserve"> </w:t>
                      </w:r>
                    </w:p>
                  </w:txbxContent>
                </v:textbox>
              </v:rect>
              <v:rect id="Rectangle 443977" style="position:absolute;width:1115;height:2917;left:21992;top:0;" filled="f" stroked="f">
                <v:textbox inset="0,0,0,0">
                  <w:txbxContent>
                    <w:p>
                      <w:pPr>
                        <w:bidi w:val="0"/>
                        <w:spacing w:before="0" w:after="160" w:line="259" w:lineRule="auto"/>
                        <w:jc w:val="left"/>
                      </w:pPr>
                      <w:r>
                        <w:rPr>
                          <w:rFonts w:cs="Trebuchet MS" w:hAnsi="Trebuchet MS" w:eastAsia="Trebuchet MS" w:ascii="Trebuchet MS"/>
                          <w:color w:val="ff0000"/>
                          <w:sz w:val="36"/>
                        </w:rPr>
                        <w:t xml:space="preserve">–</w:t>
                      </w:r>
                    </w:p>
                  </w:txbxContent>
                </v:textbox>
              </v:rect>
              <v:rect id="Rectangle 443978" style="position:absolute;width:915;height:2917;left:22830;top:0;" filled="f" stroked="f">
                <v:textbox inset="0,0,0,0">
                  <w:txbxContent>
                    <w:p>
                      <w:pPr>
                        <w:bidi w:val="0"/>
                        <w:spacing w:before="0" w:after="160" w:line="259" w:lineRule="auto"/>
                        <w:jc w:val="left"/>
                      </w:pPr>
                      <w:r>
                        <w:rPr>
                          <w:rFonts w:cs="Trebuchet MS" w:hAnsi="Trebuchet MS" w:eastAsia="Trebuchet MS" w:ascii="Trebuchet MS"/>
                          <w:color w:val="ff0000"/>
                          <w:sz w:val="36"/>
                        </w:rPr>
                        <w:t xml:space="preserve"> </w:t>
                      </w:r>
                    </w:p>
                  </w:txbxContent>
                </v:textbox>
              </v:rect>
              <v:rect id="Rectangle 443979" style="position:absolute;width:10866;height:2917;left:23440;top:0;" filled="f" stroked="f">
                <v:textbox inset="0,0,0,0">
                  <w:txbxContent>
                    <w:p>
                      <w:pPr>
                        <w:bidi w:val="0"/>
                        <w:spacing w:before="0" w:after="160" w:line="259" w:lineRule="auto"/>
                        <w:jc w:val="left"/>
                      </w:pPr>
                      <w:r>
                        <w:rPr>
                          <w:rFonts w:cs="Trebuchet MS" w:hAnsi="Trebuchet MS" w:eastAsia="Trebuchet MS" w:ascii="Trebuchet MS"/>
                          <w:color w:val="ff0000"/>
                          <w:sz w:val="36"/>
                        </w:rPr>
                        <w:t xml:space="preserve">Inbound</w:t>
                      </w:r>
                    </w:p>
                  </w:txbxContent>
                </v:textbox>
              </v:rect>
              <v:rect id="Rectangle 443980" style="position:absolute;width:915;height:2917;left:31624;top:0;" filled="f" stroked="f">
                <v:textbox inset="0,0,0,0">
                  <w:txbxContent>
                    <w:p>
                      <w:pPr>
                        <w:bidi w:val="0"/>
                        <w:spacing w:before="0" w:after="160" w:line="259" w:lineRule="auto"/>
                        <w:jc w:val="left"/>
                      </w:pPr>
                      <w:r>
                        <w:rPr>
                          <w:rFonts w:cs="Trebuchet MS" w:hAnsi="Trebuchet MS" w:eastAsia="Trebuchet MS" w:ascii="Trebuchet MS"/>
                          <w:color w:val="ff0000"/>
                          <w:sz w:val="36"/>
                        </w:rPr>
                        <w:t xml:space="preserve"> </w:t>
                      </w:r>
                    </w:p>
                  </w:txbxContent>
                </v:textbox>
              </v:rect>
              <v:rect id="Rectangle 443981" style="position:absolute;width:8394;height:2917;left:32233;top:0;" filled="f" stroked="f">
                <v:textbox inset="0,0,0,0">
                  <w:txbxContent>
                    <w:p>
                      <w:pPr>
                        <w:bidi w:val="0"/>
                        <w:spacing w:before="0" w:after="160" w:line="259" w:lineRule="auto"/>
                        <w:jc w:val="left"/>
                      </w:pPr>
                      <w:r>
                        <w:rPr>
                          <w:rFonts w:cs="Trebuchet MS" w:hAnsi="Trebuchet MS" w:eastAsia="Trebuchet MS" w:ascii="Trebuchet MS"/>
                          <w:color w:val="ff0000"/>
                          <w:sz w:val="36"/>
                        </w:rPr>
                        <w:t xml:space="preserve">Travel</w:t>
                      </w:r>
                    </w:p>
                  </w:txbxContent>
                </v:textbox>
              </v:rect>
              <v:rect id="Rectangle 443982" style="position:absolute;width:915;height:2917;left:38530;top:0;" filled="f" stroked="f">
                <v:textbox inset="0,0,0,0">
                  <w:txbxContent>
                    <w:p>
                      <w:pPr>
                        <w:bidi w:val="0"/>
                        <w:spacing w:before="0" w:after="160" w:line="259" w:lineRule="auto"/>
                        <w:jc w:val="left"/>
                      </w:pPr>
                      <w:r>
                        <w:rPr>
                          <w:rFonts w:cs="Trebuchet MS" w:hAnsi="Trebuchet MS" w:eastAsia="Trebuchet MS" w:ascii="Trebuchet MS"/>
                          <w:sz w:val="36"/>
                        </w:rPr>
                        <w:t xml:space="preserve"> </w:t>
                      </w:r>
                    </w:p>
                  </w:txbxContent>
                </v:textbox>
              </v:rect>
              <w10:wrap type="square"/>
            </v:group>
          </w:pict>
        </mc:Fallback>
      </mc:AlternateContent>
    </w:r>
    <w:r>
      <w:rPr>
        <w:sz w:val="2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98F01" w14:textId="77777777" w:rsidR="0054391F" w:rsidRDefault="00C826BD">
    <w:pPr>
      <w:bidi w:val="0"/>
      <w:spacing w:after="0"/>
      <w:jc w:val="left"/>
    </w:pPr>
    <w:r>
      <w:rPr>
        <w:noProof/>
      </w:rPr>
      <mc:AlternateContent>
        <mc:Choice Requires="wpg">
          <w:drawing>
            <wp:anchor distT="0" distB="0" distL="114300" distR="114300" simplePos="0" relativeHeight="251660288" behindDoc="0" locked="0" layoutInCell="1" allowOverlap="1" wp14:anchorId="5B680E73" wp14:editId="41FF2CF7">
              <wp:simplePos x="0" y="0"/>
              <wp:positionH relativeFrom="page">
                <wp:posOffset>5079</wp:posOffset>
              </wp:positionH>
              <wp:positionV relativeFrom="page">
                <wp:posOffset>463912</wp:posOffset>
              </wp:positionV>
              <wp:extent cx="7559677" cy="343173"/>
              <wp:effectExtent l="0" t="0" r="0" b="0"/>
              <wp:wrapSquare wrapText="bothSides"/>
              <wp:docPr id="443930" name="Group 443930"/>
              <wp:cNvGraphicFramePr/>
              <a:graphic xmlns:a="http://schemas.openxmlformats.org/drawingml/2006/main">
                <a:graphicData uri="http://schemas.microsoft.com/office/word/2010/wordprocessingGroup">
                  <wpg:wgp>
                    <wpg:cNvGrpSpPr/>
                    <wpg:grpSpPr>
                      <a:xfrm>
                        <a:off x="0" y="0"/>
                        <a:ext cx="7559677" cy="343173"/>
                        <a:chOff x="0" y="0"/>
                        <a:chExt cx="7559677" cy="343173"/>
                      </a:xfrm>
                    </wpg:grpSpPr>
                    <pic:pic xmlns:pic="http://schemas.openxmlformats.org/drawingml/2006/picture">
                      <pic:nvPicPr>
                        <pic:cNvPr id="443931" name="Picture 443931"/>
                        <pic:cNvPicPr/>
                      </pic:nvPicPr>
                      <pic:blipFill>
                        <a:blip r:embed="rId1"/>
                        <a:stretch>
                          <a:fillRect/>
                        </a:stretch>
                      </pic:blipFill>
                      <pic:spPr>
                        <a:xfrm>
                          <a:off x="22857" y="15513"/>
                          <a:ext cx="533832" cy="323215"/>
                        </a:xfrm>
                        <a:prstGeom prst="rect">
                          <a:avLst/>
                        </a:prstGeom>
                      </pic:spPr>
                    </pic:pic>
                    <wps:wsp>
                      <wps:cNvPr id="443932" name="Shape 443932"/>
                      <wps:cNvSpPr/>
                      <wps:spPr>
                        <a:xfrm>
                          <a:off x="0" y="343173"/>
                          <a:ext cx="7559677" cy="0"/>
                        </a:xfrm>
                        <a:custGeom>
                          <a:avLst/>
                          <a:gdLst/>
                          <a:ahLst/>
                          <a:cxnLst/>
                          <a:rect l="0" t="0" r="0" b="0"/>
                          <a:pathLst>
                            <a:path w="7559677">
                              <a:moveTo>
                                <a:pt x="0" y="0"/>
                              </a:moveTo>
                              <a:lnTo>
                                <a:pt x="7559677" y="0"/>
                              </a:lnTo>
                            </a:path>
                          </a:pathLst>
                        </a:custGeom>
                        <a:ln w="9525" cap="flat">
                          <a:round/>
                        </a:ln>
                      </wps:spPr>
                      <wps:style>
                        <a:lnRef idx="1">
                          <a:srgbClr val="21675F"/>
                        </a:lnRef>
                        <a:fillRef idx="0">
                          <a:srgbClr val="000000">
                            <a:alpha val="0"/>
                          </a:srgbClr>
                        </a:fillRef>
                        <a:effectRef idx="0">
                          <a:scrgbClr r="0" g="0" b="0"/>
                        </a:effectRef>
                        <a:fontRef idx="none"/>
                      </wps:style>
                      <wps:bodyPr/>
                    </wps:wsp>
                    <wps:wsp>
                      <wps:cNvPr id="443933" name="Rectangle 443933"/>
                      <wps:cNvSpPr/>
                      <wps:spPr>
                        <a:xfrm>
                          <a:off x="639573" y="0"/>
                          <a:ext cx="810869" cy="291716"/>
                        </a:xfrm>
                        <a:prstGeom prst="rect">
                          <a:avLst/>
                        </a:prstGeom>
                        <a:ln>
                          <a:noFill/>
                        </a:ln>
                      </wps:spPr>
                      <wps:txbx>
                        <w:txbxContent>
                          <w:p w14:paraId="157393E0" w14:textId="77777777" w:rsidR="0054391F" w:rsidRDefault="00C826BD">
                            <w:pPr>
                              <w:bidi w:val="0"/>
                              <w:jc w:val="left"/>
                            </w:pPr>
                            <w:r>
                              <w:rPr>
                                <w:rFonts w:ascii="Trebuchet MS" w:eastAsia="Trebuchet MS" w:hAnsi="Trebuchet MS" w:cs="Trebuchet MS"/>
                                <w:color w:val="FF0000"/>
                                <w:sz w:val="36"/>
                              </w:rPr>
                              <w:t>Policy</w:t>
                            </w:r>
                          </w:p>
                        </w:txbxContent>
                      </wps:txbx>
                      <wps:bodyPr horzOverflow="overflow" vert="horz" lIns="0" tIns="0" rIns="0" bIns="0" rtlCol="0">
                        <a:noAutofit/>
                      </wps:bodyPr>
                    </wps:wsp>
                    <wps:wsp>
                      <wps:cNvPr id="443934" name="Rectangle 443934"/>
                      <wps:cNvSpPr/>
                      <wps:spPr>
                        <a:xfrm>
                          <a:off x="1249478" y="0"/>
                          <a:ext cx="91515" cy="291716"/>
                        </a:xfrm>
                        <a:prstGeom prst="rect">
                          <a:avLst/>
                        </a:prstGeom>
                        <a:ln>
                          <a:noFill/>
                        </a:ln>
                      </wps:spPr>
                      <wps:txbx>
                        <w:txbxContent>
                          <w:p w14:paraId="31371D6C" w14:textId="77777777" w:rsidR="0054391F" w:rsidRDefault="00C826BD">
                            <w:pPr>
                              <w:bidi w:val="0"/>
                              <w:jc w:val="left"/>
                            </w:pPr>
                            <w:r>
                              <w:rPr>
                                <w:rFonts w:ascii="Trebuchet MS" w:eastAsia="Trebuchet MS" w:hAnsi="Trebuchet MS" w:cs="Trebuchet MS"/>
                                <w:color w:val="FF0000"/>
                                <w:sz w:val="36"/>
                              </w:rPr>
                              <w:t xml:space="preserve"> </w:t>
                            </w:r>
                          </w:p>
                        </w:txbxContent>
                      </wps:txbx>
                      <wps:bodyPr horzOverflow="overflow" vert="horz" lIns="0" tIns="0" rIns="0" bIns="0" rtlCol="0">
                        <a:noAutofit/>
                      </wps:bodyPr>
                    </wps:wsp>
                    <wps:wsp>
                      <wps:cNvPr id="443935" name="Rectangle 443935"/>
                      <wps:cNvSpPr/>
                      <wps:spPr>
                        <a:xfrm>
                          <a:off x="1305815" y="0"/>
                          <a:ext cx="1113995" cy="291716"/>
                        </a:xfrm>
                        <a:prstGeom prst="rect">
                          <a:avLst/>
                        </a:prstGeom>
                        <a:ln>
                          <a:noFill/>
                        </a:ln>
                      </wps:spPr>
                      <wps:txbx>
                        <w:txbxContent>
                          <w:p w14:paraId="3779246D" w14:textId="77777777" w:rsidR="0054391F" w:rsidRDefault="00C826BD">
                            <w:pPr>
                              <w:bidi w:val="0"/>
                              <w:jc w:val="left"/>
                            </w:pPr>
                            <w:r>
                              <w:rPr>
                                <w:rFonts w:ascii="Trebuchet MS" w:eastAsia="Trebuchet MS" w:hAnsi="Trebuchet MS" w:cs="Trebuchet MS"/>
                                <w:color w:val="FF0000"/>
                                <w:sz w:val="36"/>
                              </w:rPr>
                              <w:t>Wording</w:t>
                            </w:r>
                          </w:p>
                        </w:txbxContent>
                      </wps:txbx>
                      <wps:bodyPr horzOverflow="overflow" vert="horz" lIns="0" tIns="0" rIns="0" bIns="0" rtlCol="0">
                        <a:noAutofit/>
                      </wps:bodyPr>
                    </wps:wsp>
                    <wps:wsp>
                      <wps:cNvPr id="443936" name="Rectangle 443936"/>
                      <wps:cNvSpPr/>
                      <wps:spPr>
                        <a:xfrm>
                          <a:off x="2144396" y="0"/>
                          <a:ext cx="91515" cy="291716"/>
                        </a:xfrm>
                        <a:prstGeom prst="rect">
                          <a:avLst/>
                        </a:prstGeom>
                        <a:ln>
                          <a:noFill/>
                        </a:ln>
                      </wps:spPr>
                      <wps:txbx>
                        <w:txbxContent>
                          <w:p w14:paraId="21DC02F3" w14:textId="77777777" w:rsidR="0054391F" w:rsidRDefault="00C826BD">
                            <w:pPr>
                              <w:bidi w:val="0"/>
                              <w:jc w:val="left"/>
                            </w:pPr>
                            <w:r>
                              <w:rPr>
                                <w:rFonts w:ascii="Trebuchet MS" w:eastAsia="Trebuchet MS" w:hAnsi="Trebuchet MS" w:cs="Trebuchet MS"/>
                                <w:color w:val="FF0000"/>
                                <w:sz w:val="36"/>
                              </w:rPr>
                              <w:t xml:space="preserve"> </w:t>
                            </w:r>
                          </w:p>
                        </w:txbxContent>
                      </wps:txbx>
                      <wps:bodyPr horzOverflow="overflow" vert="horz" lIns="0" tIns="0" rIns="0" bIns="0" rtlCol="0">
                        <a:noAutofit/>
                      </wps:bodyPr>
                    </wps:wsp>
                    <wps:wsp>
                      <wps:cNvPr id="443937" name="Rectangle 443937"/>
                      <wps:cNvSpPr/>
                      <wps:spPr>
                        <a:xfrm>
                          <a:off x="2199260" y="0"/>
                          <a:ext cx="111582" cy="291716"/>
                        </a:xfrm>
                        <a:prstGeom prst="rect">
                          <a:avLst/>
                        </a:prstGeom>
                        <a:ln>
                          <a:noFill/>
                        </a:ln>
                      </wps:spPr>
                      <wps:txbx>
                        <w:txbxContent>
                          <w:p w14:paraId="4AF67136" w14:textId="77777777" w:rsidR="0054391F" w:rsidRDefault="00C826BD">
                            <w:pPr>
                              <w:bidi w:val="0"/>
                              <w:jc w:val="left"/>
                            </w:pPr>
                            <w:r>
                              <w:rPr>
                                <w:rFonts w:ascii="Trebuchet MS" w:eastAsia="Trebuchet MS" w:hAnsi="Trebuchet MS" w:cs="Trebuchet MS"/>
                                <w:color w:val="FF0000"/>
                                <w:sz w:val="36"/>
                              </w:rPr>
                              <w:t>–</w:t>
                            </w:r>
                          </w:p>
                        </w:txbxContent>
                      </wps:txbx>
                      <wps:bodyPr horzOverflow="overflow" vert="horz" lIns="0" tIns="0" rIns="0" bIns="0" rtlCol="0">
                        <a:noAutofit/>
                      </wps:bodyPr>
                    </wps:wsp>
                    <wps:wsp>
                      <wps:cNvPr id="443938" name="Rectangle 443938"/>
                      <wps:cNvSpPr/>
                      <wps:spPr>
                        <a:xfrm>
                          <a:off x="2283080" y="0"/>
                          <a:ext cx="91515" cy="291716"/>
                        </a:xfrm>
                        <a:prstGeom prst="rect">
                          <a:avLst/>
                        </a:prstGeom>
                        <a:ln>
                          <a:noFill/>
                        </a:ln>
                      </wps:spPr>
                      <wps:txbx>
                        <w:txbxContent>
                          <w:p w14:paraId="2A18186B" w14:textId="77777777" w:rsidR="0054391F" w:rsidRDefault="00C826BD">
                            <w:pPr>
                              <w:bidi w:val="0"/>
                              <w:jc w:val="left"/>
                            </w:pPr>
                            <w:r>
                              <w:rPr>
                                <w:rFonts w:ascii="Trebuchet MS" w:eastAsia="Trebuchet MS" w:hAnsi="Trebuchet MS" w:cs="Trebuchet MS"/>
                                <w:color w:val="FF0000"/>
                                <w:sz w:val="36"/>
                              </w:rPr>
                              <w:t xml:space="preserve"> </w:t>
                            </w:r>
                          </w:p>
                        </w:txbxContent>
                      </wps:txbx>
                      <wps:bodyPr horzOverflow="overflow" vert="horz" lIns="0" tIns="0" rIns="0" bIns="0" rtlCol="0">
                        <a:noAutofit/>
                      </wps:bodyPr>
                    </wps:wsp>
                    <wps:wsp>
                      <wps:cNvPr id="443939" name="Rectangle 443939"/>
                      <wps:cNvSpPr/>
                      <wps:spPr>
                        <a:xfrm>
                          <a:off x="2344040" y="0"/>
                          <a:ext cx="1086632" cy="291716"/>
                        </a:xfrm>
                        <a:prstGeom prst="rect">
                          <a:avLst/>
                        </a:prstGeom>
                        <a:ln>
                          <a:noFill/>
                        </a:ln>
                      </wps:spPr>
                      <wps:txbx>
                        <w:txbxContent>
                          <w:p w14:paraId="7A3A27CA" w14:textId="77777777" w:rsidR="0054391F" w:rsidRDefault="00C826BD">
                            <w:pPr>
                              <w:bidi w:val="0"/>
                              <w:jc w:val="left"/>
                            </w:pPr>
                            <w:r>
                              <w:rPr>
                                <w:rFonts w:ascii="Trebuchet MS" w:eastAsia="Trebuchet MS" w:hAnsi="Trebuchet MS" w:cs="Trebuchet MS"/>
                                <w:color w:val="FF0000"/>
                                <w:sz w:val="36"/>
                              </w:rPr>
                              <w:t>Inbound</w:t>
                            </w:r>
                          </w:p>
                        </w:txbxContent>
                      </wps:txbx>
                      <wps:bodyPr horzOverflow="overflow" vert="horz" lIns="0" tIns="0" rIns="0" bIns="0" rtlCol="0">
                        <a:noAutofit/>
                      </wps:bodyPr>
                    </wps:wsp>
                    <wps:wsp>
                      <wps:cNvPr id="443940" name="Rectangle 443940"/>
                      <wps:cNvSpPr/>
                      <wps:spPr>
                        <a:xfrm>
                          <a:off x="3162428" y="0"/>
                          <a:ext cx="91515" cy="291716"/>
                        </a:xfrm>
                        <a:prstGeom prst="rect">
                          <a:avLst/>
                        </a:prstGeom>
                        <a:ln>
                          <a:noFill/>
                        </a:ln>
                      </wps:spPr>
                      <wps:txbx>
                        <w:txbxContent>
                          <w:p w14:paraId="650E81ED" w14:textId="77777777" w:rsidR="0054391F" w:rsidRDefault="00C826BD">
                            <w:pPr>
                              <w:bidi w:val="0"/>
                              <w:jc w:val="left"/>
                            </w:pPr>
                            <w:r>
                              <w:rPr>
                                <w:rFonts w:ascii="Trebuchet MS" w:eastAsia="Trebuchet MS" w:hAnsi="Trebuchet MS" w:cs="Trebuchet MS"/>
                                <w:color w:val="FF0000"/>
                                <w:sz w:val="36"/>
                              </w:rPr>
                              <w:t xml:space="preserve"> </w:t>
                            </w:r>
                          </w:p>
                        </w:txbxContent>
                      </wps:txbx>
                      <wps:bodyPr horzOverflow="overflow" vert="horz" lIns="0" tIns="0" rIns="0" bIns="0" rtlCol="0">
                        <a:noAutofit/>
                      </wps:bodyPr>
                    </wps:wsp>
                    <wps:wsp>
                      <wps:cNvPr id="443941" name="Rectangle 443941"/>
                      <wps:cNvSpPr/>
                      <wps:spPr>
                        <a:xfrm>
                          <a:off x="3223388" y="0"/>
                          <a:ext cx="839449" cy="291716"/>
                        </a:xfrm>
                        <a:prstGeom prst="rect">
                          <a:avLst/>
                        </a:prstGeom>
                        <a:ln>
                          <a:noFill/>
                        </a:ln>
                      </wps:spPr>
                      <wps:txbx>
                        <w:txbxContent>
                          <w:p w14:paraId="7B583F7F" w14:textId="77777777" w:rsidR="0054391F" w:rsidRDefault="00C826BD">
                            <w:pPr>
                              <w:bidi w:val="0"/>
                              <w:jc w:val="left"/>
                            </w:pPr>
                            <w:r>
                              <w:rPr>
                                <w:rFonts w:ascii="Trebuchet MS" w:eastAsia="Trebuchet MS" w:hAnsi="Trebuchet MS" w:cs="Trebuchet MS"/>
                                <w:color w:val="FF0000"/>
                                <w:sz w:val="36"/>
                              </w:rPr>
                              <w:t>Travel</w:t>
                            </w:r>
                          </w:p>
                        </w:txbxContent>
                      </wps:txbx>
                      <wps:bodyPr horzOverflow="overflow" vert="horz" lIns="0" tIns="0" rIns="0" bIns="0" rtlCol="0">
                        <a:noAutofit/>
                      </wps:bodyPr>
                    </wps:wsp>
                    <wps:wsp>
                      <wps:cNvPr id="443942" name="Rectangle 443942"/>
                      <wps:cNvSpPr/>
                      <wps:spPr>
                        <a:xfrm>
                          <a:off x="3853054" y="0"/>
                          <a:ext cx="91515" cy="291716"/>
                        </a:xfrm>
                        <a:prstGeom prst="rect">
                          <a:avLst/>
                        </a:prstGeom>
                        <a:ln>
                          <a:noFill/>
                        </a:ln>
                      </wps:spPr>
                      <wps:txbx>
                        <w:txbxContent>
                          <w:p w14:paraId="34E78F4E" w14:textId="77777777" w:rsidR="0054391F" w:rsidRDefault="00C826BD">
                            <w:pPr>
                              <w:bidi w:val="0"/>
                              <w:jc w:val="left"/>
                            </w:pPr>
                            <w:r>
                              <w:rPr>
                                <w:rFonts w:ascii="Trebuchet MS" w:eastAsia="Trebuchet MS" w:hAnsi="Trebuchet MS" w:cs="Trebuchet MS"/>
                                <w:sz w:val="36"/>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443930" style="width:595.25pt;height:27.0215pt;position:absolute;mso-position-horizontal-relative:page;mso-position-horizontal:absolute;margin-left:0.39992pt;mso-position-vertical-relative:page;margin-top:36.5285pt;" coordsize="75596,3431">
              <v:shape id="Picture 443931" style="position:absolute;width:5338;height:3232;left:228;top:155;" filled="f">
                <v:imagedata r:id="rId14"/>
              </v:shape>
              <v:shape id="Shape 443932" style="position:absolute;width:75596;height:0;left:0;top:3431;" coordsize="7559677,0" path="m0,0l7559677,0">
                <v:stroke weight="0.75pt" endcap="flat" joinstyle="round" on="true" color="#21675f"/>
                <v:fill on="false" color="#000000" opacity="0"/>
              </v:shape>
              <v:rect id="Rectangle 443933" style="position:absolute;width:8108;height:2917;left:6395;top:0;" filled="f" stroked="f">
                <v:textbox inset="0,0,0,0">
                  <w:txbxContent>
                    <w:p>
                      <w:pPr>
                        <w:bidi w:val="0"/>
                        <w:spacing w:before="0" w:after="160" w:line="259" w:lineRule="auto"/>
                        <w:jc w:val="left"/>
                      </w:pPr>
                      <w:r>
                        <w:rPr>
                          <w:rFonts w:cs="Trebuchet MS" w:hAnsi="Trebuchet MS" w:eastAsia="Trebuchet MS" w:ascii="Trebuchet MS"/>
                          <w:color w:val="ff0000"/>
                          <w:sz w:val="36"/>
                        </w:rPr>
                        <w:t xml:space="preserve">Policy</w:t>
                      </w:r>
                    </w:p>
                  </w:txbxContent>
                </v:textbox>
              </v:rect>
              <v:rect id="Rectangle 443934" style="position:absolute;width:915;height:2917;left:12494;top:0;" filled="f" stroked="f">
                <v:textbox inset="0,0,0,0">
                  <w:txbxContent>
                    <w:p>
                      <w:pPr>
                        <w:bidi w:val="0"/>
                        <w:spacing w:before="0" w:after="160" w:line="259" w:lineRule="auto"/>
                        <w:jc w:val="left"/>
                      </w:pPr>
                      <w:r>
                        <w:rPr>
                          <w:rFonts w:cs="Trebuchet MS" w:hAnsi="Trebuchet MS" w:eastAsia="Trebuchet MS" w:ascii="Trebuchet MS"/>
                          <w:color w:val="ff0000"/>
                          <w:sz w:val="36"/>
                        </w:rPr>
                        <w:t xml:space="preserve"> </w:t>
                      </w:r>
                    </w:p>
                  </w:txbxContent>
                </v:textbox>
              </v:rect>
              <v:rect id="Rectangle 443935" style="position:absolute;width:11139;height:2917;left:13058;top:0;" filled="f" stroked="f">
                <v:textbox inset="0,0,0,0">
                  <w:txbxContent>
                    <w:p>
                      <w:pPr>
                        <w:bidi w:val="0"/>
                        <w:spacing w:before="0" w:after="160" w:line="259" w:lineRule="auto"/>
                        <w:jc w:val="left"/>
                      </w:pPr>
                      <w:r>
                        <w:rPr>
                          <w:rFonts w:cs="Trebuchet MS" w:hAnsi="Trebuchet MS" w:eastAsia="Trebuchet MS" w:ascii="Trebuchet MS"/>
                          <w:color w:val="ff0000"/>
                          <w:sz w:val="36"/>
                        </w:rPr>
                        <w:t xml:space="preserve">Wording</w:t>
                      </w:r>
                    </w:p>
                  </w:txbxContent>
                </v:textbox>
              </v:rect>
              <v:rect id="Rectangle 443936" style="position:absolute;width:915;height:2917;left:21443;top:0;" filled="f" stroked="f">
                <v:textbox inset="0,0,0,0">
                  <w:txbxContent>
                    <w:p>
                      <w:pPr>
                        <w:bidi w:val="0"/>
                        <w:spacing w:before="0" w:after="160" w:line="259" w:lineRule="auto"/>
                        <w:jc w:val="left"/>
                      </w:pPr>
                      <w:r>
                        <w:rPr>
                          <w:rFonts w:cs="Trebuchet MS" w:hAnsi="Trebuchet MS" w:eastAsia="Trebuchet MS" w:ascii="Trebuchet MS"/>
                          <w:color w:val="ff0000"/>
                          <w:sz w:val="36"/>
                        </w:rPr>
                        <w:t xml:space="preserve"> </w:t>
                      </w:r>
                    </w:p>
                  </w:txbxContent>
                </v:textbox>
              </v:rect>
              <v:rect id="Rectangle 443937" style="position:absolute;width:1115;height:2917;left:21992;top:0;" filled="f" stroked="f">
                <v:textbox inset="0,0,0,0">
                  <w:txbxContent>
                    <w:p>
                      <w:pPr>
                        <w:bidi w:val="0"/>
                        <w:spacing w:before="0" w:after="160" w:line="259" w:lineRule="auto"/>
                        <w:jc w:val="left"/>
                      </w:pPr>
                      <w:r>
                        <w:rPr>
                          <w:rFonts w:cs="Trebuchet MS" w:hAnsi="Trebuchet MS" w:eastAsia="Trebuchet MS" w:ascii="Trebuchet MS"/>
                          <w:color w:val="ff0000"/>
                          <w:sz w:val="36"/>
                        </w:rPr>
                        <w:t xml:space="preserve">–</w:t>
                      </w:r>
                    </w:p>
                  </w:txbxContent>
                </v:textbox>
              </v:rect>
              <v:rect id="Rectangle 443938" style="position:absolute;width:915;height:2917;left:22830;top:0;" filled="f" stroked="f">
                <v:textbox inset="0,0,0,0">
                  <w:txbxContent>
                    <w:p>
                      <w:pPr>
                        <w:bidi w:val="0"/>
                        <w:spacing w:before="0" w:after="160" w:line="259" w:lineRule="auto"/>
                        <w:jc w:val="left"/>
                      </w:pPr>
                      <w:r>
                        <w:rPr>
                          <w:rFonts w:cs="Trebuchet MS" w:hAnsi="Trebuchet MS" w:eastAsia="Trebuchet MS" w:ascii="Trebuchet MS"/>
                          <w:color w:val="ff0000"/>
                          <w:sz w:val="36"/>
                        </w:rPr>
                        <w:t xml:space="preserve"> </w:t>
                      </w:r>
                    </w:p>
                  </w:txbxContent>
                </v:textbox>
              </v:rect>
              <v:rect id="Rectangle 443939" style="position:absolute;width:10866;height:2917;left:23440;top:0;" filled="f" stroked="f">
                <v:textbox inset="0,0,0,0">
                  <w:txbxContent>
                    <w:p>
                      <w:pPr>
                        <w:bidi w:val="0"/>
                        <w:spacing w:before="0" w:after="160" w:line="259" w:lineRule="auto"/>
                        <w:jc w:val="left"/>
                      </w:pPr>
                      <w:r>
                        <w:rPr>
                          <w:rFonts w:cs="Trebuchet MS" w:hAnsi="Trebuchet MS" w:eastAsia="Trebuchet MS" w:ascii="Trebuchet MS"/>
                          <w:color w:val="ff0000"/>
                          <w:sz w:val="36"/>
                        </w:rPr>
                        <w:t xml:space="preserve">Inbound</w:t>
                      </w:r>
                    </w:p>
                  </w:txbxContent>
                </v:textbox>
              </v:rect>
              <v:rect id="Rectangle 443940" style="position:absolute;width:915;height:2917;left:31624;top:0;" filled="f" stroked="f">
                <v:textbox inset="0,0,0,0">
                  <w:txbxContent>
                    <w:p>
                      <w:pPr>
                        <w:bidi w:val="0"/>
                        <w:spacing w:before="0" w:after="160" w:line="259" w:lineRule="auto"/>
                        <w:jc w:val="left"/>
                      </w:pPr>
                      <w:r>
                        <w:rPr>
                          <w:rFonts w:cs="Trebuchet MS" w:hAnsi="Trebuchet MS" w:eastAsia="Trebuchet MS" w:ascii="Trebuchet MS"/>
                          <w:color w:val="ff0000"/>
                          <w:sz w:val="36"/>
                        </w:rPr>
                        <w:t xml:space="preserve"> </w:t>
                      </w:r>
                    </w:p>
                  </w:txbxContent>
                </v:textbox>
              </v:rect>
              <v:rect id="Rectangle 443941" style="position:absolute;width:8394;height:2917;left:32233;top:0;" filled="f" stroked="f">
                <v:textbox inset="0,0,0,0">
                  <w:txbxContent>
                    <w:p>
                      <w:pPr>
                        <w:bidi w:val="0"/>
                        <w:spacing w:before="0" w:after="160" w:line="259" w:lineRule="auto"/>
                        <w:jc w:val="left"/>
                      </w:pPr>
                      <w:r>
                        <w:rPr>
                          <w:rFonts w:cs="Trebuchet MS" w:hAnsi="Trebuchet MS" w:eastAsia="Trebuchet MS" w:ascii="Trebuchet MS"/>
                          <w:color w:val="ff0000"/>
                          <w:sz w:val="36"/>
                        </w:rPr>
                        <w:t xml:space="preserve">Travel</w:t>
                      </w:r>
                    </w:p>
                  </w:txbxContent>
                </v:textbox>
              </v:rect>
              <v:rect id="Rectangle 443942" style="position:absolute;width:915;height:2917;left:38530;top:0;" filled="f" stroked="f">
                <v:textbox inset="0,0,0,0">
                  <w:txbxContent>
                    <w:p>
                      <w:pPr>
                        <w:bidi w:val="0"/>
                        <w:spacing w:before="0" w:after="160" w:line="259" w:lineRule="auto"/>
                        <w:jc w:val="left"/>
                      </w:pPr>
                      <w:r>
                        <w:rPr>
                          <w:rFonts w:cs="Trebuchet MS" w:hAnsi="Trebuchet MS" w:eastAsia="Trebuchet MS" w:ascii="Trebuchet MS"/>
                          <w:sz w:val="36"/>
                        </w:rPr>
                        <w:t xml:space="preserve"> </w:t>
                      </w:r>
                    </w:p>
                  </w:txbxContent>
                </v:textbox>
              </v:rect>
              <w10:wrap type="square"/>
            </v:group>
          </w:pict>
        </mc:Fallback>
      </mc:AlternateContent>
    </w:r>
    <w:r>
      <w:rPr>
        <w:sz w:val="20"/>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8ACDA" w14:textId="77777777" w:rsidR="0054391F" w:rsidRDefault="00C826BD">
    <w:pPr>
      <w:bidi w:val="0"/>
      <w:spacing w:after="477"/>
      <w:ind w:left="-1440"/>
      <w:jc w:val="left"/>
    </w:pPr>
    <w:r>
      <w:rPr>
        <w:noProof/>
      </w:rPr>
      <mc:AlternateContent>
        <mc:Choice Requires="wpg">
          <w:drawing>
            <wp:anchor distT="0" distB="0" distL="114300" distR="114300" simplePos="0" relativeHeight="251664384" behindDoc="0" locked="0" layoutInCell="1" allowOverlap="1" wp14:anchorId="10D4296A" wp14:editId="36458147">
              <wp:simplePos x="0" y="0"/>
              <wp:positionH relativeFrom="page">
                <wp:posOffset>5079</wp:posOffset>
              </wp:positionH>
              <wp:positionV relativeFrom="page">
                <wp:posOffset>463912</wp:posOffset>
              </wp:positionV>
              <wp:extent cx="7559677" cy="343173"/>
              <wp:effectExtent l="0" t="0" r="0" b="0"/>
              <wp:wrapSquare wrapText="bothSides"/>
              <wp:docPr id="444137" name="Group 444137"/>
              <wp:cNvGraphicFramePr/>
              <a:graphic xmlns:a="http://schemas.openxmlformats.org/drawingml/2006/main">
                <a:graphicData uri="http://schemas.microsoft.com/office/word/2010/wordprocessingGroup">
                  <wpg:wgp>
                    <wpg:cNvGrpSpPr/>
                    <wpg:grpSpPr>
                      <a:xfrm>
                        <a:off x="0" y="0"/>
                        <a:ext cx="7559677" cy="343173"/>
                        <a:chOff x="0" y="0"/>
                        <a:chExt cx="7559677" cy="343173"/>
                      </a:xfrm>
                    </wpg:grpSpPr>
                    <pic:pic xmlns:pic="http://schemas.openxmlformats.org/drawingml/2006/picture">
                      <pic:nvPicPr>
                        <pic:cNvPr id="444138" name="Picture 444138"/>
                        <pic:cNvPicPr/>
                      </pic:nvPicPr>
                      <pic:blipFill>
                        <a:blip r:embed="rId1"/>
                        <a:stretch>
                          <a:fillRect/>
                        </a:stretch>
                      </pic:blipFill>
                      <pic:spPr>
                        <a:xfrm>
                          <a:off x="22857" y="15513"/>
                          <a:ext cx="533832" cy="323215"/>
                        </a:xfrm>
                        <a:prstGeom prst="rect">
                          <a:avLst/>
                        </a:prstGeom>
                      </pic:spPr>
                    </pic:pic>
                    <wps:wsp>
                      <wps:cNvPr id="444139" name="Shape 444139"/>
                      <wps:cNvSpPr/>
                      <wps:spPr>
                        <a:xfrm>
                          <a:off x="0" y="343173"/>
                          <a:ext cx="7559677" cy="0"/>
                        </a:xfrm>
                        <a:custGeom>
                          <a:avLst/>
                          <a:gdLst/>
                          <a:ahLst/>
                          <a:cxnLst/>
                          <a:rect l="0" t="0" r="0" b="0"/>
                          <a:pathLst>
                            <a:path w="7559677">
                              <a:moveTo>
                                <a:pt x="0" y="0"/>
                              </a:moveTo>
                              <a:lnTo>
                                <a:pt x="7559677" y="0"/>
                              </a:lnTo>
                            </a:path>
                          </a:pathLst>
                        </a:custGeom>
                        <a:ln w="9525" cap="flat">
                          <a:round/>
                        </a:ln>
                      </wps:spPr>
                      <wps:style>
                        <a:lnRef idx="1">
                          <a:srgbClr val="21675F"/>
                        </a:lnRef>
                        <a:fillRef idx="0">
                          <a:srgbClr val="000000">
                            <a:alpha val="0"/>
                          </a:srgbClr>
                        </a:fillRef>
                        <a:effectRef idx="0">
                          <a:scrgbClr r="0" g="0" b="0"/>
                        </a:effectRef>
                        <a:fontRef idx="none"/>
                      </wps:style>
                      <wps:bodyPr/>
                    </wps:wsp>
                    <wps:wsp>
                      <wps:cNvPr id="444140" name="Rectangle 444140"/>
                      <wps:cNvSpPr/>
                      <wps:spPr>
                        <a:xfrm>
                          <a:off x="639573" y="0"/>
                          <a:ext cx="810869" cy="291716"/>
                        </a:xfrm>
                        <a:prstGeom prst="rect">
                          <a:avLst/>
                        </a:prstGeom>
                        <a:ln>
                          <a:noFill/>
                        </a:ln>
                      </wps:spPr>
                      <wps:txbx>
                        <w:txbxContent>
                          <w:p w14:paraId="65F1FD89" w14:textId="77777777" w:rsidR="0054391F" w:rsidRDefault="00C826BD">
                            <w:pPr>
                              <w:bidi w:val="0"/>
                              <w:jc w:val="left"/>
                            </w:pPr>
                            <w:r>
                              <w:rPr>
                                <w:rFonts w:ascii="Trebuchet MS" w:eastAsia="Trebuchet MS" w:hAnsi="Trebuchet MS" w:cs="Trebuchet MS"/>
                                <w:color w:val="FF0000"/>
                                <w:sz w:val="36"/>
                              </w:rPr>
                              <w:t>Policy</w:t>
                            </w:r>
                          </w:p>
                        </w:txbxContent>
                      </wps:txbx>
                      <wps:bodyPr horzOverflow="overflow" vert="horz" lIns="0" tIns="0" rIns="0" bIns="0" rtlCol="0">
                        <a:noAutofit/>
                      </wps:bodyPr>
                    </wps:wsp>
                    <wps:wsp>
                      <wps:cNvPr id="444141" name="Rectangle 444141"/>
                      <wps:cNvSpPr/>
                      <wps:spPr>
                        <a:xfrm>
                          <a:off x="1249478" y="0"/>
                          <a:ext cx="91515" cy="291716"/>
                        </a:xfrm>
                        <a:prstGeom prst="rect">
                          <a:avLst/>
                        </a:prstGeom>
                        <a:ln>
                          <a:noFill/>
                        </a:ln>
                      </wps:spPr>
                      <wps:txbx>
                        <w:txbxContent>
                          <w:p w14:paraId="636FB1F1" w14:textId="77777777" w:rsidR="0054391F" w:rsidRDefault="00C826BD">
                            <w:pPr>
                              <w:bidi w:val="0"/>
                              <w:jc w:val="left"/>
                            </w:pPr>
                            <w:r>
                              <w:rPr>
                                <w:rFonts w:ascii="Trebuchet MS" w:eastAsia="Trebuchet MS" w:hAnsi="Trebuchet MS" w:cs="Trebuchet MS"/>
                                <w:color w:val="FF0000"/>
                                <w:sz w:val="36"/>
                              </w:rPr>
                              <w:t xml:space="preserve"> </w:t>
                            </w:r>
                          </w:p>
                        </w:txbxContent>
                      </wps:txbx>
                      <wps:bodyPr horzOverflow="overflow" vert="horz" lIns="0" tIns="0" rIns="0" bIns="0" rtlCol="0">
                        <a:noAutofit/>
                      </wps:bodyPr>
                    </wps:wsp>
                    <wps:wsp>
                      <wps:cNvPr id="444142" name="Rectangle 444142"/>
                      <wps:cNvSpPr/>
                      <wps:spPr>
                        <a:xfrm>
                          <a:off x="1305815" y="0"/>
                          <a:ext cx="1113995" cy="291716"/>
                        </a:xfrm>
                        <a:prstGeom prst="rect">
                          <a:avLst/>
                        </a:prstGeom>
                        <a:ln>
                          <a:noFill/>
                        </a:ln>
                      </wps:spPr>
                      <wps:txbx>
                        <w:txbxContent>
                          <w:p w14:paraId="5A4FE695" w14:textId="77777777" w:rsidR="0054391F" w:rsidRDefault="00C826BD">
                            <w:pPr>
                              <w:bidi w:val="0"/>
                              <w:jc w:val="left"/>
                            </w:pPr>
                            <w:r>
                              <w:rPr>
                                <w:rFonts w:ascii="Trebuchet MS" w:eastAsia="Trebuchet MS" w:hAnsi="Trebuchet MS" w:cs="Trebuchet MS"/>
                                <w:color w:val="FF0000"/>
                                <w:sz w:val="36"/>
                              </w:rPr>
                              <w:t>Wording</w:t>
                            </w:r>
                          </w:p>
                        </w:txbxContent>
                      </wps:txbx>
                      <wps:bodyPr horzOverflow="overflow" vert="horz" lIns="0" tIns="0" rIns="0" bIns="0" rtlCol="0">
                        <a:noAutofit/>
                      </wps:bodyPr>
                    </wps:wsp>
                    <wps:wsp>
                      <wps:cNvPr id="444143" name="Rectangle 444143"/>
                      <wps:cNvSpPr/>
                      <wps:spPr>
                        <a:xfrm>
                          <a:off x="2144396" y="0"/>
                          <a:ext cx="91515" cy="291716"/>
                        </a:xfrm>
                        <a:prstGeom prst="rect">
                          <a:avLst/>
                        </a:prstGeom>
                        <a:ln>
                          <a:noFill/>
                        </a:ln>
                      </wps:spPr>
                      <wps:txbx>
                        <w:txbxContent>
                          <w:p w14:paraId="306D1C8B" w14:textId="77777777" w:rsidR="0054391F" w:rsidRDefault="00C826BD">
                            <w:pPr>
                              <w:bidi w:val="0"/>
                              <w:jc w:val="left"/>
                            </w:pPr>
                            <w:r>
                              <w:rPr>
                                <w:rFonts w:ascii="Trebuchet MS" w:eastAsia="Trebuchet MS" w:hAnsi="Trebuchet MS" w:cs="Trebuchet MS"/>
                                <w:color w:val="FF0000"/>
                                <w:sz w:val="36"/>
                              </w:rPr>
                              <w:t xml:space="preserve"> </w:t>
                            </w:r>
                          </w:p>
                        </w:txbxContent>
                      </wps:txbx>
                      <wps:bodyPr horzOverflow="overflow" vert="horz" lIns="0" tIns="0" rIns="0" bIns="0" rtlCol="0">
                        <a:noAutofit/>
                      </wps:bodyPr>
                    </wps:wsp>
                    <wps:wsp>
                      <wps:cNvPr id="444144" name="Rectangle 444144"/>
                      <wps:cNvSpPr/>
                      <wps:spPr>
                        <a:xfrm>
                          <a:off x="2199260" y="0"/>
                          <a:ext cx="111582" cy="291716"/>
                        </a:xfrm>
                        <a:prstGeom prst="rect">
                          <a:avLst/>
                        </a:prstGeom>
                        <a:ln>
                          <a:noFill/>
                        </a:ln>
                      </wps:spPr>
                      <wps:txbx>
                        <w:txbxContent>
                          <w:p w14:paraId="68BE1DBF" w14:textId="77777777" w:rsidR="0054391F" w:rsidRDefault="00C826BD">
                            <w:pPr>
                              <w:bidi w:val="0"/>
                              <w:jc w:val="left"/>
                            </w:pPr>
                            <w:r>
                              <w:rPr>
                                <w:rFonts w:ascii="Trebuchet MS" w:eastAsia="Trebuchet MS" w:hAnsi="Trebuchet MS" w:cs="Trebuchet MS"/>
                                <w:color w:val="FF0000"/>
                                <w:sz w:val="36"/>
                              </w:rPr>
                              <w:t>–</w:t>
                            </w:r>
                          </w:p>
                        </w:txbxContent>
                      </wps:txbx>
                      <wps:bodyPr horzOverflow="overflow" vert="horz" lIns="0" tIns="0" rIns="0" bIns="0" rtlCol="0">
                        <a:noAutofit/>
                      </wps:bodyPr>
                    </wps:wsp>
                    <wps:wsp>
                      <wps:cNvPr id="444145" name="Rectangle 444145"/>
                      <wps:cNvSpPr/>
                      <wps:spPr>
                        <a:xfrm>
                          <a:off x="2283080" y="0"/>
                          <a:ext cx="91515" cy="291716"/>
                        </a:xfrm>
                        <a:prstGeom prst="rect">
                          <a:avLst/>
                        </a:prstGeom>
                        <a:ln>
                          <a:noFill/>
                        </a:ln>
                      </wps:spPr>
                      <wps:txbx>
                        <w:txbxContent>
                          <w:p w14:paraId="5FDDD94E" w14:textId="77777777" w:rsidR="0054391F" w:rsidRDefault="00C826BD">
                            <w:pPr>
                              <w:bidi w:val="0"/>
                              <w:jc w:val="left"/>
                            </w:pPr>
                            <w:r>
                              <w:rPr>
                                <w:rFonts w:ascii="Trebuchet MS" w:eastAsia="Trebuchet MS" w:hAnsi="Trebuchet MS" w:cs="Trebuchet MS"/>
                                <w:color w:val="FF0000"/>
                                <w:sz w:val="36"/>
                              </w:rPr>
                              <w:t xml:space="preserve"> </w:t>
                            </w:r>
                          </w:p>
                        </w:txbxContent>
                      </wps:txbx>
                      <wps:bodyPr horzOverflow="overflow" vert="horz" lIns="0" tIns="0" rIns="0" bIns="0" rtlCol="0">
                        <a:noAutofit/>
                      </wps:bodyPr>
                    </wps:wsp>
                    <wps:wsp>
                      <wps:cNvPr id="444146" name="Rectangle 444146"/>
                      <wps:cNvSpPr/>
                      <wps:spPr>
                        <a:xfrm>
                          <a:off x="2344040" y="0"/>
                          <a:ext cx="1086632" cy="291716"/>
                        </a:xfrm>
                        <a:prstGeom prst="rect">
                          <a:avLst/>
                        </a:prstGeom>
                        <a:ln>
                          <a:noFill/>
                        </a:ln>
                      </wps:spPr>
                      <wps:txbx>
                        <w:txbxContent>
                          <w:p w14:paraId="100E6E4B" w14:textId="77777777" w:rsidR="0054391F" w:rsidRDefault="00C826BD">
                            <w:pPr>
                              <w:bidi w:val="0"/>
                              <w:jc w:val="left"/>
                            </w:pPr>
                            <w:r>
                              <w:rPr>
                                <w:rFonts w:ascii="Trebuchet MS" w:eastAsia="Trebuchet MS" w:hAnsi="Trebuchet MS" w:cs="Trebuchet MS"/>
                                <w:color w:val="FF0000"/>
                                <w:sz w:val="36"/>
                              </w:rPr>
                              <w:t>Inbound</w:t>
                            </w:r>
                          </w:p>
                        </w:txbxContent>
                      </wps:txbx>
                      <wps:bodyPr horzOverflow="overflow" vert="horz" lIns="0" tIns="0" rIns="0" bIns="0" rtlCol="0">
                        <a:noAutofit/>
                      </wps:bodyPr>
                    </wps:wsp>
                    <wps:wsp>
                      <wps:cNvPr id="444147" name="Rectangle 444147"/>
                      <wps:cNvSpPr/>
                      <wps:spPr>
                        <a:xfrm>
                          <a:off x="3162428" y="0"/>
                          <a:ext cx="91515" cy="291716"/>
                        </a:xfrm>
                        <a:prstGeom prst="rect">
                          <a:avLst/>
                        </a:prstGeom>
                        <a:ln>
                          <a:noFill/>
                        </a:ln>
                      </wps:spPr>
                      <wps:txbx>
                        <w:txbxContent>
                          <w:p w14:paraId="57C83910" w14:textId="77777777" w:rsidR="0054391F" w:rsidRDefault="00C826BD">
                            <w:pPr>
                              <w:bidi w:val="0"/>
                              <w:jc w:val="left"/>
                            </w:pPr>
                            <w:r>
                              <w:rPr>
                                <w:rFonts w:ascii="Trebuchet MS" w:eastAsia="Trebuchet MS" w:hAnsi="Trebuchet MS" w:cs="Trebuchet MS"/>
                                <w:color w:val="FF0000"/>
                                <w:sz w:val="36"/>
                              </w:rPr>
                              <w:t xml:space="preserve"> </w:t>
                            </w:r>
                          </w:p>
                        </w:txbxContent>
                      </wps:txbx>
                      <wps:bodyPr horzOverflow="overflow" vert="horz" lIns="0" tIns="0" rIns="0" bIns="0" rtlCol="0">
                        <a:noAutofit/>
                      </wps:bodyPr>
                    </wps:wsp>
                    <wps:wsp>
                      <wps:cNvPr id="444148" name="Rectangle 444148"/>
                      <wps:cNvSpPr/>
                      <wps:spPr>
                        <a:xfrm>
                          <a:off x="3223388" y="0"/>
                          <a:ext cx="839449" cy="291716"/>
                        </a:xfrm>
                        <a:prstGeom prst="rect">
                          <a:avLst/>
                        </a:prstGeom>
                        <a:ln>
                          <a:noFill/>
                        </a:ln>
                      </wps:spPr>
                      <wps:txbx>
                        <w:txbxContent>
                          <w:p w14:paraId="7B8F5717" w14:textId="77777777" w:rsidR="0054391F" w:rsidRDefault="00C826BD">
                            <w:pPr>
                              <w:bidi w:val="0"/>
                              <w:jc w:val="left"/>
                            </w:pPr>
                            <w:r>
                              <w:rPr>
                                <w:rFonts w:ascii="Trebuchet MS" w:eastAsia="Trebuchet MS" w:hAnsi="Trebuchet MS" w:cs="Trebuchet MS"/>
                                <w:color w:val="FF0000"/>
                                <w:sz w:val="36"/>
                              </w:rPr>
                              <w:t>Travel</w:t>
                            </w:r>
                          </w:p>
                        </w:txbxContent>
                      </wps:txbx>
                      <wps:bodyPr horzOverflow="overflow" vert="horz" lIns="0" tIns="0" rIns="0" bIns="0" rtlCol="0">
                        <a:noAutofit/>
                      </wps:bodyPr>
                    </wps:wsp>
                    <wps:wsp>
                      <wps:cNvPr id="444149" name="Rectangle 444149"/>
                      <wps:cNvSpPr/>
                      <wps:spPr>
                        <a:xfrm>
                          <a:off x="3853054" y="0"/>
                          <a:ext cx="91515" cy="291716"/>
                        </a:xfrm>
                        <a:prstGeom prst="rect">
                          <a:avLst/>
                        </a:prstGeom>
                        <a:ln>
                          <a:noFill/>
                        </a:ln>
                      </wps:spPr>
                      <wps:txbx>
                        <w:txbxContent>
                          <w:p w14:paraId="2118B556" w14:textId="77777777" w:rsidR="0054391F" w:rsidRDefault="00C826BD">
                            <w:pPr>
                              <w:bidi w:val="0"/>
                              <w:jc w:val="left"/>
                            </w:pPr>
                            <w:r>
                              <w:rPr>
                                <w:rFonts w:ascii="Trebuchet MS" w:eastAsia="Trebuchet MS" w:hAnsi="Trebuchet MS" w:cs="Trebuchet MS"/>
                                <w:sz w:val="36"/>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444137" style="width:595.25pt;height:27.0215pt;position:absolute;mso-position-horizontal-relative:page;mso-position-horizontal:absolute;margin-left:0.39992pt;mso-position-vertical-relative:page;margin-top:36.5285pt;" coordsize="75596,3431">
              <v:shape id="Picture 444138" style="position:absolute;width:5338;height:3232;left:228;top:155;" filled="f">
                <v:imagedata r:id="rId14"/>
              </v:shape>
              <v:shape id="Shape 444139" style="position:absolute;width:75596;height:0;left:0;top:3431;" coordsize="7559677,0" path="m0,0l7559677,0">
                <v:stroke weight="0.75pt" endcap="flat" joinstyle="round" on="true" color="#21675f"/>
                <v:fill on="false" color="#000000" opacity="0"/>
              </v:shape>
              <v:rect id="Rectangle 444140" style="position:absolute;width:8108;height:2917;left:6395;top:0;" filled="f" stroked="f">
                <v:textbox inset="0,0,0,0">
                  <w:txbxContent>
                    <w:p>
                      <w:pPr>
                        <w:bidi w:val="0"/>
                        <w:spacing w:before="0" w:after="160" w:line="259" w:lineRule="auto"/>
                        <w:jc w:val="left"/>
                      </w:pPr>
                      <w:r>
                        <w:rPr>
                          <w:rFonts w:cs="Trebuchet MS" w:hAnsi="Trebuchet MS" w:eastAsia="Trebuchet MS" w:ascii="Trebuchet MS"/>
                          <w:color w:val="ff0000"/>
                          <w:sz w:val="36"/>
                        </w:rPr>
                        <w:t xml:space="preserve">Policy</w:t>
                      </w:r>
                    </w:p>
                  </w:txbxContent>
                </v:textbox>
              </v:rect>
              <v:rect id="Rectangle 444141" style="position:absolute;width:915;height:2917;left:12494;top:0;" filled="f" stroked="f">
                <v:textbox inset="0,0,0,0">
                  <w:txbxContent>
                    <w:p>
                      <w:pPr>
                        <w:bidi w:val="0"/>
                        <w:spacing w:before="0" w:after="160" w:line="259" w:lineRule="auto"/>
                        <w:jc w:val="left"/>
                      </w:pPr>
                      <w:r>
                        <w:rPr>
                          <w:rFonts w:cs="Trebuchet MS" w:hAnsi="Trebuchet MS" w:eastAsia="Trebuchet MS" w:ascii="Trebuchet MS"/>
                          <w:color w:val="ff0000"/>
                          <w:sz w:val="36"/>
                        </w:rPr>
                        <w:t xml:space="preserve"> </w:t>
                      </w:r>
                    </w:p>
                  </w:txbxContent>
                </v:textbox>
              </v:rect>
              <v:rect id="Rectangle 444142" style="position:absolute;width:11139;height:2917;left:13058;top:0;" filled="f" stroked="f">
                <v:textbox inset="0,0,0,0">
                  <w:txbxContent>
                    <w:p>
                      <w:pPr>
                        <w:bidi w:val="0"/>
                        <w:spacing w:before="0" w:after="160" w:line="259" w:lineRule="auto"/>
                        <w:jc w:val="left"/>
                      </w:pPr>
                      <w:r>
                        <w:rPr>
                          <w:rFonts w:cs="Trebuchet MS" w:hAnsi="Trebuchet MS" w:eastAsia="Trebuchet MS" w:ascii="Trebuchet MS"/>
                          <w:color w:val="ff0000"/>
                          <w:sz w:val="36"/>
                        </w:rPr>
                        <w:t xml:space="preserve">Wording</w:t>
                      </w:r>
                    </w:p>
                  </w:txbxContent>
                </v:textbox>
              </v:rect>
              <v:rect id="Rectangle 444143" style="position:absolute;width:915;height:2917;left:21443;top:0;" filled="f" stroked="f">
                <v:textbox inset="0,0,0,0">
                  <w:txbxContent>
                    <w:p>
                      <w:pPr>
                        <w:bidi w:val="0"/>
                        <w:spacing w:before="0" w:after="160" w:line="259" w:lineRule="auto"/>
                        <w:jc w:val="left"/>
                      </w:pPr>
                      <w:r>
                        <w:rPr>
                          <w:rFonts w:cs="Trebuchet MS" w:hAnsi="Trebuchet MS" w:eastAsia="Trebuchet MS" w:ascii="Trebuchet MS"/>
                          <w:color w:val="ff0000"/>
                          <w:sz w:val="36"/>
                        </w:rPr>
                        <w:t xml:space="preserve"> </w:t>
                      </w:r>
                    </w:p>
                  </w:txbxContent>
                </v:textbox>
              </v:rect>
              <v:rect id="Rectangle 444144" style="position:absolute;width:1115;height:2917;left:21992;top:0;" filled="f" stroked="f">
                <v:textbox inset="0,0,0,0">
                  <w:txbxContent>
                    <w:p>
                      <w:pPr>
                        <w:bidi w:val="0"/>
                        <w:spacing w:before="0" w:after="160" w:line="259" w:lineRule="auto"/>
                        <w:jc w:val="left"/>
                      </w:pPr>
                      <w:r>
                        <w:rPr>
                          <w:rFonts w:cs="Trebuchet MS" w:hAnsi="Trebuchet MS" w:eastAsia="Trebuchet MS" w:ascii="Trebuchet MS"/>
                          <w:color w:val="ff0000"/>
                          <w:sz w:val="36"/>
                        </w:rPr>
                        <w:t xml:space="preserve">–</w:t>
                      </w:r>
                    </w:p>
                  </w:txbxContent>
                </v:textbox>
              </v:rect>
              <v:rect id="Rectangle 444145" style="position:absolute;width:915;height:2917;left:22830;top:0;" filled="f" stroked="f">
                <v:textbox inset="0,0,0,0">
                  <w:txbxContent>
                    <w:p>
                      <w:pPr>
                        <w:bidi w:val="0"/>
                        <w:spacing w:before="0" w:after="160" w:line="259" w:lineRule="auto"/>
                        <w:jc w:val="left"/>
                      </w:pPr>
                      <w:r>
                        <w:rPr>
                          <w:rFonts w:cs="Trebuchet MS" w:hAnsi="Trebuchet MS" w:eastAsia="Trebuchet MS" w:ascii="Trebuchet MS"/>
                          <w:color w:val="ff0000"/>
                          <w:sz w:val="36"/>
                        </w:rPr>
                        <w:t xml:space="preserve"> </w:t>
                      </w:r>
                    </w:p>
                  </w:txbxContent>
                </v:textbox>
              </v:rect>
              <v:rect id="Rectangle 444146" style="position:absolute;width:10866;height:2917;left:23440;top:0;" filled="f" stroked="f">
                <v:textbox inset="0,0,0,0">
                  <w:txbxContent>
                    <w:p>
                      <w:pPr>
                        <w:bidi w:val="0"/>
                        <w:spacing w:before="0" w:after="160" w:line="259" w:lineRule="auto"/>
                        <w:jc w:val="left"/>
                      </w:pPr>
                      <w:r>
                        <w:rPr>
                          <w:rFonts w:cs="Trebuchet MS" w:hAnsi="Trebuchet MS" w:eastAsia="Trebuchet MS" w:ascii="Trebuchet MS"/>
                          <w:color w:val="ff0000"/>
                          <w:sz w:val="36"/>
                        </w:rPr>
                        <w:t xml:space="preserve">Inbound</w:t>
                      </w:r>
                    </w:p>
                  </w:txbxContent>
                </v:textbox>
              </v:rect>
              <v:rect id="Rectangle 444147" style="position:absolute;width:915;height:2917;left:31624;top:0;" filled="f" stroked="f">
                <v:textbox inset="0,0,0,0">
                  <w:txbxContent>
                    <w:p>
                      <w:pPr>
                        <w:bidi w:val="0"/>
                        <w:spacing w:before="0" w:after="160" w:line="259" w:lineRule="auto"/>
                        <w:jc w:val="left"/>
                      </w:pPr>
                      <w:r>
                        <w:rPr>
                          <w:rFonts w:cs="Trebuchet MS" w:hAnsi="Trebuchet MS" w:eastAsia="Trebuchet MS" w:ascii="Trebuchet MS"/>
                          <w:color w:val="ff0000"/>
                          <w:sz w:val="36"/>
                        </w:rPr>
                        <w:t xml:space="preserve"> </w:t>
                      </w:r>
                    </w:p>
                  </w:txbxContent>
                </v:textbox>
              </v:rect>
              <v:rect id="Rectangle 444148" style="position:absolute;width:8394;height:2917;left:32233;top:0;" filled="f" stroked="f">
                <v:textbox inset="0,0,0,0">
                  <w:txbxContent>
                    <w:p>
                      <w:pPr>
                        <w:bidi w:val="0"/>
                        <w:spacing w:before="0" w:after="160" w:line="259" w:lineRule="auto"/>
                        <w:jc w:val="left"/>
                      </w:pPr>
                      <w:r>
                        <w:rPr>
                          <w:rFonts w:cs="Trebuchet MS" w:hAnsi="Trebuchet MS" w:eastAsia="Trebuchet MS" w:ascii="Trebuchet MS"/>
                          <w:color w:val="ff0000"/>
                          <w:sz w:val="36"/>
                        </w:rPr>
                        <w:t xml:space="preserve">Travel</w:t>
                      </w:r>
                    </w:p>
                  </w:txbxContent>
                </v:textbox>
              </v:rect>
              <v:rect id="Rectangle 444149" style="position:absolute;width:915;height:2917;left:38530;top:0;" filled="f" stroked="f">
                <v:textbox inset="0,0,0,0">
                  <w:txbxContent>
                    <w:p>
                      <w:pPr>
                        <w:bidi w:val="0"/>
                        <w:spacing w:before="0" w:after="160" w:line="259" w:lineRule="auto"/>
                        <w:jc w:val="left"/>
                      </w:pPr>
                      <w:r>
                        <w:rPr>
                          <w:rFonts w:cs="Trebuchet MS" w:hAnsi="Trebuchet MS" w:eastAsia="Trebuchet MS" w:ascii="Trebuchet MS"/>
                          <w:sz w:val="36"/>
                        </w:rPr>
                        <w:t xml:space="preserve"> </w:t>
                      </w:r>
                    </w:p>
                  </w:txbxContent>
                </v:textbox>
              </v:rect>
              <w10:wrap type="square"/>
            </v:group>
          </w:pict>
        </mc:Fallback>
      </mc:AlternateContent>
    </w:r>
    <w:r>
      <w:rPr>
        <w:sz w:val="20"/>
      </w:rPr>
      <w:t xml:space="preserve"> </w:t>
    </w:r>
  </w:p>
  <w:p w14:paraId="135BF516" w14:textId="77777777" w:rsidR="0054391F" w:rsidRDefault="00C826BD">
    <w:pPr>
      <w:bidi w:val="0"/>
      <w:spacing w:after="0"/>
      <w:ind w:left="-1440"/>
      <w:jc w:val="left"/>
    </w:pPr>
    <w:r>
      <w:rPr>
        <w:b/>
        <w:sz w:val="9"/>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D0861" w14:textId="77777777" w:rsidR="0054391F" w:rsidRDefault="00C826BD">
    <w:pPr>
      <w:bidi w:val="0"/>
      <w:spacing w:after="477"/>
      <w:ind w:left="-1440"/>
      <w:jc w:val="left"/>
    </w:pPr>
    <w:r>
      <w:rPr>
        <w:noProof/>
      </w:rPr>
      <mc:AlternateContent>
        <mc:Choice Requires="wpg">
          <w:drawing>
            <wp:anchor distT="0" distB="0" distL="114300" distR="114300" simplePos="0" relativeHeight="251665408" behindDoc="0" locked="0" layoutInCell="1" allowOverlap="1" wp14:anchorId="237D5C5B" wp14:editId="1B4CE78D">
              <wp:simplePos x="0" y="0"/>
              <wp:positionH relativeFrom="page">
                <wp:posOffset>5079</wp:posOffset>
              </wp:positionH>
              <wp:positionV relativeFrom="page">
                <wp:posOffset>463912</wp:posOffset>
              </wp:positionV>
              <wp:extent cx="7559677" cy="343173"/>
              <wp:effectExtent l="0" t="0" r="0" b="0"/>
              <wp:wrapSquare wrapText="bothSides"/>
              <wp:docPr id="444094" name="Group 444094"/>
              <wp:cNvGraphicFramePr/>
              <a:graphic xmlns:a="http://schemas.openxmlformats.org/drawingml/2006/main">
                <a:graphicData uri="http://schemas.microsoft.com/office/word/2010/wordprocessingGroup">
                  <wpg:wgp>
                    <wpg:cNvGrpSpPr/>
                    <wpg:grpSpPr>
                      <a:xfrm>
                        <a:off x="0" y="0"/>
                        <a:ext cx="7559677" cy="343173"/>
                        <a:chOff x="0" y="0"/>
                        <a:chExt cx="7559677" cy="343173"/>
                      </a:xfrm>
                    </wpg:grpSpPr>
                    <pic:pic xmlns:pic="http://schemas.openxmlformats.org/drawingml/2006/picture">
                      <pic:nvPicPr>
                        <pic:cNvPr id="444095" name="Picture 444095"/>
                        <pic:cNvPicPr/>
                      </pic:nvPicPr>
                      <pic:blipFill>
                        <a:blip r:embed="rId1"/>
                        <a:stretch>
                          <a:fillRect/>
                        </a:stretch>
                      </pic:blipFill>
                      <pic:spPr>
                        <a:xfrm>
                          <a:off x="22857" y="15513"/>
                          <a:ext cx="533832" cy="323215"/>
                        </a:xfrm>
                        <a:prstGeom prst="rect">
                          <a:avLst/>
                        </a:prstGeom>
                      </pic:spPr>
                    </pic:pic>
                    <wps:wsp>
                      <wps:cNvPr id="444096" name="Shape 444096"/>
                      <wps:cNvSpPr/>
                      <wps:spPr>
                        <a:xfrm>
                          <a:off x="0" y="343173"/>
                          <a:ext cx="7559677" cy="0"/>
                        </a:xfrm>
                        <a:custGeom>
                          <a:avLst/>
                          <a:gdLst/>
                          <a:ahLst/>
                          <a:cxnLst/>
                          <a:rect l="0" t="0" r="0" b="0"/>
                          <a:pathLst>
                            <a:path w="7559677">
                              <a:moveTo>
                                <a:pt x="0" y="0"/>
                              </a:moveTo>
                              <a:lnTo>
                                <a:pt x="7559677" y="0"/>
                              </a:lnTo>
                            </a:path>
                          </a:pathLst>
                        </a:custGeom>
                        <a:ln w="9525" cap="flat">
                          <a:round/>
                        </a:ln>
                      </wps:spPr>
                      <wps:style>
                        <a:lnRef idx="1">
                          <a:srgbClr val="21675F"/>
                        </a:lnRef>
                        <a:fillRef idx="0">
                          <a:srgbClr val="000000">
                            <a:alpha val="0"/>
                          </a:srgbClr>
                        </a:fillRef>
                        <a:effectRef idx="0">
                          <a:scrgbClr r="0" g="0" b="0"/>
                        </a:effectRef>
                        <a:fontRef idx="none"/>
                      </wps:style>
                      <wps:bodyPr/>
                    </wps:wsp>
                    <wps:wsp>
                      <wps:cNvPr id="444097" name="Rectangle 444097"/>
                      <wps:cNvSpPr/>
                      <wps:spPr>
                        <a:xfrm>
                          <a:off x="639573" y="0"/>
                          <a:ext cx="810869" cy="291716"/>
                        </a:xfrm>
                        <a:prstGeom prst="rect">
                          <a:avLst/>
                        </a:prstGeom>
                        <a:ln>
                          <a:noFill/>
                        </a:ln>
                      </wps:spPr>
                      <wps:txbx>
                        <w:txbxContent>
                          <w:p w14:paraId="06E9C68F" w14:textId="77777777" w:rsidR="0054391F" w:rsidRDefault="00C826BD">
                            <w:pPr>
                              <w:bidi w:val="0"/>
                              <w:jc w:val="left"/>
                            </w:pPr>
                            <w:r>
                              <w:rPr>
                                <w:rFonts w:ascii="Trebuchet MS" w:eastAsia="Trebuchet MS" w:hAnsi="Trebuchet MS" w:cs="Trebuchet MS"/>
                                <w:color w:val="FF0000"/>
                                <w:sz w:val="36"/>
                              </w:rPr>
                              <w:t>Policy</w:t>
                            </w:r>
                          </w:p>
                        </w:txbxContent>
                      </wps:txbx>
                      <wps:bodyPr horzOverflow="overflow" vert="horz" lIns="0" tIns="0" rIns="0" bIns="0" rtlCol="0">
                        <a:noAutofit/>
                      </wps:bodyPr>
                    </wps:wsp>
                    <wps:wsp>
                      <wps:cNvPr id="444098" name="Rectangle 444098"/>
                      <wps:cNvSpPr/>
                      <wps:spPr>
                        <a:xfrm>
                          <a:off x="1249478" y="0"/>
                          <a:ext cx="91515" cy="291716"/>
                        </a:xfrm>
                        <a:prstGeom prst="rect">
                          <a:avLst/>
                        </a:prstGeom>
                        <a:ln>
                          <a:noFill/>
                        </a:ln>
                      </wps:spPr>
                      <wps:txbx>
                        <w:txbxContent>
                          <w:p w14:paraId="479C2954" w14:textId="77777777" w:rsidR="0054391F" w:rsidRDefault="00C826BD">
                            <w:pPr>
                              <w:bidi w:val="0"/>
                              <w:jc w:val="left"/>
                            </w:pPr>
                            <w:r>
                              <w:rPr>
                                <w:rFonts w:ascii="Trebuchet MS" w:eastAsia="Trebuchet MS" w:hAnsi="Trebuchet MS" w:cs="Trebuchet MS"/>
                                <w:color w:val="FF0000"/>
                                <w:sz w:val="36"/>
                              </w:rPr>
                              <w:t xml:space="preserve"> </w:t>
                            </w:r>
                          </w:p>
                        </w:txbxContent>
                      </wps:txbx>
                      <wps:bodyPr horzOverflow="overflow" vert="horz" lIns="0" tIns="0" rIns="0" bIns="0" rtlCol="0">
                        <a:noAutofit/>
                      </wps:bodyPr>
                    </wps:wsp>
                    <wps:wsp>
                      <wps:cNvPr id="444099" name="Rectangle 444099"/>
                      <wps:cNvSpPr/>
                      <wps:spPr>
                        <a:xfrm>
                          <a:off x="1305815" y="0"/>
                          <a:ext cx="1113995" cy="291716"/>
                        </a:xfrm>
                        <a:prstGeom prst="rect">
                          <a:avLst/>
                        </a:prstGeom>
                        <a:ln>
                          <a:noFill/>
                        </a:ln>
                      </wps:spPr>
                      <wps:txbx>
                        <w:txbxContent>
                          <w:p w14:paraId="545DBB4A" w14:textId="77777777" w:rsidR="0054391F" w:rsidRDefault="00C826BD">
                            <w:pPr>
                              <w:bidi w:val="0"/>
                              <w:jc w:val="left"/>
                            </w:pPr>
                            <w:r>
                              <w:rPr>
                                <w:rFonts w:ascii="Trebuchet MS" w:eastAsia="Trebuchet MS" w:hAnsi="Trebuchet MS" w:cs="Trebuchet MS"/>
                                <w:color w:val="FF0000"/>
                                <w:sz w:val="36"/>
                              </w:rPr>
                              <w:t>Wording</w:t>
                            </w:r>
                          </w:p>
                        </w:txbxContent>
                      </wps:txbx>
                      <wps:bodyPr horzOverflow="overflow" vert="horz" lIns="0" tIns="0" rIns="0" bIns="0" rtlCol="0">
                        <a:noAutofit/>
                      </wps:bodyPr>
                    </wps:wsp>
                    <wps:wsp>
                      <wps:cNvPr id="444100" name="Rectangle 444100"/>
                      <wps:cNvSpPr/>
                      <wps:spPr>
                        <a:xfrm>
                          <a:off x="2144396" y="0"/>
                          <a:ext cx="91515" cy="291716"/>
                        </a:xfrm>
                        <a:prstGeom prst="rect">
                          <a:avLst/>
                        </a:prstGeom>
                        <a:ln>
                          <a:noFill/>
                        </a:ln>
                      </wps:spPr>
                      <wps:txbx>
                        <w:txbxContent>
                          <w:p w14:paraId="799F85A8" w14:textId="77777777" w:rsidR="0054391F" w:rsidRDefault="00C826BD">
                            <w:pPr>
                              <w:bidi w:val="0"/>
                              <w:jc w:val="left"/>
                            </w:pPr>
                            <w:r>
                              <w:rPr>
                                <w:rFonts w:ascii="Trebuchet MS" w:eastAsia="Trebuchet MS" w:hAnsi="Trebuchet MS" w:cs="Trebuchet MS"/>
                                <w:color w:val="FF0000"/>
                                <w:sz w:val="36"/>
                              </w:rPr>
                              <w:t xml:space="preserve"> </w:t>
                            </w:r>
                          </w:p>
                        </w:txbxContent>
                      </wps:txbx>
                      <wps:bodyPr horzOverflow="overflow" vert="horz" lIns="0" tIns="0" rIns="0" bIns="0" rtlCol="0">
                        <a:noAutofit/>
                      </wps:bodyPr>
                    </wps:wsp>
                    <wps:wsp>
                      <wps:cNvPr id="444101" name="Rectangle 444101"/>
                      <wps:cNvSpPr/>
                      <wps:spPr>
                        <a:xfrm>
                          <a:off x="2199260" y="0"/>
                          <a:ext cx="111582" cy="291716"/>
                        </a:xfrm>
                        <a:prstGeom prst="rect">
                          <a:avLst/>
                        </a:prstGeom>
                        <a:ln>
                          <a:noFill/>
                        </a:ln>
                      </wps:spPr>
                      <wps:txbx>
                        <w:txbxContent>
                          <w:p w14:paraId="1EA89147" w14:textId="77777777" w:rsidR="0054391F" w:rsidRDefault="00C826BD">
                            <w:pPr>
                              <w:bidi w:val="0"/>
                              <w:jc w:val="left"/>
                            </w:pPr>
                            <w:r>
                              <w:rPr>
                                <w:rFonts w:ascii="Trebuchet MS" w:eastAsia="Trebuchet MS" w:hAnsi="Trebuchet MS" w:cs="Trebuchet MS"/>
                                <w:color w:val="FF0000"/>
                                <w:sz w:val="36"/>
                              </w:rPr>
                              <w:t>–</w:t>
                            </w:r>
                          </w:p>
                        </w:txbxContent>
                      </wps:txbx>
                      <wps:bodyPr horzOverflow="overflow" vert="horz" lIns="0" tIns="0" rIns="0" bIns="0" rtlCol="0">
                        <a:noAutofit/>
                      </wps:bodyPr>
                    </wps:wsp>
                    <wps:wsp>
                      <wps:cNvPr id="444102" name="Rectangle 444102"/>
                      <wps:cNvSpPr/>
                      <wps:spPr>
                        <a:xfrm>
                          <a:off x="2283080" y="0"/>
                          <a:ext cx="91515" cy="291716"/>
                        </a:xfrm>
                        <a:prstGeom prst="rect">
                          <a:avLst/>
                        </a:prstGeom>
                        <a:ln>
                          <a:noFill/>
                        </a:ln>
                      </wps:spPr>
                      <wps:txbx>
                        <w:txbxContent>
                          <w:p w14:paraId="1E61170D" w14:textId="77777777" w:rsidR="0054391F" w:rsidRDefault="00C826BD">
                            <w:pPr>
                              <w:bidi w:val="0"/>
                              <w:jc w:val="left"/>
                            </w:pPr>
                            <w:r>
                              <w:rPr>
                                <w:rFonts w:ascii="Trebuchet MS" w:eastAsia="Trebuchet MS" w:hAnsi="Trebuchet MS" w:cs="Trebuchet MS"/>
                                <w:color w:val="FF0000"/>
                                <w:sz w:val="36"/>
                              </w:rPr>
                              <w:t xml:space="preserve"> </w:t>
                            </w:r>
                          </w:p>
                        </w:txbxContent>
                      </wps:txbx>
                      <wps:bodyPr horzOverflow="overflow" vert="horz" lIns="0" tIns="0" rIns="0" bIns="0" rtlCol="0">
                        <a:noAutofit/>
                      </wps:bodyPr>
                    </wps:wsp>
                    <wps:wsp>
                      <wps:cNvPr id="444103" name="Rectangle 444103"/>
                      <wps:cNvSpPr/>
                      <wps:spPr>
                        <a:xfrm>
                          <a:off x="2344040" y="0"/>
                          <a:ext cx="1086632" cy="291716"/>
                        </a:xfrm>
                        <a:prstGeom prst="rect">
                          <a:avLst/>
                        </a:prstGeom>
                        <a:ln>
                          <a:noFill/>
                        </a:ln>
                      </wps:spPr>
                      <wps:txbx>
                        <w:txbxContent>
                          <w:p w14:paraId="4EC201DE" w14:textId="77777777" w:rsidR="0054391F" w:rsidRDefault="00C826BD">
                            <w:pPr>
                              <w:bidi w:val="0"/>
                              <w:jc w:val="left"/>
                            </w:pPr>
                            <w:r>
                              <w:rPr>
                                <w:rFonts w:ascii="Trebuchet MS" w:eastAsia="Trebuchet MS" w:hAnsi="Trebuchet MS" w:cs="Trebuchet MS"/>
                                <w:color w:val="FF0000"/>
                                <w:sz w:val="36"/>
                              </w:rPr>
                              <w:t>Inbound</w:t>
                            </w:r>
                          </w:p>
                        </w:txbxContent>
                      </wps:txbx>
                      <wps:bodyPr horzOverflow="overflow" vert="horz" lIns="0" tIns="0" rIns="0" bIns="0" rtlCol="0">
                        <a:noAutofit/>
                      </wps:bodyPr>
                    </wps:wsp>
                    <wps:wsp>
                      <wps:cNvPr id="444104" name="Rectangle 444104"/>
                      <wps:cNvSpPr/>
                      <wps:spPr>
                        <a:xfrm>
                          <a:off x="3162428" y="0"/>
                          <a:ext cx="91515" cy="291716"/>
                        </a:xfrm>
                        <a:prstGeom prst="rect">
                          <a:avLst/>
                        </a:prstGeom>
                        <a:ln>
                          <a:noFill/>
                        </a:ln>
                      </wps:spPr>
                      <wps:txbx>
                        <w:txbxContent>
                          <w:p w14:paraId="26CE14C5" w14:textId="77777777" w:rsidR="0054391F" w:rsidRDefault="00C826BD">
                            <w:pPr>
                              <w:bidi w:val="0"/>
                              <w:jc w:val="left"/>
                            </w:pPr>
                            <w:r>
                              <w:rPr>
                                <w:rFonts w:ascii="Trebuchet MS" w:eastAsia="Trebuchet MS" w:hAnsi="Trebuchet MS" w:cs="Trebuchet MS"/>
                                <w:color w:val="FF0000"/>
                                <w:sz w:val="36"/>
                              </w:rPr>
                              <w:t xml:space="preserve"> </w:t>
                            </w:r>
                          </w:p>
                        </w:txbxContent>
                      </wps:txbx>
                      <wps:bodyPr horzOverflow="overflow" vert="horz" lIns="0" tIns="0" rIns="0" bIns="0" rtlCol="0">
                        <a:noAutofit/>
                      </wps:bodyPr>
                    </wps:wsp>
                    <wps:wsp>
                      <wps:cNvPr id="444105" name="Rectangle 444105"/>
                      <wps:cNvSpPr/>
                      <wps:spPr>
                        <a:xfrm>
                          <a:off x="3223388" y="0"/>
                          <a:ext cx="839449" cy="291716"/>
                        </a:xfrm>
                        <a:prstGeom prst="rect">
                          <a:avLst/>
                        </a:prstGeom>
                        <a:ln>
                          <a:noFill/>
                        </a:ln>
                      </wps:spPr>
                      <wps:txbx>
                        <w:txbxContent>
                          <w:p w14:paraId="48558AAF" w14:textId="77777777" w:rsidR="0054391F" w:rsidRDefault="00C826BD">
                            <w:pPr>
                              <w:bidi w:val="0"/>
                              <w:jc w:val="left"/>
                            </w:pPr>
                            <w:r>
                              <w:rPr>
                                <w:rFonts w:ascii="Trebuchet MS" w:eastAsia="Trebuchet MS" w:hAnsi="Trebuchet MS" w:cs="Trebuchet MS"/>
                                <w:color w:val="FF0000"/>
                                <w:sz w:val="36"/>
                              </w:rPr>
                              <w:t>Travel</w:t>
                            </w:r>
                          </w:p>
                        </w:txbxContent>
                      </wps:txbx>
                      <wps:bodyPr horzOverflow="overflow" vert="horz" lIns="0" tIns="0" rIns="0" bIns="0" rtlCol="0">
                        <a:noAutofit/>
                      </wps:bodyPr>
                    </wps:wsp>
                    <wps:wsp>
                      <wps:cNvPr id="444106" name="Rectangle 444106"/>
                      <wps:cNvSpPr/>
                      <wps:spPr>
                        <a:xfrm>
                          <a:off x="3853054" y="0"/>
                          <a:ext cx="91515" cy="291716"/>
                        </a:xfrm>
                        <a:prstGeom prst="rect">
                          <a:avLst/>
                        </a:prstGeom>
                        <a:ln>
                          <a:noFill/>
                        </a:ln>
                      </wps:spPr>
                      <wps:txbx>
                        <w:txbxContent>
                          <w:p w14:paraId="2B998749" w14:textId="77777777" w:rsidR="0054391F" w:rsidRDefault="00C826BD">
                            <w:pPr>
                              <w:bidi w:val="0"/>
                              <w:jc w:val="left"/>
                            </w:pPr>
                            <w:r>
                              <w:rPr>
                                <w:rFonts w:ascii="Trebuchet MS" w:eastAsia="Trebuchet MS" w:hAnsi="Trebuchet MS" w:cs="Trebuchet MS"/>
                                <w:sz w:val="36"/>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444094" style="width:595.25pt;height:27.0215pt;position:absolute;mso-position-horizontal-relative:page;mso-position-horizontal:absolute;margin-left:0.39992pt;mso-position-vertical-relative:page;margin-top:36.5285pt;" coordsize="75596,3431">
              <v:shape id="Picture 444095" style="position:absolute;width:5338;height:3232;left:228;top:155;" filled="f">
                <v:imagedata r:id="rId14"/>
              </v:shape>
              <v:shape id="Shape 444096" style="position:absolute;width:75596;height:0;left:0;top:3431;" coordsize="7559677,0" path="m0,0l7559677,0">
                <v:stroke weight="0.75pt" endcap="flat" joinstyle="round" on="true" color="#21675f"/>
                <v:fill on="false" color="#000000" opacity="0"/>
              </v:shape>
              <v:rect id="Rectangle 444097" style="position:absolute;width:8108;height:2917;left:6395;top:0;" filled="f" stroked="f">
                <v:textbox inset="0,0,0,0">
                  <w:txbxContent>
                    <w:p>
                      <w:pPr>
                        <w:bidi w:val="0"/>
                        <w:spacing w:before="0" w:after="160" w:line="259" w:lineRule="auto"/>
                        <w:jc w:val="left"/>
                      </w:pPr>
                      <w:r>
                        <w:rPr>
                          <w:rFonts w:cs="Trebuchet MS" w:hAnsi="Trebuchet MS" w:eastAsia="Trebuchet MS" w:ascii="Trebuchet MS"/>
                          <w:color w:val="ff0000"/>
                          <w:sz w:val="36"/>
                        </w:rPr>
                        <w:t xml:space="preserve">Policy</w:t>
                      </w:r>
                    </w:p>
                  </w:txbxContent>
                </v:textbox>
              </v:rect>
              <v:rect id="Rectangle 444098" style="position:absolute;width:915;height:2917;left:12494;top:0;" filled="f" stroked="f">
                <v:textbox inset="0,0,0,0">
                  <w:txbxContent>
                    <w:p>
                      <w:pPr>
                        <w:bidi w:val="0"/>
                        <w:spacing w:before="0" w:after="160" w:line="259" w:lineRule="auto"/>
                        <w:jc w:val="left"/>
                      </w:pPr>
                      <w:r>
                        <w:rPr>
                          <w:rFonts w:cs="Trebuchet MS" w:hAnsi="Trebuchet MS" w:eastAsia="Trebuchet MS" w:ascii="Trebuchet MS"/>
                          <w:color w:val="ff0000"/>
                          <w:sz w:val="36"/>
                        </w:rPr>
                        <w:t xml:space="preserve"> </w:t>
                      </w:r>
                    </w:p>
                  </w:txbxContent>
                </v:textbox>
              </v:rect>
              <v:rect id="Rectangle 444099" style="position:absolute;width:11139;height:2917;left:13058;top:0;" filled="f" stroked="f">
                <v:textbox inset="0,0,0,0">
                  <w:txbxContent>
                    <w:p>
                      <w:pPr>
                        <w:bidi w:val="0"/>
                        <w:spacing w:before="0" w:after="160" w:line="259" w:lineRule="auto"/>
                        <w:jc w:val="left"/>
                      </w:pPr>
                      <w:r>
                        <w:rPr>
                          <w:rFonts w:cs="Trebuchet MS" w:hAnsi="Trebuchet MS" w:eastAsia="Trebuchet MS" w:ascii="Trebuchet MS"/>
                          <w:color w:val="ff0000"/>
                          <w:sz w:val="36"/>
                        </w:rPr>
                        <w:t xml:space="preserve">Wording</w:t>
                      </w:r>
                    </w:p>
                  </w:txbxContent>
                </v:textbox>
              </v:rect>
              <v:rect id="Rectangle 444100" style="position:absolute;width:915;height:2917;left:21443;top:0;" filled="f" stroked="f">
                <v:textbox inset="0,0,0,0">
                  <w:txbxContent>
                    <w:p>
                      <w:pPr>
                        <w:bidi w:val="0"/>
                        <w:spacing w:before="0" w:after="160" w:line="259" w:lineRule="auto"/>
                        <w:jc w:val="left"/>
                      </w:pPr>
                      <w:r>
                        <w:rPr>
                          <w:rFonts w:cs="Trebuchet MS" w:hAnsi="Trebuchet MS" w:eastAsia="Trebuchet MS" w:ascii="Trebuchet MS"/>
                          <w:color w:val="ff0000"/>
                          <w:sz w:val="36"/>
                        </w:rPr>
                        <w:t xml:space="preserve"> </w:t>
                      </w:r>
                    </w:p>
                  </w:txbxContent>
                </v:textbox>
              </v:rect>
              <v:rect id="Rectangle 444101" style="position:absolute;width:1115;height:2917;left:21992;top:0;" filled="f" stroked="f">
                <v:textbox inset="0,0,0,0">
                  <w:txbxContent>
                    <w:p>
                      <w:pPr>
                        <w:bidi w:val="0"/>
                        <w:spacing w:before="0" w:after="160" w:line="259" w:lineRule="auto"/>
                        <w:jc w:val="left"/>
                      </w:pPr>
                      <w:r>
                        <w:rPr>
                          <w:rFonts w:cs="Trebuchet MS" w:hAnsi="Trebuchet MS" w:eastAsia="Trebuchet MS" w:ascii="Trebuchet MS"/>
                          <w:color w:val="ff0000"/>
                          <w:sz w:val="36"/>
                        </w:rPr>
                        <w:t xml:space="preserve">–</w:t>
                      </w:r>
                    </w:p>
                  </w:txbxContent>
                </v:textbox>
              </v:rect>
              <v:rect id="Rectangle 444102" style="position:absolute;width:915;height:2917;left:22830;top:0;" filled="f" stroked="f">
                <v:textbox inset="0,0,0,0">
                  <w:txbxContent>
                    <w:p>
                      <w:pPr>
                        <w:bidi w:val="0"/>
                        <w:spacing w:before="0" w:after="160" w:line="259" w:lineRule="auto"/>
                        <w:jc w:val="left"/>
                      </w:pPr>
                      <w:r>
                        <w:rPr>
                          <w:rFonts w:cs="Trebuchet MS" w:hAnsi="Trebuchet MS" w:eastAsia="Trebuchet MS" w:ascii="Trebuchet MS"/>
                          <w:color w:val="ff0000"/>
                          <w:sz w:val="36"/>
                        </w:rPr>
                        <w:t xml:space="preserve"> </w:t>
                      </w:r>
                    </w:p>
                  </w:txbxContent>
                </v:textbox>
              </v:rect>
              <v:rect id="Rectangle 444103" style="position:absolute;width:10866;height:2917;left:23440;top:0;" filled="f" stroked="f">
                <v:textbox inset="0,0,0,0">
                  <w:txbxContent>
                    <w:p>
                      <w:pPr>
                        <w:bidi w:val="0"/>
                        <w:spacing w:before="0" w:after="160" w:line="259" w:lineRule="auto"/>
                        <w:jc w:val="left"/>
                      </w:pPr>
                      <w:r>
                        <w:rPr>
                          <w:rFonts w:cs="Trebuchet MS" w:hAnsi="Trebuchet MS" w:eastAsia="Trebuchet MS" w:ascii="Trebuchet MS"/>
                          <w:color w:val="ff0000"/>
                          <w:sz w:val="36"/>
                        </w:rPr>
                        <w:t xml:space="preserve">Inbound</w:t>
                      </w:r>
                    </w:p>
                  </w:txbxContent>
                </v:textbox>
              </v:rect>
              <v:rect id="Rectangle 444104" style="position:absolute;width:915;height:2917;left:31624;top:0;" filled="f" stroked="f">
                <v:textbox inset="0,0,0,0">
                  <w:txbxContent>
                    <w:p>
                      <w:pPr>
                        <w:bidi w:val="0"/>
                        <w:spacing w:before="0" w:after="160" w:line="259" w:lineRule="auto"/>
                        <w:jc w:val="left"/>
                      </w:pPr>
                      <w:r>
                        <w:rPr>
                          <w:rFonts w:cs="Trebuchet MS" w:hAnsi="Trebuchet MS" w:eastAsia="Trebuchet MS" w:ascii="Trebuchet MS"/>
                          <w:color w:val="ff0000"/>
                          <w:sz w:val="36"/>
                        </w:rPr>
                        <w:t xml:space="preserve"> </w:t>
                      </w:r>
                    </w:p>
                  </w:txbxContent>
                </v:textbox>
              </v:rect>
              <v:rect id="Rectangle 444105" style="position:absolute;width:8394;height:2917;left:32233;top:0;" filled="f" stroked="f">
                <v:textbox inset="0,0,0,0">
                  <w:txbxContent>
                    <w:p>
                      <w:pPr>
                        <w:bidi w:val="0"/>
                        <w:spacing w:before="0" w:after="160" w:line="259" w:lineRule="auto"/>
                        <w:jc w:val="left"/>
                      </w:pPr>
                      <w:r>
                        <w:rPr>
                          <w:rFonts w:cs="Trebuchet MS" w:hAnsi="Trebuchet MS" w:eastAsia="Trebuchet MS" w:ascii="Trebuchet MS"/>
                          <w:color w:val="ff0000"/>
                          <w:sz w:val="36"/>
                        </w:rPr>
                        <w:t xml:space="preserve">Travel</w:t>
                      </w:r>
                    </w:p>
                  </w:txbxContent>
                </v:textbox>
              </v:rect>
              <v:rect id="Rectangle 444106" style="position:absolute;width:915;height:2917;left:38530;top:0;" filled="f" stroked="f">
                <v:textbox inset="0,0,0,0">
                  <w:txbxContent>
                    <w:p>
                      <w:pPr>
                        <w:bidi w:val="0"/>
                        <w:spacing w:before="0" w:after="160" w:line="259" w:lineRule="auto"/>
                        <w:jc w:val="left"/>
                      </w:pPr>
                      <w:r>
                        <w:rPr>
                          <w:rFonts w:cs="Trebuchet MS" w:hAnsi="Trebuchet MS" w:eastAsia="Trebuchet MS" w:ascii="Trebuchet MS"/>
                          <w:sz w:val="36"/>
                        </w:rPr>
                        <w:t xml:space="preserve"> </w:t>
                      </w:r>
                    </w:p>
                  </w:txbxContent>
                </v:textbox>
              </v:rect>
              <w10:wrap type="square"/>
            </v:group>
          </w:pict>
        </mc:Fallback>
      </mc:AlternateContent>
    </w:r>
    <w:r>
      <w:rPr>
        <w:sz w:val="20"/>
      </w:rPr>
      <w:t xml:space="preserve"> </w:t>
    </w:r>
  </w:p>
  <w:p w14:paraId="10275067" w14:textId="77777777" w:rsidR="0054391F" w:rsidRDefault="00C826BD">
    <w:pPr>
      <w:bidi w:val="0"/>
      <w:spacing w:after="0"/>
      <w:ind w:left="-1440"/>
      <w:jc w:val="left"/>
    </w:pPr>
    <w:r>
      <w:rPr>
        <w:b/>
        <w:sz w:val="9"/>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EE82A" w14:textId="77777777" w:rsidR="0054391F" w:rsidRDefault="00C826BD">
    <w:pPr>
      <w:bidi w:val="0"/>
      <w:spacing w:after="477"/>
      <w:ind w:left="-1440"/>
      <w:jc w:val="left"/>
    </w:pPr>
    <w:r>
      <w:rPr>
        <w:noProof/>
      </w:rPr>
      <mc:AlternateContent>
        <mc:Choice Requires="wpg">
          <w:drawing>
            <wp:anchor distT="0" distB="0" distL="114300" distR="114300" simplePos="0" relativeHeight="251666432" behindDoc="0" locked="0" layoutInCell="1" allowOverlap="1" wp14:anchorId="28022FA9" wp14:editId="76EB33DE">
              <wp:simplePos x="0" y="0"/>
              <wp:positionH relativeFrom="page">
                <wp:posOffset>5079</wp:posOffset>
              </wp:positionH>
              <wp:positionV relativeFrom="page">
                <wp:posOffset>463912</wp:posOffset>
              </wp:positionV>
              <wp:extent cx="7559677" cy="343173"/>
              <wp:effectExtent l="0" t="0" r="0" b="0"/>
              <wp:wrapSquare wrapText="bothSides"/>
              <wp:docPr id="444051" name="Group 444051"/>
              <wp:cNvGraphicFramePr/>
              <a:graphic xmlns:a="http://schemas.openxmlformats.org/drawingml/2006/main">
                <a:graphicData uri="http://schemas.microsoft.com/office/word/2010/wordprocessingGroup">
                  <wpg:wgp>
                    <wpg:cNvGrpSpPr/>
                    <wpg:grpSpPr>
                      <a:xfrm>
                        <a:off x="0" y="0"/>
                        <a:ext cx="7559677" cy="343173"/>
                        <a:chOff x="0" y="0"/>
                        <a:chExt cx="7559677" cy="343173"/>
                      </a:xfrm>
                    </wpg:grpSpPr>
                    <pic:pic xmlns:pic="http://schemas.openxmlformats.org/drawingml/2006/picture">
                      <pic:nvPicPr>
                        <pic:cNvPr id="444052" name="Picture 444052"/>
                        <pic:cNvPicPr/>
                      </pic:nvPicPr>
                      <pic:blipFill>
                        <a:blip r:embed="rId1"/>
                        <a:stretch>
                          <a:fillRect/>
                        </a:stretch>
                      </pic:blipFill>
                      <pic:spPr>
                        <a:xfrm>
                          <a:off x="22857" y="15513"/>
                          <a:ext cx="533832" cy="323215"/>
                        </a:xfrm>
                        <a:prstGeom prst="rect">
                          <a:avLst/>
                        </a:prstGeom>
                      </pic:spPr>
                    </pic:pic>
                    <wps:wsp>
                      <wps:cNvPr id="444053" name="Shape 444053"/>
                      <wps:cNvSpPr/>
                      <wps:spPr>
                        <a:xfrm>
                          <a:off x="0" y="343173"/>
                          <a:ext cx="7559677" cy="0"/>
                        </a:xfrm>
                        <a:custGeom>
                          <a:avLst/>
                          <a:gdLst/>
                          <a:ahLst/>
                          <a:cxnLst/>
                          <a:rect l="0" t="0" r="0" b="0"/>
                          <a:pathLst>
                            <a:path w="7559677">
                              <a:moveTo>
                                <a:pt x="0" y="0"/>
                              </a:moveTo>
                              <a:lnTo>
                                <a:pt x="7559677" y="0"/>
                              </a:lnTo>
                            </a:path>
                          </a:pathLst>
                        </a:custGeom>
                        <a:ln w="9525" cap="flat">
                          <a:round/>
                        </a:ln>
                      </wps:spPr>
                      <wps:style>
                        <a:lnRef idx="1">
                          <a:srgbClr val="21675F"/>
                        </a:lnRef>
                        <a:fillRef idx="0">
                          <a:srgbClr val="000000">
                            <a:alpha val="0"/>
                          </a:srgbClr>
                        </a:fillRef>
                        <a:effectRef idx="0">
                          <a:scrgbClr r="0" g="0" b="0"/>
                        </a:effectRef>
                        <a:fontRef idx="none"/>
                      </wps:style>
                      <wps:bodyPr/>
                    </wps:wsp>
                    <wps:wsp>
                      <wps:cNvPr id="444054" name="Rectangle 444054"/>
                      <wps:cNvSpPr/>
                      <wps:spPr>
                        <a:xfrm>
                          <a:off x="639573" y="0"/>
                          <a:ext cx="810869" cy="291716"/>
                        </a:xfrm>
                        <a:prstGeom prst="rect">
                          <a:avLst/>
                        </a:prstGeom>
                        <a:ln>
                          <a:noFill/>
                        </a:ln>
                      </wps:spPr>
                      <wps:txbx>
                        <w:txbxContent>
                          <w:p w14:paraId="48193A48" w14:textId="77777777" w:rsidR="0054391F" w:rsidRDefault="00C826BD">
                            <w:pPr>
                              <w:bidi w:val="0"/>
                              <w:jc w:val="left"/>
                            </w:pPr>
                            <w:r>
                              <w:rPr>
                                <w:rFonts w:ascii="Trebuchet MS" w:eastAsia="Trebuchet MS" w:hAnsi="Trebuchet MS" w:cs="Trebuchet MS"/>
                                <w:color w:val="FF0000"/>
                                <w:sz w:val="36"/>
                              </w:rPr>
                              <w:t>Policy</w:t>
                            </w:r>
                          </w:p>
                        </w:txbxContent>
                      </wps:txbx>
                      <wps:bodyPr horzOverflow="overflow" vert="horz" lIns="0" tIns="0" rIns="0" bIns="0" rtlCol="0">
                        <a:noAutofit/>
                      </wps:bodyPr>
                    </wps:wsp>
                    <wps:wsp>
                      <wps:cNvPr id="444055" name="Rectangle 444055"/>
                      <wps:cNvSpPr/>
                      <wps:spPr>
                        <a:xfrm>
                          <a:off x="1249478" y="0"/>
                          <a:ext cx="91515" cy="291716"/>
                        </a:xfrm>
                        <a:prstGeom prst="rect">
                          <a:avLst/>
                        </a:prstGeom>
                        <a:ln>
                          <a:noFill/>
                        </a:ln>
                      </wps:spPr>
                      <wps:txbx>
                        <w:txbxContent>
                          <w:p w14:paraId="7964A93C" w14:textId="77777777" w:rsidR="0054391F" w:rsidRDefault="00C826BD">
                            <w:pPr>
                              <w:bidi w:val="0"/>
                              <w:jc w:val="left"/>
                            </w:pPr>
                            <w:r>
                              <w:rPr>
                                <w:rFonts w:ascii="Trebuchet MS" w:eastAsia="Trebuchet MS" w:hAnsi="Trebuchet MS" w:cs="Trebuchet MS"/>
                                <w:color w:val="FF0000"/>
                                <w:sz w:val="36"/>
                              </w:rPr>
                              <w:t xml:space="preserve"> </w:t>
                            </w:r>
                          </w:p>
                        </w:txbxContent>
                      </wps:txbx>
                      <wps:bodyPr horzOverflow="overflow" vert="horz" lIns="0" tIns="0" rIns="0" bIns="0" rtlCol="0">
                        <a:noAutofit/>
                      </wps:bodyPr>
                    </wps:wsp>
                    <wps:wsp>
                      <wps:cNvPr id="444056" name="Rectangle 444056"/>
                      <wps:cNvSpPr/>
                      <wps:spPr>
                        <a:xfrm>
                          <a:off x="1305815" y="0"/>
                          <a:ext cx="1113995" cy="291716"/>
                        </a:xfrm>
                        <a:prstGeom prst="rect">
                          <a:avLst/>
                        </a:prstGeom>
                        <a:ln>
                          <a:noFill/>
                        </a:ln>
                      </wps:spPr>
                      <wps:txbx>
                        <w:txbxContent>
                          <w:p w14:paraId="69CBB3F0" w14:textId="77777777" w:rsidR="0054391F" w:rsidRDefault="00C826BD">
                            <w:pPr>
                              <w:bidi w:val="0"/>
                              <w:jc w:val="left"/>
                            </w:pPr>
                            <w:r>
                              <w:rPr>
                                <w:rFonts w:ascii="Trebuchet MS" w:eastAsia="Trebuchet MS" w:hAnsi="Trebuchet MS" w:cs="Trebuchet MS"/>
                                <w:color w:val="FF0000"/>
                                <w:sz w:val="36"/>
                              </w:rPr>
                              <w:t>Wording</w:t>
                            </w:r>
                          </w:p>
                        </w:txbxContent>
                      </wps:txbx>
                      <wps:bodyPr horzOverflow="overflow" vert="horz" lIns="0" tIns="0" rIns="0" bIns="0" rtlCol="0">
                        <a:noAutofit/>
                      </wps:bodyPr>
                    </wps:wsp>
                    <wps:wsp>
                      <wps:cNvPr id="444057" name="Rectangle 444057"/>
                      <wps:cNvSpPr/>
                      <wps:spPr>
                        <a:xfrm>
                          <a:off x="2144396" y="0"/>
                          <a:ext cx="91515" cy="291716"/>
                        </a:xfrm>
                        <a:prstGeom prst="rect">
                          <a:avLst/>
                        </a:prstGeom>
                        <a:ln>
                          <a:noFill/>
                        </a:ln>
                      </wps:spPr>
                      <wps:txbx>
                        <w:txbxContent>
                          <w:p w14:paraId="41EDF0C4" w14:textId="77777777" w:rsidR="0054391F" w:rsidRDefault="00C826BD">
                            <w:pPr>
                              <w:bidi w:val="0"/>
                              <w:jc w:val="left"/>
                            </w:pPr>
                            <w:r>
                              <w:rPr>
                                <w:rFonts w:ascii="Trebuchet MS" w:eastAsia="Trebuchet MS" w:hAnsi="Trebuchet MS" w:cs="Trebuchet MS"/>
                                <w:color w:val="FF0000"/>
                                <w:sz w:val="36"/>
                              </w:rPr>
                              <w:t xml:space="preserve"> </w:t>
                            </w:r>
                          </w:p>
                        </w:txbxContent>
                      </wps:txbx>
                      <wps:bodyPr horzOverflow="overflow" vert="horz" lIns="0" tIns="0" rIns="0" bIns="0" rtlCol="0">
                        <a:noAutofit/>
                      </wps:bodyPr>
                    </wps:wsp>
                    <wps:wsp>
                      <wps:cNvPr id="444058" name="Rectangle 444058"/>
                      <wps:cNvSpPr/>
                      <wps:spPr>
                        <a:xfrm>
                          <a:off x="2199260" y="0"/>
                          <a:ext cx="111582" cy="291716"/>
                        </a:xfrm>
                        <a:prstGeom prst="rect">
                          <a:avLst/>
                        </a:prstGeom>
                        <a:ln>
                          <a:noFill/>
                        </a:ln>
                      </wps:spPr>
                      <wps:txbx>
                        <w:txbxContent>
                          <w:p w14:paraId="3D9A289F" w14:textId="77777777" w:rsidR="0054391F" w:rsidRDefault="00C826BD">
                            <w:pPr>
                              <w:bidi w:val="0"/>
                              <w:jc w:val="left"/>
                            </w:pPr>
                            <w:r>
                              <w:rPr>
                                <w:rFonts w:ascii="Trebuchet MS" w:eastAsia="Trebuchet MS" w:hAnsi="Trebuchet MS" w:cs="Trebuchet MS"/>
                                <w:color w:val="FF0000"/>
                                <w:sz w:val="36"/>
                              </w:rPr>
                              <w:t>–</w:t>
                            </w:r>
                          </w:p>
                        </w:txbxContent>
                      </wps:txbx>
                      <wps:bodyPr horzOverflow="overflow" vert="horz" lIns="0" tIns="0" rIns="0" bIns="0" rtlCol="0">
                        <a:noAutofit/>
                      </wps:bodyPr>
                    </wps:wsp>
                    <wps:wsp>
                      <wps:cNvPr id="444059" name="Rectangle 444059"/>
                      <wps:cNvSpPr/>
                      <wps:spPr>
                        <a:xfrm>
                          <a:off x="2283080" y="0"/>
                          <a:ext cx="91515" cy="291716"/>
                        </a:xfrm>
                        <a:prstGeom prst="rect">
                          <a:avLst/>
                        </a:prstGeom>
                        <a:ln>
                          <a:noFill/>
                        </a:ln>
                      </wps:spPr>
                      <wps:txbx>
                        <w:txbxContent>
                          <w:p w14:paraId="70A7703E" w14:textId="77777777" w:rsidR="0054391F" w:rsidRDefault="00C826BD">
                            <w:pPr>
                              <w:bidi w:val="0"/>
                              <w:jc w:val="left"/>
                            </w:pPr>
                            <w:r>
                              <w:rPr>
                                <w:rFonts w:ascii="Trebuchet MS" w:eastAsia="Trebuchet MS" w:hAnsi="Trebuchet MS" w:cs="Trebuchet MS"/>
                                <w:color w:val="FF0000"/>
                                <w:sz w:val="36"/>
                              </w:rPr>
                              <w:t xml:space="preserve"> </w:t>
                            </w:r>
                          </w:p>
                        </w:txbxContent>
                      </wps:txbx>
                      <wps:bodyPr horzOverflow="overflow" vert="horz" lIns="0" tIns="0" rIns="0" bIns="0" rtlCol="0">
                        <a:noAutofit/>
                      </wps:bodyPr>
                    </wps:wsp>
                    <wps:wsp>
                      <wps:cNvPr id="444060" name="Rectangle 444060"/>
                      <wps:cNvSpPr/>
                      <wps:spPr>
                        <a:xfrm>
                          <a:off x="2344040" y="0"/>
                          <a:ext cx="1086632" cy="291716"/>
                        </a:xfrm>
                        <a:prstGeom prst="rect">
                          <a:avLst/>
                        </a:prstGeom>
                        <a:ln>
                          <a:noFill/>
                        </a:ln>
                      </wps:spPr>
                      <wps:txbx>
                        <w:txbxContent>
                          <w:p w14:paraId="5EF7CAD6" w14:textId="77777777" w:rsidR="0054391F" w:rsidRDefault="00C826BD">
                            <w:pPr>
                              <w:bidi w:val="0"/>
                              <w:jc w:val="left"/>
                            </w:pPr>
                            <w:r>
                              <w:rPr>
                                <w:rFonts w:ascii="Trebuchet MS" w:eastAsia="Trebuchet MS" w:hAnsi="Trebuchet MS" w:cs="Trebuchet MS"/>
                                <w:color w:val="FF0000"/>
                                <w:sz w:val="36"/>
                              </w:rPr>
                              <w:t>Inbound</w:t>
                            </w:r>
                          </w:p>
                        </w:txbxContent>
                      </wps:txbx>
                      <wps:bodyPr horzOverflow="overflow" vert="horz" lIns="0" tIns="0" rIns="0" bIns="0" rtlCol="0">
                        <a:noAutofit/>
                      </wps:bodyPr>
                    </wps:wsp>
                    <wps:wsp>
                      <wps:cNvPr id="444061" name="Rectangle 444061"/>
                      <wps:cNvSpPr/>
                      <wps:spPr>
                        <a:xfrm>
                          <a:off x="3162428" y="0"/>
                          <a:ext cx="91515" cy="291716"/>
                        </a:xfrm>
                        <a:prstGeom prst="rect">
                          <a:avLst/>
                        </a:prstGeom>
                        <a:ln>
                          <a:noFill/>
                        </a:ln>
                      </wps:spPr>
                      <wps:txbx>
                        <w:txbxContent>
                          <w:p w14:paraId="5CAFB72B" w14:textId="77777777" w:rsidR="0054391F" w:rsidRDefault="00C826BD">
                            <w:pPr>
                              <w:bidi w:val="0"/>
                              <w:jc w:val="left"/>
                            </w:pPr>
                            <w:r>
                              <w:rPr>
                                <w:rFonts w:ascii="Trebuchet MS" w:eastAsia="Trebuchet MS" w:hAnsi="Trebuchet MS" w:cs="Trebuchet MS"/>
                                <w:color w:val="FF0000"/>
                                <w:sz w:val="36"/>
                              </w:rPr>
                              <w:t xml:space="preserve"> </w:t>
                            </w:r>
                          </w:p>
                        </w:txbxContent>
                      </wps:txbx>
                      <wps:bodyPr horzOverflow="overflow" vert="horz" lIns="0" tIns="0" rIns="0" bIns="0" rtlCol="0">
                        <a:noAutofit/>
                      </wps:bodyPr>
                    </wps:wsp>
                    <wps:wsp>
                      <wps:cNvPr id="444062" name="Rectangle 444062"/>
                      <wps:cNvSpPr/>
                      <wps:spPr>
                        <a:xfrm>
                          <a:off x="3223388" y="0"/>
                          <a:ext cx="839449" cy="291716"/>
                        </a:xfrm>
                        <a:prstGeom prst="rect">
                          <a:avLst/>
                        </a:prstGeom>
                        <a:ln>
                          <a:noFill/>
                        </a:ln>
                      </wps:spPr>
                      <wps:txbx>
                        <w:txbxContent>
                          <w:p w14:paraId="5B11A379" w14:textId="77777777" w:rsidR="0054391F" w:rsidRDefault="00C826BD">
                            <w:pPr>
                              <w:bidi w:val="0"/>
                              <w:jc w:val="left"/>
                            </w:pPr>
                            <w:r>
                              <w:rPr>
                                <w:rFonts w:ascii="Trebuchet MS" w:eastAsia="Trebuchet MS" w:hAnsi="Trebuchet MS" w:cs="Trebuchet MS"/>
                                <w:color w:val="FF0000"/>
                                <w:sz w:val="36"/>
                              </w:rPr>
                              <w:t>Travel</w:t>
                            </w:r>
                          </w:p>
                        </w:txbxContent>
                      </wps:txbx>
                      <wps:bodyPr horzOverflow="overflow" vert="horz" lIns="0" tIns="0" rIns="0" bIns="0" rtlCol="0">
                        <a:noAutofit/>
                      </wps:bodyPr>
                    </wps:wsp>
                    <wps:wsp>
                      <wps:cNvPr id="444063" name="Rectangle 444063"/>
                      <wps:cNvSpPr/>
                      <wps:spPr>
                        <a:xfrm>
                          <a:off x="3853054" y="0"/>
                          <a:ext cx="91515" cy="291716"/>
                        </a:xfrm>
                        <a:prstGeom prst="rect">
                          <a:avLst/>
                        </a:prstGeom>
                        <a:ln>
                          <a:noFill/>
                        </a:ln>
                      </wps:spPr>
                      <wps:txbx>
                        <w:txbxContent>
                          <w:p w14:paraId="331D9F6D" w14:textId="77777777" w:rsidR="0054391F" w:rsidRDefault="00C826BD">
                            <w:pPr>
                              <w:bidi w:val="0"/>
                              <w:jc w:val="left"/>
                            </w:pPr>
                            <w:r>
                              <w:rPr>
                                <w:rFonts w:ascii="Trebuchet MS" w:eastAsia="Trebuchet MS" w:hAnsi="Trebuchet MS" w:cs="Trebuchet MS"/>
                                <w:sz w:val="36"/>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444051" style="width:595.25pt;height:27.0215pt;position:absolute;mso-position-horizontal-relative:page;mso-position-horizontal:absolute;margin-left:0.39992pt;mso-position-vertical-relative:page;margin-top:36.5285pt;" coordsize="75596,3431">
              <v:shape id="Picture 444052" style="position:absolute;width:5338;height:3232;left:228;top:155;" filled="f">
                <v:imagedata r:id="rId14"/>
              </v:shape>
              <v:shape id="Shape 444053" style="position:absolute;width:75596;height:0;left:0;top:3431;" coordsize="7559677,0" path="m0,0l7559677,0">
                <v:stroke weight="0.75pt" endcap="flat" joinstyle="round" on="true" color="#21675f"/>
                <v:fill on="false" color="#000000" opacity="0"/>
              </v:shape>
              <v:rect id="Rectangle 444054" style="position:absolute;width:8108;height:2917;left:6395;top:0;" filled="f" stroked="f">
                <v:textbox inset="0,0,0,0">
                  <w:txbxContent>
                    <w:p>
                      <w:pPr>
                        <w:bidi w:val="0"/>
                        <w:spacing w:before="0" w:after="160" w:line="259" w:lineRule="auto"/>
                        <w:jc w:val="left"/>
                      </w:pPr>
                      <w:r>
                        <w:rPr>
                          <w:rFonts w:cs="Trebuchet MS" w:hAnsi="Trebuchet MS" w:eastAsia="Trebuchet MS" w:ascii="Trebuchet MS"/>
                          <w:color w:val="ff0000"/>
                          <w:sz w:val="36"/>
                        </w:rPr>
                        <w:t xml:space="preserve">Policy</w:t>
                      </w:r>
                    </w:p>
                  </w:txbxContent>
                </v:textbox>
              </v:rect>
              <v:rect id="Rectangle 444055" style="position:absolute;width:915;height:2917;left:12494;top:0;" filled="f" stroked="f">
                <v:textbox inset="0,0,0,0">
                  <w:txbxContent>
                    <w:p>
                      <w:pPr>
                        <w:bidi w:val="0"/>
                        <w:spacing w:before="0" w:after="160" w:line="259" w:lineRule="auto"/>
                        <w:jc w:val="left"/>
                      </w:pPr>
                      <w:r>
                        <w:rPr>
                          <w:rFonts w:cs="Trebuchet MS" w:hAnsi="Trebuchet MS" w:eastAsia="Trebuchet MS" w:ascii="Trebuchet MS"/>
                          <w:color w:val="ff0000"/>
                          <w:sz w:val="36"/>
                        </w:rPr>
                        <w:t xml:space="preserve"> </w:t>
                      </w:r>
                    </w:p>
                  </w:txbxContent>
                </v:textbox>
              </v:rect>
              <v:rect id="Rectangle 444056" style="position:absolute;width:11139;height:2917;left:13058;top:0;" filled="f" stroked="f">
                <v:textbox inset="0,0,0,0">
                  <w:txbxContent>
                    <w:p>
                      <w:pPr>
                        <w:bidi w:val="0"/>
                        <w:spacing w:before="0" w:after="160" w:line="259" w:lineRule="auto"/>
                        <w:jc w:val="left"/>
                      </w:pPr>
                      <w:r>
                        <w:rPr>
                          <w:rFonts w:cs="Trebuchet MS" w:hAnsi="Trebuchet MS" w:eastAsia="Trebuchet MS" w:ascii="Trebuchet MS"/>
                          <w:color w:val="ff0000"/>
                          <w:sz w:val="36"/>
                        </w:rPr>
                        <w:t xml:space="preserve">Wording</w:t>
                      </w:r>
                    </w:p>
                  </w:txbxContent>
                </v:textbox>
              </v:rect>
              <v:rect id="Rectangle 444057" style="position:absolute;width:915;height:2917;left:21443;top:0;" filled="f" stroked="f">
                <v:textbox inset="0,0,0,0">
                  <w:txbxContent>
                    <w:p>
                      <w:pPr>
                        <w:bidi w:val="0"/>
                        <w:spacing w:before="0" w:after="160" w:line="259" w:lineRule="auto"/>
                        <w:jc w:val="left"/>
                      </w:pPr>
                      <w:r>
                        <w:rPr>
                          <w:rFonts w:cs="Trebuchet MS" w:hAnsi="Trebuchet MS" w:eastAsia="Trebuchet MS" w:ascii="Trebuchet MS"/>
                          <w:color w:val="ff0000"/>
                          <w:sz w:val="36"/>
                        </w:rPr>
                        <w:t xml:space="preserve"> </w:t>
                      </w:r>
                    </w:p>
                  </w:txbxContent>
                </v:textbox>
              </v:rect>
              <v:rect id="Rectangle 444058" style="position:absolute;width:1115;height:2917;left:21992;top:0;" filled="f" stroked="f">
                <v:textbox inset="0,0,0,0">
                  <w:txbxContent>
                    <w:p>
                      <w:pPr>
                        <w:bidi w:val="0"/>
                        <w:spacing w:before="0" w:after="160" w:line="259" w:lineRule="auto"/>
                        <w:jc w:val="left"/>
                      </w:pPr>
                      <w:r>
                        <w:rPr>
                          <w:rFonts w:cs="Trebuchet MS" w:hAnsi="Trebuchet MS" w:eastAsia="Trebuchet MS" w:ascii="Trebuchet MS"/>
                          <w:color w:val="ff0000"/>
                          <w:sz w:val="36"/>
                        </w:rPr>
                        <w:t xml:space="preserve">–</w:t>
                      </w:r>
                    </w:p>
                  </w:txbxContent>
                </v:textbox>
              </v:rect>
              <v:rect id="Rectangle 444059" style="position:absolute;width:915;height:2917;left:22830;top:0;" filled="f" stroked="f">
                <v:textbox inset="0,0,0,0">
                  <w:txbxContent>
                    <w:p>
                      <w:pPr>
                        <w:bidi w:val="0"/>
                        <w:spacing w:before="0" w:after="160" w:line="259" w:lineRule="auto"/>
                        <w:jc w:val="left"/>
                      </w:pPr>
                      <w:r>
                        <w:rPr>
                          <w:rFonts w:cs="Trebuchet MS" w:hAnsi="Trebuchet MS" w:eastAsia="Trebuchet MS" w:ascii="Trebuchet MS"/>
                          <w:color w:val="ff0000"/>
                          <w:sz w:val="36"/>
                        </w:rPr>
                        <w:t xml:space="preserve"> </w:t>
                      </w:r>
                    </w:p>
                  </w:txbxContent>
                </v:textbox>
              </v:rect>
              <v:rect id="Rectangle 444060" style="position:absolute;width:10866;height:2917;left:23440;top:0;" filled="f" stroked="f">
                <v:textbox inset="0,0,0,0">
                  <w:txbxContent>
                    <w:p>
                      <w:pPr>
                        <w:bidi w:val="0"/>
                        <w:spacing w:before="0" w:after="160" w:line="259" w:lineRule="auto"/>
                        <w:jc w:val="left"/>
                      </w:pPr>
                      <w:r>
                        <w:rPr>
                          <w:rFonts w:cs="Trebuchet MS" w:hAnsi="Trebuchet MS" w:eastAsia="Trebuchet MS" w:ascii="Trebuchet MS"/>
                          <w:color w:val="ff0000"/>
                          <w:sz w:val="36"/>
                        </w:rPr>
                        <w:t xml:space="preserve">Inbound</w:t>
                      </w:r>
                    </w:p>
                  </w:txbxContent>
                </v:textbox>
              </v:rect>
              <v:rect id="Rectangle 444061" style="position:absolute;width:915;height:2917;left:31624;top:0;" filled="f" stroked="f">
                <v:textbox inset="0,0,0,0">
                  <w:txbxContent>
                    <w:p>
                      <w:pPr>
                        <w:bidi w:val="0"/>
                        <w:spacing w:before="0" w:after="160" w:line="259" w:lineRule="auto"/>
                        <w:jc w:val="left"/>
                      </w:pPr>
                      <w:r>
                        <w:rPr>
                          <w:rFonts w:cs="Trebuchet MS" w:hAnsi="Trebuchet MS" w:eastAsia="Trebuchet MS" w:ascii="Trebuchet MS"/>
                          <w:color w:val="ff0000"/>
                          <w:sz w:val="36"/>
                        </w:rPr>
                        <w:t xml:space="preserve"> </w:t>
                      </w:r>
                    </w:p>
                  </w:txbxContent>
                </v:textbox>
              </v:rect>
              <v:rect id="Rectangle 444062" style="position:absolute;width:8394;height:2917;left:32233;top:0;" filled="f" stroked="f">
                <v:textbox inset="0,0,0,0">
                  <w:txbxContent>
                    <w:p>
                      <w:pPr>
                        <w:bidi w:val="0"/>
                        <w:spacing w:before="0" w:after="160" w:line="259" w:lineRule="auto"/>
                        <w:jc w:val="left"/>
                      </w:pPr>
                      <w:r>
                        <w:rPr>
                          <w:rFonts w:cs="Trebuchet MS" w:hAnsi="Trebuchet MS" w:eastAsia="Trebuchet MS" w:ascii="Trebuchet MS"/>
                          <w:color w:val="ff0000"/>
                          <w:sz w:val="36"/>
                        </w:rPr>
                        <w:t xml:space="preserve">Travel</w:t>
                      </w:r>
                    </w:p>
                  </w:txbxContent>
                </v:textbox>
              </v:rect>
              <v:rect id="Rectangle 444063" style="position:absolute;width:915;height:2917;left:38530;top:0;" filled="f" stroked="f">
                <v:textbox inset="0,0,0,0">
                  <w:txbxContent>
                    <w:p>
                      <w:pPr>
                        <w:bidi w:val="0"/>
                        <w:spacing w:before="0" w:after="160" w:line="259" w:lineRule="auto"/>
                        <w:jc w:val="left"/>
                      </w:pPr>
                      <w:r>
                        <w:rPr>
                          <w:rFonts w:cs="Trebuchet MS" w:hAnsi="Trebuchet MS" w:eastAsia="Trebuchet MS" w:ascii="Trebuchet MS"/>
                          <w:sz w:val="36"/>
                        </w:rPr>
                        <w:t xml:space="preserve"> </w:t>
                      </w:r>
                    </w:p>
                  </w:txbxContent>
                </v:textbox>
              </v:rect>
              <w10:wrap type="square"/>
            </v:group>
          </w:pict>
        </mc:Fallback>
      </mc:AlternateContent>
    </w:r>
    <w:r>
      <w:rPr>
        <w:sz w:val="20"/>
      </w:rPr>
      <w:t xml:space="preserve"> </w:t>
    </w:r>
  </w:p>
  <w:p w14:paraId="5CAD7796" w14:textId="77777777" w:rsidR="0054391F" w:rsidRDefault="00C826BD">
    <w:pPr>
      <w:bidi w:val="0"/>
      <w:spacing w:after="0"/>
      <w:ind w:left="-1440"/>
      <w:jc w:val="left"/>
    </w:pPr>
    <w:r>
      <w:rPr>
        <w:b/>
        <w:sz w:val="9"/>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7F759E"/>
    <w:multiLevelType w:val="hybridMultilevel"/>
    <w:tmpl w:val="E982DB44"/>
    <w:lvl w:ilvl="0" w:tplc="7190143C">
      <w:start w:val="1"/>
      <w:numFmt w:val="bullet"/>
      <w:lvlText w:val="•"/>
      <w:lvlJc w:val="left"/>
      <w:pPr>
        <w:ind w:left="15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B1AC91AA">
      <w:start w:val="1"/>
      <w:numFmt w:val="bullet"/>
      <w:lvlText w:val="o"/>
      <w:lvlJc w:val="left"/>
      <w:pPr>
        <w:ind w:left="11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C6CC2536">
      <w:start w:val="1"/>
      <w:numFmt w:val="bullet"/>
      <w:lvlText w:val="▪"/>
      <w:lvlJc w:val="left"/>
      <w:pPr>
        <w:ind w:left="18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E4A2DC72">
      <w:start w:val="1"/>
      <w:numFmt w:val="bullet"/>
      <w:lvlText w:val="•"/>
      <w:lvlJc w:val="left"/>
      <w:pPr>
        <w:ind w:left="26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504D634">
      <w:start w:val="1"/>
      <w:numFmt w:val="bullet"/>
      <w:lvlText w:val="o"/>
      <w:lvlJc w:val="left"/>
      <w:pPr>
        <w:ind w:left="33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AE4475C">
      <w:start w:val="1"/>
      <w:numFmt w:val="bullet"/>
      <w:lvlText w:val="▪"/>
      <w:lvlJc w:val="left"/>
      <w:pPr>
        <w:ind w:left="40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E982C37A">
      <w:start w:val="1"/>
      <w:numFmt w:val="bullet"/>
      <w:lvlText w:val="•"/>
      <w:lvlJc w:val="left"/>
      <w:pPr>
        <w:ind w:left="47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0FC7C0C">
      <w:start w:val="1"/>
      <w:numFmt w:val="bullet"/>
      <w:lvlText w:val="o"/>
      <w:lvlJc w:val="left"/>
      <w:pPr>
        <w:ind w:left="54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73EC97C6">
      <w:start w:val="1"/>
      <w:numFmt w:val="bullet"/>
      <w:lvlText w:val="▪"/>
      <w:lvlJc w:val="left"/>
      <w:pPr>
        <w:ind w:left="62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63700CAC"/>
    <w:multiLevelType w:val="hybridMultilevel"/>
    <w:tmpl w:val="AF20F7F6"/>
    <w:lvl w:ilvl="0" w:tplc="63F63CE6">
      <w:start w:val="1"/>
      <w:numFmt w:val="bullet"/>
      <w:lvlText w:val="•"/>
      <w:lvlJc w:val="left"/>
      <w:pPr>
        <w:ind w:left="4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472D75A">
      <w:start w:val="1"/>
      <w:numFmt w:val="bullet"/>
      <w:lvlText w:val="o"/>
      <w:lvlJc w:val="left"/>
      <w:pPr>
        <w:ind w:left="11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21E612A">
      <w:start w:val="1"/>
      <w:numFmt w:val="bullet"/>
      <w:lvlText w:val="▪"/>
      <w:lvlJc w:val="left"/>
      <w:pPr>
        <w:ind w:left="18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2A83410">
      <w:start w:val="1"/>
      <w:numFmt w:val="bullet"/>
      <w:lvlText w:val="•"/>
      <w:lvlJc w:val="left"/>
      <w:pPr>
        <w:ind w:left="25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21069C0">
      <w:start w:val="1"/>
      <w:numFmt w:val="bullet"/>
      <w:lvlText w:val="o"/>
      <w:lvlJc w:val="left"/>
      <w:pPr>
        <w:ind w:left="32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EECB128">
      <w:start w:val="1"/>
      <w:numFmt w:val="bullet"/>
      <w:lvlText w:val="▪"/>
      <w:lvlJc w:val="left"/>
      <w:pPr>
        <w:ind w:left="40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99A1C36">
      <w:start w:val="1"/>
      <w:numFmt w:val="bullet"/>
      <w:lvlText w:val="•"/>
      <w:lvlJc w:val="left"/>
      <w:pPr>
        <w:ind w:left="47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0B0EEFC">
      <w:start w:val="1"/>
      <w:numFmt w:val="bullet"/>
      <w:lvlText w:val="o"/>
      <w:lvlJc w:val="left"/>
      <w:pPr>
        <w:ind w:left="54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1824A56">
      <w:start w:val="1"/>
      <w:numFmt w:val="bullet"/>
      <w:lvlText w:val="▪"/>
      <w:lvlJc w:val="left"/>
      <w:pPr>
        <w:ind w:left="61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316342774">
    <w:abstractNumId w:val="1"/>
  </w:num>
  <w:num w:numId="2" w16cid:durableId="120783267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shny Ravindran">
    <w15:presenceInfo w15:providerId="AD" w15:userId="S::roshny.ravindran@qicuae.com::fe897454-5386-4be7-bd58-56bf8a28c47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391F"/>
    <w:rsid w:val="002868DC"/>
    <w:rsid w:val="003B39BC"/>
    <w:rsid w:val="004D348F"/>
    <w:rsid w:val="0054391F"/>
    <w:rsid w:val="00C826BD"/>
    <w:rsid w:val="00CF19EE"/>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ED93D"/>
  <w15:docId w15:val="{00F4E9C5-ACA6-4384-9A34-9054C3429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E" w:eastAsia="en-A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line="259" w:lineRule="auto"/>
      <w:jc w:val="right"/>
    </w:pPr>
    <w:rPr>
      <w:rFonts w:ascii="Calibri" w:eastAsia="Calibri" w:hAnsi="Calibri" w:cs="Calibri"/>
      <w:color w:val="000000"/>
      <w:sz w:val="22"/>
    </w:rPr>
  </w:style>
  <w:style w:type="paragraph" w:styleId="Heading1">
    <w:name w:val="heading 1"/>
    <w:next w:val="Normal"/>
    <w:link w:val="Heading1Char"/>
    <w:uiPriority w:val="9"/>
    <w:qFormat/>
    <w:pPr>
      <w:keepNext/>
      <w:keepLines/>
      <w:bidi/>
      <w:spacing w:after="0" w:line="259" w:lineRule="auto"/>
      <w:ind w:left="2188"/>
      <w:outlineLvl w:val="0"/>
    </w:pPr>
    <w:rPr>
      <w:rFonts w:ascii="Arial" w:eastAsia="Arial" w:hAnsi="Arial" w:cs="Arial"/>
      <w:color w:val="385522"/>
      <w:sz w:val="5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color w:val="385522"/>
      <w:sz w:val="5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Revision">
    <w:name w:val="Revision"/>
    <w:hidden/>
    <w:uiPriority w:val="99"/>
    <w:semiHidden/>
    <w:rsid w:val="00CF19EE"/>
    <w:pPr>
      <w:spacing w:after="0" w:line="240" w:lineRule="auto"/>
    </w:pPr>
    <w:rPr>
      <w:rFonts w:ascii="Calibri" w:eastAsia="Calibri" w:hAnsi="Calibri" w:cs="Calibri"/>
      <w:color w:val="000000"/>
      <w:sz w:val="22"/>
    </w:rPr>
  </w:style>
  <w:style w:type="character" w:styleId="Hyperlink">
    <w:name w:val="Hyperlink"/>
    <w:basedOn w:val="DefaultParagraphFont"/>
    <w:uiPriority w:val="99"/>
    <w:unhideWhenUsed/>
    <w:rsid w:val="00CF19EE"/>
    <w:rPr>
      <w:color w:val="467886" w:themeColor="hyperlink"/>
      <w:u w:val="single"/>
    </w:rPr>
  </w:style>
  <w:style w:type="character" w:styleId="UnresolvedMention">
    <w:name w:val="Unresolved Mention"/>
    <w:basedOn w:val="DefaultParagraphFont"/>
    <w:uiPriority w:val="99"/>
    <w:semiHidden/>
    <w:unhideWhenUsed/>
    <w:rsid w:val="00CF19EE"/>
    <w:rPr>
      <w:color w:val="605E5C"/>
      <w:shd w:val="clear" w:color="auto" w:fill="E1DFDD"/>
    </w:rPr>
  </w:style>
  <w:style w:type="character" w:styleId="CommentReference">
    <w:name w:val="annotation reference"/>
    <w:basedOn w:val="DefaultParagraphFont"/>
    <w:uiPriority w:val="99"/>
    <w:semiHidden/>
    <w:unhideWhenUsed/>
    <w:rsid w:val="003B39BC"/>
    <w:rPr>
      <w:sz w:val="16"/>
      <w:szCs w:val="16"/>
    </w:rPr>
  </w:style>
  <w:style w:type="paragraph" w:styleId="CommentText">
    <w:name w:val="annotation text"/>
    <w:basedOn w:val="Normal"/>
    <w:link w:val="CommentTextChar"/>
    <w:uiPriority w:val="99"/>
    <w:unhideWhenUsed/>
    <w:rsid w:val="003B39BC"/>
    <w:pPr>
      <w:spacing w:line="240" w:lineRule="auto"/>
    </w:pPr>
    <w:rPr>
      <w:sz w:val="20"/>
      <w:szCs w:val="20"/>
    </w:rPr>
  </w:style>
  <w:style w:type="character" w:customStyle="1" w:styleId="CommentTextChar">
    <w:name w:val="Comment Text Char"/>
    <w:basedOn w:val="DefaultParagraphFont"/>
    <w:link w:val="CommentText"/>
    <w:uiPriority w:val="99"/>
    <w:rsid w:val="003B39BC"/>
    <w:rPr>
      <w:rFonts w:ascii="Calibri" w:eastAsia="Calibri" w:hAnsi="Calibri" w:cs="Calibri"/>
      <w:color w:val="000000"/>
      <w:sz w:val="20"/>
      <w:szCs w:val="20"/>
    </w:rPr>
  </w:style>
  <w:style w:type="paragraph" w:styleId="CommentSubject">
    <w:name w:val="annotation subject"/>
    <w:basedOn w:val="CommentText"/>
    <w:next w:val="CommentText"/>
    <w:link w:val="CommentSubjectChar"/>
    <w:uiPriority w:val="99"/>
    <w:semiHidden/>
    <w:unhideWhenUsed/>
    <w:rsid w:val="003B39BC"/>
    <w:rPr>
      <w:b/>
      <w:bCs/>
    </w:rPr>
  </w:style>
  <w:style w:type="character" w:customStyle="1" w:styleId="CommentSubjectChar">
    <w:name w:val="Comment Subject Char"/>
    <w:basedOn w:val="CommentTextChar"/>
    <w:link w:val="CommentSubject"/>
    <w:uiPriority w:val="99"/>
    <w:semiHidden/>
    <w:rsid w:val="003B39BC"/>
    <w:rPr>
      <w:rFonts w:ascii="Calibri" w:eastAsia="Calibri" w:hAnsi="Calibri" w:cs="Calibri"/>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image" Target="media/image1.jpg"/><Relationship Id="rId12" Type="http://schemas.openxmlformats.org/officeDocument/2006/relationships/header" Target="header1.xml"/><Relationship Id="rId17" Type="http://schemas.openxmlformats.org/officeDocument/2006/relationships/footer" Target="footer3.xml"/><Relationship Id="rId25" Type="http://schemas.microsoft.com/office/2011/relationships/people" Target="people.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footer" Target="footer6.xml"/><Relationship Id="rId10" Type="http://schemas.microsoft.com/office/2016/09/relationships/commentsIds" Target="commentsIds.xml"/><Relationship Id="rId19" Type="http://schemas.openxmlformats.org/officeDocument/2006/relationships/header" Target="header5.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footer" Target="footer1.xml"/><Relationship Id="rId22" Type="http://schemas.openxmlformats.org/officeDocument/2006/relationships/header" Target="header6.xml"/></Relationships>
</file>

<file path=word/_rels/footer1.xml.rels><?xml version="1.0" encoding="UTF-8" standalone="yes"?>
<Relationships xmlns="http://schemas.openxmlformats.org/package/2006/relationships"><Relationship Id="rId2" Type="http://schemas.openxmlformats.org/officeDocument/2006/relationships/image" Target="media/image4.png"/><Relationship Id="rId16" Type="http://schemas.openxmlformats.org/officeDocument/2006/relationships/image" Target="media/image20.png"/><Relationship Id="rId1" Type="http://schemas.openxmlformats.org/officeDocument/2006/relationships/image" Target="media/image3.png"/><Relationship Id="rId15" Type="http://schemas.openxmlformats.org/officeDocument/2006/relationships/image" Target="media/image1.png"/></Relationships>
</file>

<file path=word/_rels/footer2.xml.rels><?xml version="1.0" encoding="UTF-8" standalone="yes"?>
<Relationships xmlns="http://schemas.openxmlformats.org/package/2006/relationships"><Relationship Id="rId2" Type="http://schemas.openxmlformats.org/officeDocument/2006/relationships/image" Target="media/image4.png"/><Relationship Id="rId16" Type="http://schemas.openxmlformats.org/officeDocument/2006/relationships/image" Target="media/image20.png"/><Relationship Id="rId1" Type="http://schemas.openxmlformats.org/officeDocument/2006/relationships/image" Target="media/image3.png"/><Relationship Id="rId15" Type="http://schemas.openxmlformats.org/officeDocument/2006/relationships/image" Target="media/image1.png"/></Relationships>
</file>

<file path=word/_rels/footer3.xml.rels><?xml version="1.0" encoding="UTF-8" standalone="yes"?>
<Relationships xmlns="http://schemas.openxmlformats.org/package/2006/relationships"><Relationship Id="rId2" Type="http://schemas.openxmlformats.org/officeDocument/2006/relationships/image" Target="media/image4.png"/><Relationship Id="rId16" Type="http://schemas.openxmlformats.org/officeDocument/2006/relationships/image" Target="media/image20.png"/><Relationship Id="rId1" Type="http://schemas.openxmlformats.org/officeDocument/2006/relationships/image" Target="media/image3.png"/><Relationship Id="rId15" Type="http://schemas.openxmlformats.org/officeDocument/2006/relationships/image" Target="media/image1.png"/></Relationships>
</file>

<file path=word/_rels/footer4.xml.rels><?xml version="1.0" encoding="UTF-8" standalone="yes"?>
<Relationships xmlns="http://schemas.openxmlformats.org/package/2006/relationships"><Relationship Id="rId2" Type="http://schemas.openxmlformats.org/officeDocument/2006/relationships/image" Target="media/image4.png"/><Relationship Id="rId16" Type="http://schemas.openxmlformats.org/officeDocument/2006/relationships/image" Target="media/image20.png"/><Relationship Id="rId1" Type="http://schemas.openxmlformats.org/officeDocument/2006/relationships/image" Target="media/image3.png"/><Relationship Id="rId15" Type="http://schemas.openxmlformats.org/officeDocument/2006/relationships/image" Target="media/image1.png"/></Relationships>
</file>

<file path=word/_rels/footer5.xml.rels><?xml version="1.0" encoding="UTF-8" standalone="yes"?>
<Relationships xmlns="http://schemas.openxmlformats.org/package/2006/relationships"><Relationship Id="rId2" Type="http://schemas.openxmlformats.org/officeDocument/2006/relationships/image" Target="media/image4.png"/><Relationship Id="rId16" Type="http://schemas.openxmlformats.org/officeDocument/2006/relationships/image" Target="media/image20.png"/><Relationship Id="rId1" Type="http://schemas.openxmlformats.org/officeDocument/2006/relationships/image" Target="media/image3.png"/><Relationship Id="rId15" Type="http://schemas.openxmlformats.org/officeDocument/2006/relationships/image" Target="media/image1.png"/></Relationships>
</file>

<file path=word/_rels/footer6.xml.rels><?xml version="1.0" encoding="UTF-8" standalone="yes"?>
<Relationships xmlns="http://schemas.openxmlformats.org/package/2006/relationships"><Relationship Id="rId2" Type="http://schemas.openxmlformats.org/officeDocument/2006/relationships/image" Target="media/image4.png"/><Relationship Id="rId16" Type="http://schemas.openxmlformats.org/officeDocument/2006/relationships/image" Target="media/image20.png"/><Relationship Id="rId1" Type="http://schemas.openxmlformats.org/officeDocument/2006/relationships/image" Target="media/image3.png"/><Relationship Id="rId15"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14" Type="http://schemas.openxmlformats.org/officeDocument/2006/relationships/image" Target="media/image0.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14" Type="http://schemas.openxmlformats.org/officeDocument/2006/relationships/image" Target="media/image0.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 Id="rId14" Type="http://schemas.openxmlformats.org/officeDocument/2006/relationships/image" Target="media/image0.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 Id="rId14" Type="http://schemas.openxmlformats.org/officeDocument/2006/relationships/image" Target="media/image0.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 Id="rId14" Type="http://schemas.openxmlformats.org/officeDocument/2006/relationships/image" Target="media/image0.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 Id="rId14" Type="http://schemas.openxmlformats.org/officeDocument/2006/relationships/image" Target="media/image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28</Pages>
  <Words>16949</Words>
  <Characters>73054</Characters>
  <Application>Microsoft Office Word</Application>
  <DocSecurity>0</DocSecurity>
  <Lines>1974</Lines>
  <Paragraphs>1153</Paragraphs>
  <ScaleCrop>false</ScaleCrop>
  <Company/>
  <LinksUpToDate>false</LinksUpToDate>
  <CharactersWithSpaces>88850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Fatal, Nour</dc:creator>
  <cp:keywords/>
  <cp:lastModifiedBy>Roshny Ravindran</cp:lastModifiedBy>
  <cp:revision>2</cp:revision>
  <dcterms:created xsi:type="dcterms:W3CDTF">2026-08-04T04:14:00Z</dcterms:created>
  <dcterms:modified xsi:type="dcterms:W3CDTF">2026-08-04T04:14:00Z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4aabe115,3d202904,623bf66d,2d9ffd0f,450683e6,3c678afc</vt:lpwstr>
  </property>
  <property fmtid="{D5CDD505-2E9C-101B-9397-08002B2CF9AE}" pid="3" name="ClassificationContentMarkingFooterFontProps">
    <vt:lpwstr>#0000ff,10,Aptos</vt:lpwstr>
  </property>
  <property fmtid="{D5CDD505-2E9C-101B-9397-08002B2CF9AE}" pid="4" name="ClassificationContentMarkingFooterText">
    <vt:lpwstr>Internal </vt:lpwstr>
  </property>
  <property fmtid="{D5CDD505-2E9C-101B-9397-08002B2CF9AE}" pid="5" name="MSIP_Label_fdac086f-c239-4d22-94ee-62d763b20f16_Enabled">
    <vt:lpwstr>true</vt:lpwstr>
  </property>
  <property fmtid="{D5CDD505-2E9C-101B-9397-08002B2CF9AE}" pid="6" name="MSIP_Label_fdac086f-c239-4d22-94ee-62d763b20f16_SetDate">
    <vt:lpwstr>2026-08-04T03:33:23Z</vt:lpwstr>
  </property>
  <property fmtid="{D5CDD505-2E9C-101B-9397-08002B2CF9AE}" pid="7" name="MSIP_Label_fdac086f-c239-4d22-94ee-62d763b20f16_Method">
    <vt:lpwstr>Privileged</vt:lpwstr>
  </property>
  <property fmtid="{D5CDD505-2E9C-101B-9397-08002B2CF9AE}" pid="8" name="MSIP_Label_fdac086f-c239-4d22-94ee-62d763b20f16_Name">
    <vt:lpwstr>Internal</vt:lpwstr>
  </property>
  <property fmtid="{D5CDD505-2E9C-101B-9397-08002B2CF9AE}" pid="9" name="MSIP_Label_fdac086f-c239-4d22-94ee-62d763b20f16_SiteId">
    <vt:lpwstr>ca34ab9a-e92e-4485-b69e-5cd8cc0cb0dc</vt:lpwstr>
  </property>
  <property fmtid="{D5CDD505-2E9C-101B-9397-08002B2CF9AE}" pid="10" name="MSIP_Label_fdac086f-c239-4d22-94ee-62d763b20f16_ActionId">
    <vt:lpwstr>c5890180-dd29-4b6d-9113-d037befabe6a</vt:lpwstr>
  </property>
  <property fmtid="{D5CDD505-2E9C-101B-9397-08002B2CF9AE}" pid="11" name="MSIP_Label_fdac086f-c239-4d22-94ee-62d763b20f16_ContentBits">
    <vt:lpwstr>2</vt:lpwstr>
  </property>
  <property fmtid="{D5CDD505-2E9C-101B-9397-08002B2CF9AE}" pid="12" name="MSIP_Label_fdac086f-c239-4d22-94ee-62d763b20f16_Tag">
    <vt:lpwstr>10, 0, 1, 1</vt:lpwstr>
  </property>
</Properties>
</file>